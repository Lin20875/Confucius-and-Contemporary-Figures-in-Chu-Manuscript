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19C7" w14:textId="0D1B6DD1" w:rsidR="00B05FC4" w:rsidRPr="00077E2B" w:rsidRDefault="00B05FC4" w:rsidP="00B05FC4">
      <w:pPr>
        <w:pStyle w:val="1"/>
        <w:rPr>
          <w:rFonts w:asciiTheme="majorEastAsia" w:hAnsiTheme="majorEastAsia" w:cs="Times New Roman"/>
          <w:sz w:val="24"/>
          <w:szCs w:val="24"/>
        </w:rPr>
      </w:pPr>
      <w:r w:rsidRPr="00077E2B">
        <w:rPr>
          <w:rFonts w:asciiTheme="majorEastAsia" w:hAnsiTheme="majorEastAsia" w:cs="Times New Roman" w:hint="eastAsia"/>
          <w:sz w:val="24"/>
          <w:szCs w:val="24"/>
        </w:rPr>
        <w:t>子</w:t>
      </w:r>
      <w:proofErr w:type="gramStart"/>
      <w:r w:rsidRPr="00077E2B">
        <w:rPr>
          <w:rFonts w:asciiTheme="majorEastAsia" w:hAnsiTheme="majorEastAsia" w:cs="Times New Roman" w:hint="eastAsia"/>
          <w:sz w:val="24"/>
          <w:szCs w:val="24"/>
        </w:rPr>
        <w:t>羔</w:t>
      </w:r>
      <w:proofErr w:type="gramEnd"/>
    </w:p>
    <w:p w14:paraId="63B6C447" w14:textId="77777777" w:rsidR="00B05FC4" w:rsidRPr="00077E2B" w:rsidRDefault="00B05FC4" w:rsidP="00B05FC4">
      <w:pPr>
        <w:rPr>
          <w:rFonts w:asciiTheme="majorEastAsia" w:eastAsiaTheme="majorEastAsia" w:hAnsiTheme="majorEastAsia" w:cs="Times New Roman"/>
        </w:rPr>
      </w:pPr>
    </w:p>
    <w:p w14:paraId="7594C197" w14:textId="77777777" w:rsidR="00B05FC4" w:rsidRPr="00077E2B" w:rsidRDefault="00B05FC4" w:rsidP="00B05FC4">
      <w:pPr>
        <w:pStyle w:val="2"/>
        <w:spacing w:line="240" w:lineRule="auto"/>
        <w:rPr>
          <w:rFonts w:asciiTheme="majorEastAsia" w:hAnsiTheme="majorEastAsia" w:cs="Times New Roman"/>
          <w:sz w:val="24"/>
          <w:szCs w:val="24"/>
        </w:rPr>
      </w:pPr>
      <w:r w:rsidRPr="00077E2B">
        <w:rPr>
          <w:rFonts w:asciiTheme="majorEastAsia" w:hAnsiTheme="majorEastAsia" w:cs="Times New Roman"/>
          <w:sz w:val="24"/>
          <w:szCs w:val="24"/>
        </w:rPr>
        <w:t>本篇竹簡編聯</w:t>
      </w:r>
    </w:p>
    <w:p w14:paraId="6C37FD46" w14:textId="648CCDB1"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陳劍2003：整理出本篇</w:t>
      </w:r>
      <w:proofErr w:type="gramStart"/>
      <w:r w:rsidRPr="00077E2B">
        <w:rPr>
          <w:rFonts w:asciiTheme="majorEastAsia" w:eastAsiaTheme="majorEastAsia" w:hAnsiTheme="majorEastAsia" w:hint="eastAsia"/>
        </w:rPr>
        <w:t>兩個編連組</w:t>
      </w:r>
      <w:proofErr w:type="gramEnd"/>
      <w:r w:rsidRPr="00077E2B">
        <w:rPr>
          <w:rFonts w:asciiTheme="majorEastAsia" w:eastAsiaTheme="majorEastAsia" w:hAnsiTheme="majorEastAsia" w:hint="eastAsia"/>
        </w:rPr>
        <w:t>：（一）1、6+2；（二）9，11上+10+11下、港大簡3+12，13。</w:t>
      </w:r>
    </w:p>
    <w:p w14:paraId="3AFC5480" w14:textId="2B55F267"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陳偉2003：簡7接</w:t>
      </w:r>
      <w:r w:rsidR="004112FC" w:rsidRPr="00077E2B">
        <w:rPr>
          <w:rFonts w:asciiTheme="majorEastAsia" w:eastAsiaTheme="majorEastAsia" w:hAnsiTheme="majorEastAsia" w:hint="eastAsia"/>
        </w:rPr>
        <w:t>於</w:t>
      </w:r>
      <w:r w:rsidRPr="00077E2B">
        <w:rPr>
          <w:rFonts w:asciiTheme="majorEastAsia" w:eastAsiaTheme="majorEastAsia" w:hAnsiTheme="majorEastAsia" w:hint="eastAsia"/>
        </w:rPr>
        <w:t>簡8之後。</w:t>
      </w:r>
    </w:p>
    <w:p w14:paraId="1AEB7252" w14:textId="77777777" w:rsidR="00B05FC4" w:rsidRPr="00077E2B" w:rsidRDefault="00B05FC4" w:rsidP="00B05FC4">
      <w:pPr>
        <w:pStyle w:val="a9"/>
        <w:numPr>
          <w:ilvl w:val="0"/>
          <w:numId w:val="2"/>
        </w:numPr>
        <w:rPr>
          <w:rFonts w:asciiTheme="majorEastAsia" w:eastAsiaTheme="majorEastAsia" w:hAnsiTheme="majorEastAsia"/>
        </w:rPr>
      </w:pPr>
      <w:proofErr w:type="gramStart"/>
      <w:r w:rsidRPr="00077E2B">
        <w:rPr>
          <w:rFonts w:asciiTheme="majorEastAsia" w:eastAsiaTheme="majorEastAsia" w:hAnsiTheme="majorEastAsia" w:hint="eastAsia"/>
        </w:rPr>
        <w:t>李銳</w:t>
      </w:r>
      <w:proofErr w:type="gramEnd"/>
      <w:r w:rsidRPr="00077E2B">
        <w:rPr>
          <w:rFonts w:asciiTheme="majorEastAsia" w:eastAsiaTheme="majorEastAsia" w:hAnsiTheme="majorEastAsia" w:hint="eastAsia"/>
        </w:rPr>
        <w:t>2004：重編竹簡為：9，11上+10+11下、港大簡3+12，13；7，1、6+2，8，3，4，5，14。</w:t>
      </w:r>
    </w:p>
    <w:p w14:paraId="690B5A81" w14:textId="77777777"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林志鵬2004：《孔子詩論》《魯邦大旱》《子羔》三篇同卷，《孔子詩論》居首，結尾</w:t>
      </w:r>
      <w:proofErr w:type="gramStart"/>
      <w:r w:rsidRPr="00077E2B">
        <w:rPr>
          <w:rFonts w:asciiTheme="majorEastAsia" w:eastAsiaTheme="majorEastAsia" w:hAnsiTheme="majorEastAsia" w:hint="eastAsia"/>
        </w:rPr>
        <w:t>摘取末篇《子羔》</w:t>
      </w:r>
      <w:proofErr w:type="gramEnd"/>
      <w:r w:rsidRPr="00077E2B">
        <w:rPr>
          <w:rFonts w:asciiTheme="majorEastAsia" w:eastAsiaTheme="majorEastAsia" w:hAnsiTheme="majorEastAsia" w:hint="eastAsia"/>
        </w:rPr>
        <w:t>篇名作為標識：三篇可視為同卷之《詩傳》，《孔子詩論》屬於訓詁之傳（發揮《詩》旨），《魯邦大早》《子羔》屬於載記之傳（記錄故事）。重編《子羔》篇為：11上+10+11、港大簡3+12，13，9，7，1、6+2，3，4，5，8，14。簡７或可從黃人二接於簡5與簡8</w:t>
      </w:r>
      <w:proofErr w:type="gramStart"/>
      <w:r w:rsidRPr="00077E2B">
        <w:rPr>
          <w:rFonts w:asciiTheme="majorEastAsia" w:eastAsiaTheme="majorEastAsia" w:hAnsiTheme="majorEastAsia" w:hint="eastAsia"/>
        </w:rPr>
        <w:t>之間，</w:t>
      </w:r>
      <w:proofErr w:type="gramEnd"/>
      <w:r w:rsidRPr="00077E2B">
        <w:rPr>
          <w:rFonts w:asciiTheme="majorEastAsia" w:eastAsiaTheme="majorEastAsia" w:hAnsiTheme="majorEastAsia" w:hint="eastAsia"/>
        </w:rPr>
        <w:t>或可從陳偉接於簡8後。</w:t>
      </w:r>
    </w:p>
    <w:p w14:paraId="062A3571" w14:textId="2E28B4F9"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裘錫圭2004：《子羔》</w:t>
      </w:r>
      <w:proofErr w:type="gramStart"/>
      <w:r w:rsidRPr="00077E2B">
        <w:rPr>
          <w:rFonts w:asciiTheme="majorEastAsia" w:eastAsiaTheme="majorEastAsia" w:hAnsiTheme="majorEastAsia" w:hint="eastAsia"/>
        </w:rPr>
        <w:t>講述禹、契</w:t>
      </w:r>
      <w:proofErr w:type="gramEnd"/>
      <w:r w:rsidRPr="00077E2B">
        <w:rPr>
          <w:rFonts w:asciiTheme="majorEastAsia" w:eastAsiaTheme="majorEastAsia" w:hAnsiTheme="majorEastAsia" w:hint="eastAsia"/>
        </w:rPr>
        <w:t>、后稷三王的內容為前部分，</w:t>
      </w:r>
      <w:proofErr w:type="gramStart"/>
      <w:r w:rsidRPr="00077E2B">
        <w:rPr>
          <w:rFonts w:asciiTheme="majorEastAsia" w:eastAsiaTheme="majorEastAsia" w:hAnsiTheme="majorEastAsia" w:hint="eastAsia"/>
        </w:rPr>
        <w:t>講述堯、舜的</w:t>
      </w:r>
      <w:proofErr w:type="gramEnd"/>
      <w:r w:rsidRPr="00077E2B">
        <w:rPr>
          <w:rFonts w:asciiTheme="majorEastAsia" w:eastAsiaTheme="majorEastAsia" w:hAnsiTheme="majorEastAsia" w:hint="eastAsia"/>
        </w:rPr>
        <w:t>部分為後半部分。</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為：1、6+2，3，4，5，8、7、14；9，11上+10+11下、港大簡3+12，13：似乎不能排除簡3、4、5原為一支或</w:t>
      </w:r>
      <w:proofErr w:type="gramStart"/>
      <w:r w:rsidRPr="00077E2B">
        <w:rPr>
          <w:rFonts w:asciiTheme="majorEastAsia" w:eastAsiaTheme="majorEastAsia" w:hAnsiTheme="majorEastAsia" w:hint="eastAsia"/>
        </w:rPr>
        <w:t>兩支殘</w:t>
      </w:r>
      <w:proofErr w:type="gramEnd"/>
      <w:r w:rsidRPr="00077E2B">
        <w:rPr>
          <w:rFonts w:asciiTheme="majorEastAsia" w:eastAsiaTheme="majorEastAsia" w:hAnsiTheme="majorEastAsia" w:hint="eastAsia"/>
        </w:rPr>
        <w:t>片的可能性。</w:t>
      </w:r>
    </w:p>
    <w:p w14:paraId="30721917" w14:textId="3199D95A" w:rsidR="00B05FC4"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黃人二</w:t>
      </w:r>
      <w:proofErr w:type="gramStart"/>
      <w:r w:rsidRPr="00077E2B">
        <w:rPr>
          <w:rFonts w:asciiTheme="majorEastAsia" w:eastAsiaTheme="majorEastAsia" w:hAnsiTheme="majorEastAsia" w:hint="eastAsia"/>
        </w:rPr>
        <w:t>2005</w:t>
      </w:r>
      <w:proofErr w:type="gramEnd"/>
      <w:r w:rsidRPr="00077E2B">
        <w:rPr>
          <w:rFonts w:asciiTheme="majorEastAsia" w:eastAsiaTheme="majorEastAsia" w:hAnsiTheme="majorEastAsia" w:hint="eastAsia"/>
        </w:rPr>
        <w:t>：《子羔》有可能分為兩篇。</w:t>
      </w:r>
      <w:proofErr w:type="gramStart"/>
      <w:r w:rsidRPr="00077E2B">
        <w:rPr>
          <w:rFonts w:asciiTheme="majorEastAsia" w:eastAsiaTheme="majorEastAsia" w:hAnsiTheme="majorEastAsia" w:hint="eastAsia"/>
        </w:rPr>
        <w:t>論舜部分</w:t>
      </w:r>
      <w:proofErr w:type="gramEnd"/>
      <w:r w:rsidRPr="00077E2B">
        <w:rPr>
          <w:rFonts w:asciiTheme="majorEastAsia" w:eastAsiaTheme="majorEastAsia" w:hAnsiTheme="majorEastAsia" w:hint="eastAsia"/>
        </w:rPr>
        <w:t>以</w:t>
      </w:r>
      <w:proofErr w:type="gramStart"/>
      <w:r w:rsidRPr="00077E2B">
        <w:rPr>
          <w:rFonts w:asciiTheme="majorEastAsia" w:eastAsiaTheme="majorEastAsia" w:hAnsiTheme="majorEastAsia" w:hint="eastAsia"/>
        </w:rPr>
        <w:t>簡五背篇名</w:t>
      </w:r>
      <w:proofErr w:type="gramEnd"/>
      <w:r w:rsidRPr="00077E2B">
        <w:rPr>
          <w:rFonts w:asciiTheme="majorEastAsia" w:eastAsiaTheme="majorEastAsia" w:hAnsiTheme="majorEastAsia" w:hint="eastAsia"/>
        </w:rPr>
        <w:t>而稱為《子羔》，言</w:t>
      </w:r>
      <w:proofErr w:type="gramStart"/>
      <w:r w:rsidRPr="00077E2B">
        <w:rPr>
          <w:rFonts w:asciiTheme="majorEastAsia" w:eastAsiaTheme="majorEastAsia" w:hAnsiTheme="majorEastAsia" w:hint="eastAsia"/>
        </w:rPr>
        <w:t>三代本生與</w:t>
      </w:r>
      <w:proofErr w:type="gramEnd"/>
      <w:r w:rsidRPr="00077E2B">
        <w:rPr>
          <w:rFonts w:asciiTheme="majorEastAsia" w:eastAsiaTheme="majorEastAsia" w:hAnsiTheme="majorEastAsia" w:hint="eastAsia"/>
        </w:rPr>
        <w:t>三工之作部分則無以名之。簡序編排如下：（一）9，11上、10、11下、港大簡3、12，13。（二）</w:t>
      </w:r>
      <w:r w:rsidRPr="00077E2B">
        <w:rPr>
          <w:rFonts w:asciiTheme="majorEastAsia" w:eastAsiaTheme="majorEastAsia" w:hAnsiTheme="majorEastAsia" w:hint="eastAsia"/>
          <w:lang w:eastAsia="zh-CN"/>
        </w:rPr>
        <w:t>1、6、</w:t>
      </w:r>
      <w:r w:rsidRPr="00077E2B">
        <w:rPr>
          <w:rFonts w:asciiTheme="majorEastAsia" w:eastAsiaTheme="majorEastAsia" w:hAnsiTheme="majorEastAsia" w:hint="eastAsia"/>
        </w:rPr>
        <w:t>2，3、4、5正、5背、7、8，</w:t>
      </w:r>
      <w:proofErr w:type="gramStart"/>
      <w:r w:rsidRPr="00077E2B">
        <w:rPr>
          <w:rFonts w:asciiTheme="majorEastAsia" w:eastAsiaTheme="majorEastAsia" w:hAnsiTheme="majorEastAsia" w:hint="eastAsia"/>
        </w:rPr>
        <w:t>詩論簡</w:t>
      </w:r>
      <w:proofErr w:type="gramEnd"/>
      <w:r w:rsidRPr="00077E2B">
        <w:rPr>
          <w:rFonts w:asciiTheme="majorEastAsia" w:eastAsiaTheme="majorEastAsia" w:hAnsiTheme="majorEastAsia" w:hint="eastAsia"/>
        </w:rPr>
        <w:t>1。</w:t>
      </w:r>
    </w:p>
    <w:p w14:paraId="4B32EA56" w14:textId="7C28BC88" w:rsidR="006E1886" w:rsidRPr="00077E2B" w:rsidRDefault="00B05FC4" w:rsidP="00B05FC4">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黃人二</w:t>
      </w:r>
      <w:proofErr w:type="gramStart"/>
      <w:r w:rsidRPr="00077E2B">
        <w:rPr>
          <w:rFonts w:asciiTheme="majorEastAsia" w:eastAsiaTheme="majorEastAsia" w:hAnsiTheme="majorEastAsia" w:hint="eastAsia"/>
        </w:rPr>
        <w:t>2006</w:t>
      </w:r>
      <w:proofErr w:type="gramEnd"/>
      <w:r w:rsidRPr="00077E2B">
        <w:rPr>
          <w:rFonts w:asciiTheme="majorEastAsia" w:eastAsiaTheme="majorEastAsia" w:hAnsiTheme="majorEastAsia" w:hint="eastAsia"/>
        </w:rPr>
        <w:t>：1、6、2，3、4，5（</w:t>
      </w:r>
      <w:proofErr w:type="gramStart"/>
      <w:r w:rsidRPr="00077E2B">
        <w:rPr>
          <w:rFonts w:asciiTheme="majorEastAsia" w:eastAsiaTheme="majorEastAsia" w:hAnsiTheme="majorEastAsia" w:hint="eastAsia"/>
        </w:rPr>
        <w:t>尃</w:t>
      </w:r>
      <w:proofErr w:type="gramEnd"/>
      <w:r w:rsidRPr="00077E2B">
        <w:rPr>
          <w:rFonts w:asciiTheme="majorEastAsia" w:eastAsiaTheme="majorEastAsia" w:hAnsiTheme="majorEastAsia" w:hint="eastAsia"/>
        </w:rPr>
        <w:t>）、8、7，9，（禹之母，有</w:t>
      </w:r>
      <w:proofErr w:type="gramStart"/>
      <w:r w:rsidRPr="00077E2B">
        <w:rPr>
          <w:rFonts w:asciiTheme="majorEastAsia" w:eastAsiaTheme="majorEastAsia" w:hAnsiTheme="majorEastAsia" w:hint="eastAsia"/>
        </w:rPr>
        <w:t>莘</w:t>
      </w:r>
      <w:proofErr w:type="gramEnd"/>
      <w:r w:rsidRPr="00077E2B">
        <w:rPr>
          <w:rFonts w:asciiTheme="majorEastAsia" w:eastAsiaTheme="majorEastAsia" w:hAnsiTheme="majorEastAsia" w:hint="eastAsia"/>
        </w:rPr>
        <w:t>氏之）</w:t>
      </w:r>
      <w:r w:rsidR="003954A6" w:rsidRPr="00077E2B">
        <w:rPr>
          <w:rFonts w:asciiTheme="majorEastAsia" w:eastAsiaTheme="majorEastAsia" w:hAnsiTheme="majorEastAsia" w:cs="Segoe UI Emoji" w:hint="eastAsia"/>
        </w:rPr>
        <w:t>□</w:t>
      </w:r>
      <w:r w:rsidR="003954A6" w:rsidRPr="00077E2B">
        <w:rPr>
          <w:rFonts w:asciiTheme="majorEastAsia" w:eastAsiaTheme="majorEastAsia" w:hAnsiTheme="majorEastAsia" w:hint="eastAsia"/>
        </w:rPr>
        <w:t>（</w:t>
      </w:r>
      <w:r w:rsidRPr="00077E2B">
        <w:rPr>
          <w:rFonts w:asciiTheme="majorEastAsia" w:eastAsiaTheme="majorEastAsia" w:hAnsiTheme="majorEastAsia" w:hint="eastAsia"/>
        </w:rPr>
        <w:t>女</w:t>
      </w:r>
      <w:r w:rsidR="003954A6" w:rsidRPr="00077E2B">
        <w:rPr>
          <w:rFonts w:asciiTheme="majorEastAsia" w:eastAsiaTheme="majorEastAsia" w:hAnsiTheme="majorEastAsia" w:hint="eastAsia"/>
        </w:rPr>
        <w:t>）</w:t>
      </w:r>
      <w:r w:rsidRPr="00077E2B">
        <w:rPr>
          <w:rFonts w:asciiTheme="majorEastAsia" w:eastAsiaTheme="majorEastAsia" w:hAnsiTheme="majorEastAsia" w:hint="eastAsia"/>
        </w:rPr>
        <w:t>11上、10、11下、港大3，12，13，14</w:t>
      </w:r>
      <w:r w:rsidR="003954A6" w:rsidRPr="00077E2B">
        <w:rPr>
          <w:rFonts w:asciiTheme="majorEastAsia" w:eastAsiaTheme="majorEastAsia" w:hAnsiTheme="majorEastAsia" w:hint="eastAsia"/>
        </w:rPr>
        <w:t>。</w:t>
      </w:r>
    </w:p>
    <w:p w14:paraId="38985CB6" w14:textId="6D4B0D65"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李守奎、曲冰、孫偉龍2007：</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為9，11上+10+11下、港大3+12，13，1、6+2，3，4，5，8、7+14。簡9與簡11之間是否</w:t>
      </w:r>
      <w:proofErr w:type="gramStart"/>
      <w:r w:rsidRPr="00077E2B">
        <w:rPr>
          <w:rFonts w:asciiTheme="majorEastAsia" w:eastAsiaTheme="majorEastAsia" w:hAnsiTheme="majorEastAsia" w:hint="eastAsia"/>
        </w:rPr>
        <w:t>有缺簡尚未</w:t>
      </w:r>
      <w:proofErr w:type="gramEnd"/>
      <w:r w:rsidRPr="00077E2B">
        <w:rPr>
          <w:rFonts w:asciiTheme="majorEastAsia" w:eastAsiaTheme="majorEastAsia" w:hAnsiTheme="majorEastAsia" w:hint="eastAsia"/>
        </w:rPr>
        <w:t>可知。</w:t>
      </w:r>
    </w:p>
    <w:p w14:paraId="2B183282" w14:textId="00E82309"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夏世華</w:t>
      </w:r>
      <w:r w:rsidRPr="00077E2B">
        <w:rPr>
          <w:rFonts w:asciiTheme="majorEastAsia" w:eastAsiaTheme="majorEastAsia" w:hAnsiTheme="majorEastAsia"/>
        </w:rPr>
        <w:t>2008</w:t>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得而聞矣。禹之母，有</w:t>
      </w:r>
      <w:proofErr w:type="gramStart"/>
      <w:r w:rsidRPr="00077E2B">
        <w:rPr>
          <w:rFonts w:asciiTheme="majorEastAsia" w:eastAsiaTheme="majorEastAsia" w:hAnsiTheme="majorEastAsia" w:hint="eastAsia"/>
        </w:rPr>
        <w:t>莘</w:t>
      </w:r>
      <w:proofErr w:type="gramEnd"/>
      <w:r w:rsidRPr="00077E2B">
        <w:rPr>
          <w:rFonts w:asciiTheme="majorEastAsia" w:eastAsiaTheme="majorEastAsia" w:hAnsiTheme="majorEastAsia" w:hint="eastAsia"/>
        </w:rPr>
        <w:t>氏</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9、（之）11上+10+11下、港大簡3+12、</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吾有身。懷三年，劃</w:t>
      </w:r>
      <w:r w:rsidRPr="00077E2B">
        <w:rPr>
          <w:rFonts w:asciiTheme="majorEastAsia" w:eastAsiaTheme="majorEastAsia" w:hAnsiTheme="majorEastAsia" w:cs="Segoe UI Emoji" w:hint="eastAsia"/>
        </w:rPr>
        <w:t>□</w:t>
      </w:r>
      <w:r w:rsidRPr="00077E2B">
        <w:rPr>
          <w:rFonts w:asciiTheme="majorEastAsia" w:eastAsiaTheme="majorEastAsia" w:hAnsiTheme="majorEastAsia" w:hint="eastAsia"/>
        </w:rPr>
        <w:t>而生</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13</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孔子曰：</w:t>
      </w:r>
      <w:proofErr w:type="gramStart"/>
      <w:r w:rsidRPr="00077E2B">
        <w:rPr>
          <w:rFonts w:asciiTheme="majorEastAsia" w:eastAsiaTheme="majorEastAsia" w:hAnsiTheme="majorEastAsia" w:hint="eastAsia"/>
        </w:rPr>
        <w:t>帝舜</w:t>
      </w:r>
      <w:proofErr w:type="gramEnd"/>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曰：其亦天子也</w:t>
      </w:r>
      <w:proofErr w:type="gramStart"/>
      <w:r w:rsidR="009425D8" w:rsidRPr="00077E2B">
        <w:rPr>
          <w:rFonts w:asciiTheme="majorEastAsia" w:eastAsiaTheme="majorEastAsia" w:hAnsiTheme="majorEastAsia" w:hint="eastAsia"/>
        </w:rPr>
        <w:t>歟</w:t>
      </w:r>
      <w:proofErr w:type="gramEnd"/>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抑亦人子</w:t>
      </w:r>
      <w:proofErr w:type="gramEnd"/>
      <w:r w:rsidRPr="00077E2B">
        <w:rPr>
          <w:rFonts w:asciiTheme="majorEastAsia" w:eastAsiaTheme="majorEastAsia" w:hAnsiTheme="majorEastAsia" w:hint="eastAsia"/>
        </w:rPr>
        <w:t>也</w:t>
      </w:r>
      <w:proofErr w:type="gramStart"/>
      <w:r w:rsidR="009425D8" w:rsidRPr="00077E2B">
        <w:rPr>
          <w:rFonts w:asciiTheme="majorEastAsia" w:eastAsiaTheme="majorEastAsia" w:hAnsiTheme="majorEastAsia" w:hint="eastAsia"/>
        </w:rPr>
        <w:t>歟</w:t>
      </w:r>
      <w:proofErr w:type="gramEnd"/>
      <w:r w:rsidRPr="00077E2B">
        <w:rPr>
          <w:rFonts w:asciiTheme="majorEastAsia" w:eastAsiaTheme="majorEastAsia" w:hAnsiTheme="majorEastAsia" w:hint="eastAsia"/>
        </w:rPr>
        <w:t>？）、（孔子）1</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6+2、</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天下之民歸之如流。子</w:t>
      </w:r>
      <w:proofErr w:type="gramStart"/>
      <w:r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曰</w:t>
      </w:r>
      <w:r w:rsidRPr="00077E2B">
        <w:rPr>
          <w:rFonts w:asciiTheme="majorEastAsia" w:eastAsiaTheme="majorEastAsia" w:hAnsiTheme="majorEastAsia" w:hint="eastAsia"/>
        </w:rPr>
        <w:t>：</w:t>
      </w:r>
      <w:r w:rsidR="009425D8" w:rsidRPr="00077E2B">
        <w:rPr>
          <w:rFonts w:asciiTheme="majorEastAsia" w:eastAsiaTheme="majorEastAsia" w:hAnsiTheme="majorEastAsia" w:hint="eastAsia"/>
        </w:rPr>
        <w:t>舜</w:t>
      </w:r>
      <w:r w:rsidRPr="00077E2B">
        <w:rPr>
          <w:rFonts w:asciiTheme="majorEastAsia" w:eastAsiaTheme="majorEastAsia" w:hAnsiTheme="majorEastAsia" w:hint="eastAsia"/>
        </w:rPr>
        <w:t>之德若何，而可以得</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3+4（之</w:t>
      </w:r>
      <w:proofErr w:type="gramStart"/>
      <w:r w:rsidRPr="00077E2B">
        <w:rPr>
          <w:rFonts w:asciiTheme="majorEastAsia" w:eastAsiaTheme="majorEastAsia" w:hAnsiTheme="majorEastAsia" w:hint="eastAsia"/>
        </w:rPr>
        <w:t>弗</w:t>
      </w:r>
      <w:proofErr w:type="gramEnd"/>
      <w:r w:rsidRPr="00077E2B">
        <w:rPr>
          <w:rFonts w:asciiTheme="majorEastAsia" w:eastAsiaTheme="majorEastAsia" w:hAnsiTheme="majorEastAsia" w:hint="eastAsia"/>
        </w:rPr>
        <w:t>惑，寬裕溫良，知時）、（用中，</w:t>
      </w:r>
      <w:r w:rsidR="009425D8" w:rsidRPr="00077E2B">
        <w:rPr>
          <w:rFonts w:asciiTheme="majorEastAsia" w:eastAsiaTheme="majorEastAsia" w:hAnsiTheme="majorEastAsia" w:hint="eastAsia"/>
        </w:rPr>
        <w:t>畏</w:t>
      </w:r>
      <w:r w:rsidRPr="00077E2B">
        <w:rPr>
          <w:rFonts w:asciiTheme="majorEastAsia" w:eastAsiaTheme="majorEastAsia" w:hAnsiTheme="majorEastAsia" w:hint="eastAsia"/>
        </w:rPr>
        <w:t>天愛民，舉賢而治，）5</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而順</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與</w:t>
      </w:r>
      <w:proofErr w:type="gramStart"/>
      <w:r w:rsidRPr="00077E2B">
        <w:rPr>
          <w:rFonts w:asciiTheme="majorEastAsia" w:eastAsiaTheme="majorEastAsia" w:hAnsiTheme="majorEastAsia" w:hint="eastAsia"/>
        </w:rPr>
        <w:t>之言樂</w:t>
      </w:r>
      <w:proofErr w:type="gramEnd"/>
      <w:r w:rsidRPr="00077E2B">
        <w:rPr>
          <w:rFonts w:asciiTheme="majorEastAsia" w:eastAsiaTheme="majorEastAsia" w:hAnsiTheme="majorEastAsia" w:hint="eastAsia"/>
        </w:rPr>
        <w:t>，悅和</w:t>
      </w:r>
      <w:proofErr w:type="gramStart"/>
      <w:r w:rsidRPr="00077E2B">
        <w:rPr>
          <w:rFonts w:asciiTheme="majorEastAsia" w:eastAsiaTheme="majorEastAsia" w:hAnsiTheme="majorEastAsia" w:hint="eastAsia"/>
        </w:rPr>
        <w:t>而</w:t>
      </w:r>
      <w:proofErr w:type="gramEnd"/>
      <w:r w:rsidRPr="00077E2B">
        <w:rPr>
          <w:rFonts w:asciiTheme="majorEastAsia" w:eastAsiaTheme="majorEastAsia" w:hAnsiTheme="majorEastAsia" w:hint="eastAsia"/>
        </w:rPr>
        <w:t>長</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lastRenderedPageBreak/>
        <w:t>與</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之言政，悅簡而行</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與之言道，悅</w:t>
      </w:r>
      <w:proofErr w:type="gramStart"/>
      <w:r w:rsidRPr="00077E2B">
        <w:rPr>
          <w:rFonts w:asciiTheme="majorEastAsia" w:eastAsiaTheme="majorEastAsia" w:hAnsiTheme="majorEastAsia" w:hint="eastAsia"/>
        </w:rPr>
        <w:t>）</w:t>
      </w:r>
      <w:proofErr w:type="gramEnd"/>
      <w:r w:rsidRPr="00077E2B">
        <w:rPr>
          <w:rFonts w:asciiTheme="majorEastAsia" w:eastAsiaTheme="majorEastAsia" w:hAnsiTheme="majorEastAsia" w:hint="eastAsia"/>
        </w:rPr>
        <w:t>8、7+（而</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14、5背。</w:t>
      </w:r>
    </w:p>
    <w:p w14:paraId="6D2DFB9C" w14:textId="6F0814E5"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李學勤2008</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《詩論》《子羔》《魯邦大早》三篇為同一書</w:t>
      </w:r>
      <w:proofErr w:type="gramStart"/>
      <w:r w:rsidRPr="00077E2B">
        <w:rPr>
          <w:rFonts w:asciiTheme="majorEastAsia" w:eastAsiaTheme="majorEastAsia" w:hAnsiTheme="majorEastAsia" w:hint="eastAsia"/>
        </w:rPr>
        <w:t>手所抄</w:t>
      </w:r>
      <w:proofErr w:type="gramEnd"/>
      <w:r w:rsidRPr="00077E2B">
        <w:rPr>
          <w:rFonts w:asciiTheme="majorEastAsia" w:eastAsiaTheme="majorEastAsia" w:hAnsiTheme="majorEastAsia" w:hint="eastAsia"/>
        </w:rPr>
        <w:t>，</w:t>
      </w:r>
      <w:r w:rsidR="009425D8" w:rsidRPr="00077E2B">
        <w:rPr>
          <w:rFonts w:asciiTheme="majorEastAsia" w:eastAsiaTheme="majorEastAsia" w:hAnsiTheme="majorEastAsia" w:hint="eastAsia"/>
        </w:rPr>
        <w:t>並</w:t>
      </w:r>
      <w:r w:rsidRPr="00077E2B">
        <w:rPr>
          <w:rFonts w:asciiTheme="majorEastAsia" w:eastAsiaTheme="majorEastAsia" w:hAnsiTheme="majorEastAsia" w:hint="eastAsia"/>
        </w:rPr>
        <w:t>非為一篇。設想</w:t>
      </w:r>
      <w:proofErr w:type="gramStart"/>
      <w:r w:rsidRPr="00077E2B">
        <w:rPr>
          <w:rFonts w:asciiTheme="majorEastAsia" w:eastAsiaTheme="majorEastAsia" w:hAnsiTheme="majorEastAsia" w:hint="eastAsia"/>
        </w:rPr>
        <w:t>《子羔》篇原約</w:t>
      </w:r>
      <w:proofErr w:type="gramEnd"/>
      <w:r w:rsidRPr="00077E2B">
        <w:rPr>
          <w:rFonts w:asciiTheme="majorEastAsia" w:eastAsiaTheme="majorEastAsia" w:hAnsiTheme="majorEastAsia" w:hint="eastAsia"/>
        </w:rPr>
        <w:t>為</w:t>
      </w:r>
      <w:proofErr w:type="gramStart"/>
      <w:r w:rsidRPr="00077E2B">
        <w:rPr>
          <w:rFonts w:asciiTheme="majorEastAsia" w:eastAsiaTheme="majorEastAsia" w:hAnsiTheme="majorEastAsia" w:hint="eastAsia"/>
        </w:rPr>
        <w:t>十二支簡</w:t>
      </w:r>
      <w:proofErr w:type="gramEnd"/>
      <w:r w:rsidRPr="00077E2B">
        <w:rPr>
          <w:rFonts w:asciiTheme="majorEastAsia" w:eastAsiaTheme="majorEastAsia" w:hAnsiTheme="majorEastAsia" w:hint="eastAsia"/>
        </w:rPr>
        <w:t>，中間</w:t>
      </w:r>
      <w:proofErr w:type="gramStart"/>
      <w:r w:rsidRPr="00077E2B">
        <w:rPr>
          <w:rFonts w:asciiTheme="majorEastAsia" w:eastAsiaTheme="majorEastAsia" w:hAnsiTheme="majorEastAsia" w:hint="eastAsia"/>
        </w:rPr>
        <w:t>一支全缺</w:t>
      </w:r>
      <w:proofErr w:type="gramEnd"/>
      <w:r w:rsidRPr="00077E2B">
        <w:rPr>
          <w:rFonts w:asciiTheme="majorEastAsia" w:eastAsiaTheme="majorEastAsia" w:hAnsiTheme="majorEastAsia" w:hint="eastAsia"/>
        </w:rPr>
        <w:t>。重編《子羔》如下：9，1</w:t>
      </w:r>
      <w:r w:rsidR="009425D8" w:rsidRPr="00077E2B">
        <w:rPr>
          <w:rFonts w:asciiTheme="majorEastAsia" w:eastAsiaTheme="majorEastAsia" w:hAnsiTheme="majorEastAsia" w:hint="eastAsia"/>
        </w:rPr>
        <w:t>1</w:t>
      </w:r>
      <w:r w:rsidRPr="00077E2B">
        <w:rPr>
          <w:rFonts w:asciiTheme="majorEastAsia" w:eastAsiaTheme="majorEastAsia" w:hAnsiTheme="majorEastAsia" w:hint="eastAsia"/>
        </w:rPr>
        <w:t>上+10+11下、港大簡3+12，13，7，1、6+2，</w:t>
      </w:r>
      <w:proofErr w:type="gramStart"/>
      <w:r w:rsidRPr="00077E2B">
        <w:rPr>
          <w:rFonts w:asciiTheme="majorEastAsia" w:eastAsiaTheme="majorEastAsia" w:hAnsiTheme="majorEastAsia" w:hint="eastAsia"/>
        </w:rPr>
        <w:t>缺簡</w:t>
      </w:r>
      <w:proofErr w:type="gramEnd"/>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3+4，5，8，14。</w:t>
      </w:r>
    </w:p>
    <w:p w14:paraId="4EAF4EE1" w14:textId="05FB6660"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黃武智2009</w:t>
      </w:r>
      <w:r w:rsidR="009425D8"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編聯竹簡</w:t>
      </w:r>
      <w:proofErr w:type="gramEnd"/>
      <w:r w:rsidRPr="00077E2B">
        <w:rPr>
          <w:rFonts w:asciiTheme="majorEastAsia" w:eastAsiaTheme="majorEastAsia" w:hAnsiTheme="majorEastAsia" w:hint="eastAsia"/>
        </w:rPr>
        <w:t>為：9，11上、10、1</w:t>
      </w:r>
      <w:r w:rsidR="009425D8" w:rsidRPr="00077E2B">
        <w:rPr>
          <w:rFonts w:asciiTheme="majorEastAsia" w:eastAsiaTheme="majorEastAsia" w:hAnsiTheme="majorEastAsia" w:hint="eastAsia"/>
        </w:rPr>
        <w:t>1</w:t>
      </w:r>
      <w:r w:rsidRPr="00077E2B">
        <w:rPr>
          <w:rFonts w:asciiTheme="majorEastAsia" w:eastAsiaTheme="majorEastAsia" w:hAnsiTheme="majorEastAsia" w:hint="eastAsia"/>
        </w:rPr>
        <w:t>下、港大3、12，13，1、6、2，3，4，5，8，7，14</w:t>
      </w:r>
      <w:r w:rsidR="009425D8" w:rsidRPr="00077E2B">
        <w:rPr>
          <w:rFonts w:asciiTheme="majorEastAsia" w:eastAsiaTheme="majorEastAsia" w:hAnsiTheme="majorEastAsia" w:hint="eastAsia"/>
        </w:rPr>
        <w:t>。</w:t>
      </w:r>
    </w:p>
    <w:p w14:paraId="4BB10038" w14:textId="0BB4D696" w:rsidR="003954A6" w:rsidRPr="00077E2B" w:rsidRDefault="003954A6" w:rsidP="003954A6">
      <w:pPr>
        <w:pStyle w:val="a9"/>
        <w:numPr>
          <w:ilvl w:val="0"/>
          <w:numId w:val="2"/>
        </w:numPr>
        <w:rPr>
          <w:rFonts w:asciiTheme="majorEastAsia" w:eastAsiaTheme="majorEastAsia" w:hAnsiTheme="majorEastAsia"/>
        </w:rPr>
      </w:pPr>
      <w:proofErr w:type="gramStart"/>
      <w:r w:rsidRPr="00077E2B">
        <w:rPr>
          <w:rFonts w:asciiTheme="majorEastAsia" w:eastAsiaTheme="majorEastAsia" w:hAnsiTheme="majorEastAsia" w:hint="eastAsia"/>
        </w:rPr>
        <w:t>顧史考</w:t>
      </w:r>
      <w:proofErr w:type="gramEnd"/>
      <w:r w:rsidRPr="00077E2B">
        <w:rPr>
          <w:rFonts w:asciiTheme="majorEastAsia" w:eastAsiaTheme="majorEastAsia" w:hAnsiTheme="majorEastAsia" w:hint="eastAsia"/>
        </w:rPr>
        <w:t>2018</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11上+10+11下、港大簡3+12，13</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3，1、6+2、</w:t>
      </w:r>
      <w:r w:rsidR="009425D8" w:rsidRPr="00077E2B">
        <w:rPr>
          <w:rFonts w:asciiTheme="majorEastAsia" w:eastAsiaTheme="majorEastAsia" w:hAnsiTheme="majorEastAsia" w:hint="eastAsia"/>
        </w:rPr>
        <w:t>7</w:t>
      </w:r>
      <w:r w:rsidRPr="00077E2B">
        <w:rPr>
          <w:rFonts w:asciiTheme="majorEastAsia" w:eastAsiaTheme="majorEastAsia" w:hAnsiTheme="majorEastAsia" w:hint="eastAsia"/>
        </w:rPr>
        <w:t>上、（成）4、5，8，7下，14</w:t>
      </w:r>
      <w:r w:rsidR="009425D8" w:rsidRPr="00077E2B">
        <w:rPr>
          <w:rFonts w:asciiTheme="majorEastAsia" w:eastAsiaTheme="majorEastAsia" w:hAnsiTheme="majorEastAsia" w:hint="eastAsia"/>
        </w:rPr>
        <w:t>。</w:t>
      </w:r>
    </w:p>
    <w:p w14:paraId="60625170" w14:textId="2DB5309A" w:rsidR="003954A6" w:rsidRPr="00077E2B" w:rsidRDefault="003954A6" w:rsidP="003954A6">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馮勝君2007</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以為該篇底本可能來自其他國家</w:t>
      </w:r>
      <w:r w:rsidR="009425D8" w:rsidRPr="00077E2B">
        <w:rPr>
          <w:rFonts w:asciiTheme="majorEastAsia" w:eastAsiaTheme="majorEastAsia" w:hAnsiTheme="majorEastAsia" w:hint="eastAsia"/>
        </w:rPr>
        <w:t>。</w:t>
      </w:r>
    </w:p>
    <w:p w14:paraId="5C701AE6" w14:textId="77777777" w:rsidR="009425D8" w:rsidRPr="00077E2B" w:rsidRDefault="009425D8" w:rsidP="009425D8">
      <w:pPr>
        <w:pStyle w:val="a9"/>
        <w:numPr>
          <w:ilvl w:val="0"/>
          <w:numId w:val="2"/>
        </w:numPr>
        <w:rPr>
          <w:rFonts w:asciiTheme="majorEastAsia" w:eastAsiaTheme="majorEastAsia" w:hAnsiTheme="majorEastAsia"/>
        </w:rPr>
      </w:pPr>
      <w:r w:rsidRPr="00077E2B">
        <w:rPr>
          <w:rFonts w:asciiTheme="majorEastAsia" w:eastAsiaTheme="majorEastAsia" w:hAnsiTheme="majorEastAsia" w:hint="eastAsia"/>
        </w:rPr>
        <w:t>俞紹宏、張青松2019：</w:t>
      </w:r>
    </w:p>
    <w:p w14:paraId="5CBBECAD" w14:textId="77777777" w:rsidR="009425D8" w:rsidRPr="00077E2B" w:rsidRDefault="003954A6" w:rsidP="009425D8">
      <w:pPr>
        <w:pStyle w:val="a9"/>
        <w:numPr>
          <w:ilvl w:val="0"/>
          <w:numId w:val="3"/>
        </w:numPr>
        <w:rPr>
          <w:rFonts w:asciiTheme="majorEastAsia" w:eastAsiaTheme="majorEastAsia" w:hAnsiTheme="majorEastAsia"/>
        </w:rPr>
      </w:pPr>
      <w:r w:rsidRPr="00077E2B">
        <w:rPr>
          <w:rFonts w:asciiTheme="majorEastAsia" w:eastAsiaTheme="majorEastAsia" w:hAnsiTheme="majorEastAsia" w:hint="eastAsia"/>
        </w:rPr>
        <w:t>學者們將簡6與簡2</w:t>
      </w:r>
      <w:r w:rsidR="009425D8" w:rsidRPr="00077E2B">
        <w:rPr>
          <w:rFonts w:asciiTheme="majorEastAsia" w:eastAsiaTheme="majorEastAsia" w:hAnsiTheme="majorEastAsia" w:hint="eastAsia"/>
        </w:rPr>
        <w:t>綴</w:t>
      </w:r>
      <w:r w:rsidRPr="00077E2B">
        <w:rPr>
          <w:rFonts w:asciiTheme="majorEastAsia" w:eastAsiaTheme="majorEastAsia" w:hAnsiTheme="majorEastAsia" w:hint="eastAsia"/>
        </w:rPr>
        <w:t>合成一支整簡，共54字。據夏世華2008所附的</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復</w:t>
      </w:r>
      <w:r w:rsidRPr="00077E2B">
        <w:rPr>
          <w:rFonts w:asciiTheme="majorEastAsia" w:eastAsiaTheme="majorEastAsia" w:hAnsiTheme="majorEastAsia" w:hint="eastAsia"/>
        </w:rPr>
        <w:t>原</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圖版，其中第</w:t>
      </w:r>
      <w:proofErr w:type="gramStart"/>
      <w:r w:rsidRPr="00077E2B">
        <w:rPr>
          <w:rFonts w:asciiTheme="majorEastAsia" w:eastAsiaTheme="majorEastAsia" w:hAnsiTheme="majorEastAsia" w:hint="eastAsia"/>
        </w:rPr>
        <w:t>一道編線以上</w:t>
      </w:r>
      <w:proofErr w:type="gramEnd"/>
      <w:r w:rsidRPr="00077E2B">
        <w:rPr>
          <w:rFonts w:asciiTheme="majorEastAsia" w:eastAsiaTheme="majorEastAsia" w:hAnsiTheme="majorEastAsia" w:hint="eastAsia"/>
        </w:rPr>
        <w:t>有10字，第</w:t>
      </w:r>
      <w:proofErr w:type="gramStart"/>
      <w:r w:rsidRPr="00077E2B">
        <w:rPr>
          <w:rFonts w:asciiTheme="majorEastAsia" w:eastAsiaTheme="majorEastAsia" w:hAnsiTheme="majorEastAsia" w:hint="eastAsia"/>
        </w:rPr>
        <w:t>一道編線至</w:t>
      </w:r>
      <w:proofErr w:type="gramEnd"/>
      <w:r w:rsidRPr="00077E2B">
        <w:rPr>
          <w:rFonts w:asciiTheme="majorEastAsia" w:eastAsiaTheme="majorEastAsia" w:hAnsiTheme="majorEastAsia" w:hint="eastAsia"/>
        </w:rPr>
        <w:t>第二</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之間有19字，第二</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至第三</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之間有18字（有合文1），第三</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下有7字。簡9與簡7上端弧形完整，據</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復原</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圖，</w:t>
      </w:r>
      <w:proofErr w:type="gramStart"/>
      <w:r w:rsidRPr="00077E2B">
        <w:rPr>
          <w:rFonts w:asciiTheme="majorEastAsia" w:eastAsiaTheme="majorEastAsia" w:hAnsiTheme="majorEastAsia" w:hint="eastAsia"/>
        </w:rPr>
        <w:t>兩簡第一道編線之上均有</w:t>
      </w:r>
      <w:proofErr w:type="gramEnd"/>
      <w:r w:rsidRPr="00077E2B">
        <w:rPr>
          <w:rFonts w:asciiTheme="majorEastAsia" w:eastAsiaTheme="majorEastAsia" w:hAnsiTheme="majorEastAsia" w:hint="eastAsia"/>
        </w:rPr>
        <w:t>9字，</w:t>
      </w:r>
      <w:proofErr w:type="gramStart"/>
      <w:r w:rsidRPr="00077E2B">
        <w:rPr>
          <w:rFonts w:asciiTheme="majorEastAsia" w:eastAsiaTheme="majorEastAsia" w:hAnsiTheme="majorEastAsia" w:hint="eastAsia"/>
        </w:rPr>
        <w:t>其中簡</w:t>
      </w:r>
      <w:proofErr w:type="gramEnd"/>
      <w:r w:rsidRPr="00077E2B">
        <w:rPr>
          <w:rFonts w:asciiTheme="majorEastAsia" w:eastAsiaTheme="majorEastAsia" w:hAnsiTheme="majorEastAsia" w:hint="eastAsia"/>
        </w:rPr>
        <w:t>9</w:t>
      </w:r>
      <w:proofErr w:type="gramStart"/>
      <w:r w:rsidRPr="00077E2B">
        <w:rPr>
          <w:rFonts w:asciiTheme="majorEastAsia" w:eastAsiaTheme="majorEastAsia" w:hAnsiTheme="majorEastAsia" w:hint="eastAsia"/>
        </w:rPr>
        <w:t>有合文</w:t>
      </w:r>
      <w:proofErr w:type="gramEnd"/>
      <w:r w:rsidRPr="00077E2B">
        <w:rPr>
          <w:rFonts w:asciiTheme="majorEastAsia" w:eastAsiaTheme="majorEastAsia" w:hAnsiTheme="majorEastAsia" w:hint="eastAsia"/>
        </w:rPr>
        <w:t>1</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第</w:t>
      </w:r>
      <w:proofErr w:type="gramStart"/>
      <w:r w:rsidRPr="00077E2B">
        <w:rPr>
          <w:rFonts w:asciiTheme="majorEastAsia" w:eastAsiaTheme="majorEastAsia" w:hAnsiTheme="majorEastAsia" w:hint="eastAsia"/>
        </w:rPr>
        <w:t>一道編線與</w:t>
      </w:r>
      <w:proofErr w:type="gramEnd"/>
      <w:r w:rsidRPr="00077E2B">
        <w:rPr>
          <w:rFonts w:asciiTheme="majorEastAsia" w:eastAsiaTheme="majorEastAsia" w:hAnsiTheme="majorEastAsia" w:hint="eastAsia"/>
        </w:rPr>
        <w:t>第二</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之間分別有19、18（其中合文1）。簡</w:t>
      </w:r>
      <w:proofErr w:type="gramStart"/>
      <w:r w:rsidRPr="00077E2B">
        <w:rPr>
          <w:rFonts w:asciiTheme="majorEastAsia" w:eastAsiaTheme="majorEastAsia" w:hAnsiTheme="majorEastAsia" w:hint="eastAsia"/>
        </w:rPr>
        <w:t>8、1、12下端</w:t>
      </w:r>
      <w:proofErr w:type="gramEnd"/>
      <w:r w:rsidRPr="00077E2B">
        <w:rPr>
          <w:rFonts w:asciiTheme="majorEastAsia" w:eastAsiaTheme="majorEastAsia" w:hAnsiTheme="majorEastAsia" w:hint="eastAsia"/>
        </w:rPr>
        <w:t>弧形完整，據</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復原</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，三簡第三</w:t>
      </w:r>
      <w:proofErr w:type="gramStart"/>
      <w:r w:rsidRPr="00077E2B">
        <w:rPr>
          <w:rFonts w:asciiTheme="majorEastAsia" w:eastAsiaTheme="majorEastAsia" w:hAnsiTheme="majorEastAsia" w:hint="eastAsia"/>
        </w:rPr>
        <w:t>道編線</w:t>
      </w:r>
      <w:proofErr w:type="gramEnd"/>
      <w:r w:rsidRPr="00077E2B">
        <w:rPr>
          <w:rFonts w:asciiTheme="majorEastAsia" w:eastAsiaTheme="majorEastAsia" w:hAnsiTheme="majorEastAsia" w:hint="eastAsia"/>
        </w:rPr>
        <w:t>之下分別有7（其中合文1）、8、7字，第二、</w:t>
      </w:r>
      <w:proofErr w:type="gramStart"/>
      <w:r w:rsidRPr="00077E2B">
        <w:rPr>
          <w:rFonts w:asciiTheme="majorEastAsia" w:eastAsiaTheme="majorEastAsia" w:hAnsiTheme="majorEastAsia" w:hint="eastAsia"/>
        </w:rPr>
        <w:t>三道編線之間</w:t>
      </w:r>
      <w:proofErr w:type="gramEnd"/>
      <w:r w:rsidRPr="00077E2B">
        <w:rPr>
          <w:rFonts w:asciiTheme="majorEastAsia" w:eastAsiaTheme="majorEastAsia" w:hAnsiTheme="majorEastAsia" w:hint="eastAsia"/>
        </w:rPr>
        <w:t>分別有17、17、18字。根據上述數字，</w:t>
      </w:r>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w:t>
      </w:r>
      <w:r w:rsidRPr="00077E2B">
        <w:rPr>
          <w:rFonts w:asciiTheme="majorEastAsia" w:eastAsiaTheme="majorEastAsia" w:hAnsiTheme="majorEastAsia" w:hint="eastAsia"/>
        </w:rPr>
        <w:t>篇竹簡第</w:t>
      </w:r>
      <w:proofErr w:type="gramStart"/>
      <w:r w:rsidRPr="00077E2B">
        <w:rPr>
          <w:rFonts w:asciiTheme="majorEastAsia" w:eastAsiaTheme="majorEastAsia" w:hAnsiTheme="majorEastAsia" w:hint="eastAsia"/>
        </w:rPr>
        <w:t>一道編</w:t>
      </w:r>
      <w:r w:rsidR="009425D8" w:rsidRPr="00077E2B">
        <w:rPr>
          <w:rFonts w:asciiTheme="majorEastAsia" w:eastAsiaTheme="majorEastAsia" w:hAnsiTheme="majorEastAsia" w:hint="eastAsia"/>
        </w:rPr>
        <w:t>線以上</w:t>
      </w:r>
      <w:proofErr w:type="gramEnd"/>
      <w:r w:rsidR="009425D8" w:rsidRPr="00077E2B">
        <w:rPr>
          <w:rFonts w:asciiTheme="majorEastAsia" w:eastAsiaTheme="majorEastAsia" w:hAnsiTheme="majorEastAsia" w:hint="eastAsia"/>
        </w:rPr>
        <w:t>是9至10字，第</w:t>
      </w:r>
      <w:proofErr w:type="gramStart"/>
      <w:r w:rsidR="009425D8" w:rsidRPr="00077E2B">
        <w:rPr>
          <w:rFonts w:asciiTheme="majorEastAsia" w:eastAsiaTheme="majorEastAsia" w:hAnsiTheme="majorEastAsia" w:hint="eastAsia"/>
        </w:rPr>
        <w:t>一道編線至</w:t>
      </w:r>
      <w:proofErr w:type="gramEnd"/>
      <w:r w:rsidR="009425D8" w:rsidRPr="00077E2B">
        <w:rPr>
          <w:rFonts w:asciiTheme="majorEastAsia" w:eastAsiaTheme="majorEastAsia" w:hAnsiTheme="majorEastAsia" w:hint="eastAsia"/>
        </w:rPr>
        <w:t>第二</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之間是18至19字，第二</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至第三</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之間是17至18字，第三</w:t>
      </w:r>
      <w:proofErr w:type="gramStart"/>
      <w:r w:rsidR="009425D8" w:rsidRPr="00077E2B">
        <w:rPr>
          <w:rFonts w:asciiTheme="majorEastAsia" w:eastAsiaTheme="majorEastAsia" w:hAnsiTheme="majorEastAsia" w:hint="eastAsia"/>
        </w:rPr>
        <w:t>道編線</w:t>
      </w:r>
      <w:proofErr w:type="gramEnd"/>
      <w:r w:rsidR="009425D8" w:rsidRPr="00077E2B">
        <w:rPr>
          <w:rFonts w:asciiTheme="majorEastAsia" w:eastAsiaTheme="majorEastAsia" w:hAnsiTheme="majorEastAsia" w:hint="eastAsia"/>
        </w:rPr>
        <w:t>之下是7至8字。「子</w:t>
      </w:r>
      <w:proofErr w:type="gramStart"/>
      <w:r w:rsidR="009425D8" w:rsidRPr="00077E2B">
        <w:rPr>
          <w:rFonts w:asciiTheme="majorEastAsia" w:eastAsiaTheme="majorEastAsia" w:hAnsiTheme="majorEastAsia" w:hint="eastAsia"/>
        </w:rPr>
        <w:t>羔</w:t>
      </w:r>
      <w:proofErr w:type="gramEnd"/>
      <w:r w:rsidR="009425D8" w:rsidRPr="00077E2B">
        <w:rPr>
          <w:rFonts w:asciiTheme="majorEastAsia" w:eastAsiaTheme="majorEastAsia" w:hAnsiTheme="majorEastAsia" w:hint="eastAsia"/>
        </w:rPr>
        <w:t>」</w:t>
      </w:r>
      <w:proofErr w:type="gramStart"/>
      <w:r w:rsidR="009425D8" w:rsidRPr="00077E2B">
        <w:rPr>
          <w:rFonts w:asciiTheme="majorEastAsia" w:eastAsiaTheme="majorEastAsia" w:hAnsiTheme="majorEastAsia" w:hint="eastAsia"/>
        </w:rPr>
        <w:t>篇單支</w:t>
      </w:r>
      <w:proofErr w:type="gramEnd"/>
      <w:r w:rsidR="009425D8" w:rsidRPr="00077E2B">
        <w:rPr>
          <w:rFonts w:asciiTheme="majorEastAsia" w:eastAsiaTheme="majorEastAsia" w:hAnsiTheme="majorEastAsia" w:hint="eastAsia"/>
        </w:rPr>
        <w:t>簡字數在51至55之間。</w:t>
      </w:r>
    </w:p>
    <w:p w14:paraId="6707E953" w14:textId="4DD0C254" w:rsidR="003954A6" w:rsidRPr="00077E2B" w:rsidRDefault="009425D8" w:rsidP="009425D8">
      <w:pPr>
        <w:pStyle w:val="a9"/>
        <w:numPr>
          <w:ilvl w:val="0"/>
          <w:numId w:val="3"/>
        </w:numPr>
        <w:rPr>
          <w:rFonts w:asciiTheme="majorEastAsia" w:eastAsiaTheme="majorEastAsia" w:hAnsiTheme="majorEastAsia"/>
        </w:rPr>
      </w:pPr>
      <w:r w:rsidRPr="00077E2B">
        <w:rPr>
          <w:rFonts w:asciiTheme="majorEastAsia" w:eastAsiaTheme="majorEastAsia" w:hAnsiTheme="majorEastAsia" w:hint="eastAsia"/>
        </w:rPr>
        <w:t>以陳劍2003、裘錫圭2004為基礎，從陳偉2003將7接於簡8之後，從李學勤2008將簡3與簡4綴合，</w:t>
      </w:r>
      <w:proofErr w:type="gramStart"/>
      <w:r w:rsidRPr="00077E2B">
        <w:rPr>
          <w:rFonts w:asciiTheme="majorEastAsia" w:eastAsiaTheme="majorEastAsia" w:hAnsiTheme="majorEastAsia" w:hint="eastAsia"/>
        </w:rPr>
        <w:t>得簡序</w:t>
      </w:r>
      <w:proofErr w:type="gramEnd"/>
      <w:r w:rsidRPr="00077E2B">
        <w:rPr>
          <w:rFonts w:asciiTheme="majorEastAsia" w:eastAsiaTheme="majorEastAsia" w:hAnsiTheme="majorEastAsia" w:hint="eastAsia"/>
        </w:rPr>
        <w:t>為9，11上+10+11下、港大簡3+12，13；1、6+2，3+4，5，8、7、14。</w:t>
      </w:r>
    </w:p>
    <w:p w14:paraId="5086E082" w14:textId="77777777" w:rsidR="009425D8" w:rsidRPr="00077E2B" w:rsidRDefault="009425D8" w:rsidP="009425D8">
      <w:pPr>
        <w:pStyle w:val="a9"/>
        <w:numPr>
          <w:ilvl w:val="0"/>
          <w:numId w:val="2"/>
        </w:numPr>
        <w:rPr>
          <w:rFonts w:asciiTheme="majorEastAsia" w:eastAsiaTheme="majorEastAsia" w:hAnsiTheme="majorEastAsia" w:cs="Times New Roman"/>
          <w:color w:val="FF0000"/>
        </w:rPr>
      </w:pPr>
      <w:proofErr w:type="gramStart"/>
      <w:r w:rsidRPr="00077E2B">
        <w:rPr>
          <w:rFonts w:asciiTheme="majorEastAsia" w:eastAsiaTheme="majorEastAsia" w:hAnsiTheme="majorEastAsia" w:cs="Times New Roman"/>
          <w:color w:val="FF0000"/>
        </w:rPr>
        <w:t>本文編聯</w:t>
      </w:r>
      <w:proofErr w:type="gramEnd"/>
      <w:r w:rsidRPr="00077E2B">
        <w:rPr>
          <w:rFonts w:asciiTheme="majorEastAsia" w:eastAsiaTheme="majorEastAsia" w:hAnsiTheme="majorEastAsia" w:cs="Times New Roman"/>
          <w:color w:val="FF0000"/>
        </w:rPr>
        <w:t>説明：從俞紹宏、張青松，建議次序為</w:t>
      </w:r>
      <w:r w:rsidRPr="00077E2B">
        <w:rPr>
          <w:rFonts w:asciiTheme="majorEastAsia" w:eastAsiaTheme="majorEastAsia" w:hAnsiTheme="majorEastAsia" w:cs="Times New Roman" w:hint="eastAsia"/>
          <w:color w:val="FF0000"/>
        </w:rPr>
        <w:t>9，11上+10+11下、港大簡3+12，13；1、6+2，3+4，5，8、7、14。</w:t>
      </w:r>
    </w:p>
    <w:p w14:paraId="3F63546E" w14:textId="248FA446" w:rsidR="00550A9A" w:rsidRDefault="00550A9A" w:rsidP="009425D8">
      <w:pPr>
        <w:rPr>
          <w:rFonts w:asciiTheme="majorEastAsia" w:eastAsiaTheme="majorEastAsia" w:hAnsiTheme="majorEastAsia"/>
        </w:rPr>
      </w:pPr>
      <w:r>
        <w:rPr>
          <w:rFonts w:asciiTheme="majorEastAsia" w:eastAsiaTheme="majorEastAsia" w:hAnsiTheme="majorEastAsia"/>
        </w:rPr>
        <w:br w:type="page"/>
      </w:r>
    </w:p>
    <w:p w14:paraId="77BFE376" w14:textId="77777777" w:rsidR="009425D8" w:rsidRPr="00077E2B" w:rsidRDefault="009425D8" w:rsidP="009425D8">
      <w:pPr>
        <w:pStyle w:val="2"/>
        <w:spacing w:line="240" w:lineRule="auto"/>
        <w:rPr>
          <w:rFonts w:asciiTheme="majorEastAsia" w:hAnsiTheme="majorEastAsia" w:cs="Times New Roman"/>
          <w:sz w:val="24"/>
          <w:szCs w:val="24"/>
        </w:rPr>
      </w:pPr>
      <w:r w:rsidRPr="00077E2B">
        <w:rPr>
          <w:rFonts w:asciiTheme="majorEastAsia" w:hAnsiTheme="majorEastAsia" w:cs="Times New Roman"/>
          <w:sz w:val="24"/>
          <w:szCs w:val="24"/>
        </w:rPr>
        <w:lastRenderedPageBreak/>
        <w:t>釋文</w:t>
      </w:r>
    </w:p>
    <w:p w14:paraId="52B8F0F6" w14:textId="2434A333" w:rsidR="005D0FAA" w:rsidRPr="00077E2B" w:rsidRDefault="005D0FAA" w:rsidP="005D0FAA">
      <w:pPr>
        <w:jc w:val="center"/>
        <w:rPr>
          <w:rFonts w:asciiTheme="majorEastAsia" w:eastAsiaTheme="majorEastAsia" w:hAnsiTheme="majorEastAsia"/>
        </w:rPr>
      </w:pP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【5背】</w:t>
      </w:r>
    </w:p>
    <w:p w14:paraId="21F17188" w14:textId="38603087" w:rsidR="00445A9C" w:rsidRPr="00077E2B" w:rsidRDefault="005D0FAA" w:rsidP="009425D8">
      <w:pPr>
        <w:rPr>
          <w:rFonts w:asciiTheme="majorEastAsia" w:eastAsiaTheme="majorEastAsia" w:hAnsiTheme="majorEastAsia"/>
        </w:rPr>
      </w:pP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002A4F4C" w:rsidRPr="00077E2B">
        <w:rPr>
          <w:rStyle w:val="af4"/>
          <w:rFonts w:asciiTheme="majorEastAsia" w:eastAsiaTheme="majorEastAsia" w:hAnsiTheme="majorEastAsia"/>
        </w:rPr>
        <w:footnoteReference w:id="1"/>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昏（問）於孔</w:t>
      </w:r>
      <w:r w:rsidRPr="00077E2B">
        <w:rPr>
          <w:rFonts w:asciiTheme="majorEastAsia" w:eastAsiaTheme="majorEastAsia" w:hAnsiTheme="majorEastAsia"/>
        </w:rPr>
        <w:t>=</w:t>
      </w:r>
      <w:r w:rsidRPr="00077E2B">
        <w:rPr>
          <w:rFonts w:asciiTheme="majorEastAsia" w:eastAsiaTheme="majorEastAsia" w:hAnsiTheme="majorEastAsia" w:hint="eastAsia"/>
        </w:rPr>
        <w:t>（孔子）</w:t>
      </w:r>
      <w:r w:rsidR="002A4F4C" w:rsidRPr="00077E2B">
        <w:rPr>
          <w:rStyle w:val="af4"/>
          <w:rFonts w:asciiTheme="majorEastAsia" w:eastAsiaTheme="majorEastAsia" w:hAnsiTheme="majorEastAsia"/>
        </w:rPr>
        <w:footnoteReference w:id="2"/>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曰：「</w:t>
      </w:r>
      <w:r w:rsidR="00A553A3" w:rsidRPr="00077E2B">
        <w:rPr>
          <w:rFonts w:asciiTheme="majorEastAsia" w:eastAsiaTheme="majorEastAsia" w:hAnsiTheme="majorEastAsia" w:hint="eastAsia"/>
        </w:rPr>
        <w:t>厽</w:t>
      </w:r>
      <w:r w:rsidRPr="00077E2B">
        <w:rPr>
          <w:rFonts w:asciiTheme="majorEastAsia" w:eastAsiaTheme="majorEastAsia" w:hAnsiTheme="majorEastAsia" w:hint="eastAsia"/>
        </w:rPr>
        <w:t>（三）</w:t>
      </w:r>
      <w:r w:rsidR="001B6FA3" w:rsidRPr="00077E2B">
        <w:rPr>
          <w:rStyle w:val="af4"/>
          <w:rFonts w:asciiTheme="majorEastAsia" w:eastAsiaTheme="majorEastAsia" w:hAnsiTheme="majorEastAsia"/>
        </w:rPr>
        <w:footnoteReference w:id="3"/>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王者之乍（作）也</w:t>
      </w:r>
      <w:r w:rsidR="002A4F4C" w:rsidRPr="00077E2B">
        <w:rPr>
          <w:rStyle w:val="af4"/>
          <w:rFonts w:asciiTheme="majorEastAsia" w:eastAsiaTheme="majorEastAsia" w:hAnsiTheme="majorEastAsia"/>
        </w:rPr>
        <w:footnoteReference w:id="4"/>
      </w:r>
      <w:r w:rsidRPr="00077E2B">
        <w:rPr>
          <w:rFonts w:asciiTheme="majorEastAsia" w:eastAsiaTheme="majorEastAsia" w:hAnsiTheme="majorEastAsia" w:hint="eastAsia"/>
        </w:rPr>
        <w:t>，</w:t>
      </w:r>
      <w:r w:rsidR="00A553A3" w:rsidRPr="00077E2B">
        <w:rPr>
          <w:rFonts w:asciiTheme="majorEastAsia" w:eastAsiaTheme="majorEastAsia" w:hAnsiTheme="majorEastAsia"/>
          <w:noProof/>
        </w:rPr>
        <w:drawing>
          <wp:inline distT="0" distB="0" distL="0" distR="0" wp14:anchorId="2F8B1102" wp14:editId="3D4A9E96">
            <wp:extent cx="126133" cy="153162"/>
            <wp:effectExtent l="0" t="0" r="7620" b="0"/>
            <wp:docPr id="13010465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6527" name=""/>
                    <pic:cNvPicPr/>
                  </pic:nvPicPr>
                  <pic:blipFill>
                    <a:blip r:embed="rId8"/>
                    <a:stretch>
                      <a:fillRect/>
                    </a:stretch>
                  </pic:blipFill>
                  <pic:spPr>
                    <a:xfrm>
                      <a:off x="0" y="0"/>
                      <a:ext cx="131199" cy="159314"/>
                    </a:xfrm>
                    <a:prstGeom prst="rect">
                      <a:avLst/>
                    </a:prstGeom>
                  </pic:spPr>
                </pic:pic>
              </a:graphicData>
            </a:graphic>
          </wp:inline>
        </w:drawing>
      </w:r>
      <w:r w:rsidR="00A553A3" w:rsidRPr="00077E2B">
        <w:rPr>
          <w:rFonts w:asciiTheme="majorEastAsia" w:eastAsiaTheme="majorEastAsia" w:hAnsiTheme="majorEastAsia"/>
        </w:rPr>
        <w:t xml:space="preserve"> </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皆</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人子</w:t>
      </w:r>
      <w:r w:rsidR="00B5346D" w:rsidRPr="00077E2B">
        <w:rPr>
          <w:rStyle w:val="af4"/>
          <w:rFonts w:asciiTheme="majorEastAsia" w:eastAsiaTheme="majorEastAsia" w:hAnsiTheme="majorEastAsia"/>
        </w:rPr>
        <w:footnoteReference w:id="5"/>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也，而丌（其）父戔（賤）</w:t>
      </w:r>
      <w:r w:rsidR="002A4F4C" w:rsidRPr="00077E2B">
        <w:rPr>
          <w:rStyle w:val="af4"/>
          <w:rFonts w:asciiTheme="majorEastAsia" w:eastAsiaTheme="majorEastAsia" w:hAnsiTheme="majorEastAsia"/>
        </w:rPr>
        <w:footnoteReference w:id="6"/>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而</w:t>
      </w:r>
      <w:r w:rsidR="002A4F4C" w:rsidRPr="00077E2B">
        <w:rPr>
          <w:rStyle w:val="af4"/>
          <w:rFonts w:asciiTheme="majorEastAsia" w:eastAsiaTheme="majorEastAsia" w:hAnsiTheme="majorEastAsia"/>
        </w:rPr>
        <w:footnoteReference w:id="7"/>
      </w:r>
      <w:r w:rsidR="00550A9A">
        <w:rPr>
          <w:rFonts w:asciiTheme="majorEastAsia" w:eastAsia="DengXian" w:hAnsiTheme="majorEastAsia" w:hint="eastAsia"/>
        </w:rPr>
        <w:t xml:space="preserve"> </w:t>
      </w:r>
      <w:r w:rsidRPr="00077E2B">
        <w:rPr>
          <w:rFonts w:asciiTheme="majorEastAsia" w:eastAsiaTheme="majorEastAsia" w:hAnsiTheme="majorEastAsia" w:hint="eastAsia"/>
        </w:rPr>
        <w:t>不足</w:t>
      </w:r>
      <w:r w:rsidR="00A553A3" w:rsidRPr="00077E2B">
        <w:rPr>
          <w:rFonts w:asciiTheme="majorEastAsia" w:eastAsiaTheme="majorEastAsia" w:hAnsiTheme="majorEastAsia"/>
          <w:noProof/>
        </w:rPr>
        <w:drawing>
          <wp:inline distT="0" distB="0" distL="0" distR="0" wp14:anchorId="5B25717F" wp14:editId="623002BD">
            <wp:extent cx="109728" cy="134506"/>
            <wp:effectExtent l="0" t="0" r="5080" b="0"/>
            <wp:docPr id="2902645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4573" name=""/>
                    <pic:cNvPicPr/>
                  </pic:nvPicPr>
                  <pic:blipFill>
                    <a:blip r:embed="rId9"/>
                    <a:stretch>
                      <a:fillRect/>
                    </a:stretch>
                  </pic:blipFill>
                  <pic:spPr>
                    <a:xfrm>
                      <a:off x="0" y="0"/>
                      <a:ext cx="114812" cy="140737"/>
                    </a:xfrm>
                    <a:prstGeom prst="rect">
                      <a:avLst/>
                    </a:prstGeom>
                  </pic:spPr>
                </pic:pic>
              </a:graphicData>
            </a:graphic>
          </wp:inline>
        </w:drawing>
      </w:r>
      <w:r w:rsidR="00A553A3" w:rsidRPr="00077E2B">
        <w:rPr>
          <w:rFonts w:asciiTheme="majorEastAsia" w:eastAsiaTheme="majorEastAsia" w:hAnsiTheme="majorEastAsia" w:hint="eastAsia"/>
        </w:rPr>
        <w:t>（爯</w:t>
      </w:r>
      <w:r w:rsidR="00A553A3"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稱</w:t>
      </w:r>
      <w:r w:rsidR="00A553A3" w:rsidRPr="00077E2B">
        <w:rPr>
          <w:rFonts w:asciiTheme="majorEastAsia" w:eastAsiaTheme="majorEastAsia" w:hAnsiTheme="majorEastAsia" w:hint="eastAsia"/>
        </w:rPr>
        <w:t>）</w:t>
      </w:r>
      <w:r w:rsidR="00B5346D" w:rsidRPr="00077E2B">
        <w:rPr>
          <w:rStyle w:val="af4"/>
          <w:rFonts w:asciiTheme="majorEastAsia" w:eastAsiaTheme="majorEastAsia" w:hAnsiTheme="majorEastAsia"/>
        </w:rPr>
        <w:footnoteReference w:id="8"/>
      </w:r>
      <w:r w:rsidRPr="00077E2B">
        <w:rPr>
          <w:rFonts w:asciiTheme="majorEastAsia" w:eastAsiaTheme="majorEastAsia" w:hAnsiTheme="majorEastAsia" w:hint="eastAsia"/>
        </w:rPr>
        <w:t>也與（歟）</w:t>
      </w:r>
      <w:r w:rsidR="002A4F4C" w:rsidRPr="00077E2B">
        <w:rPr>
          <w:rStyle w:val="af4"/>
          <w:rFonts w:asciiTheme="majorEastAsia" w:eastAsiaTheme="majorEastAsia" w:hAnsiTheme="majorEastAsia"/>
        </w:rPr>
        <w:footnoteReference w:id="9"/>
      </w:r>
      <w:r w:rsidRPr="00077E2B">
        <w:rPr>
          <w:rFonts w:asciiTheme="majorEastAsia" w:eastAsiaTheme="majorEastAsia" w:hAnsiTheme="majorEastAsia" w:hint="eastAsia"/>
        </w:rPr>
        <w:t>？</w:t>
      </w:r>
      <w:r w:rsidR="00A553A3" w:rsidRPr="00077E2B">
        <w:rPr>
          <w:rFonts w:asciiTheme="majorEastAsia" w:eastAsiaTheme="majorEastAsia" w:hAnsiTheme="majorEastAsia"/>
          <w:noProof/>
        </w:rPr>
        <w:lastRenderedPageBreak/>
        <w:drawing>
          <wp:inline distT="0" distB="0" distL="0" distR="0" wp14:anchorId="3F5C8959" wp14:editId="2BA50550">
            <wp:extent cx="164592" cy="140388"/>
            <wp:effectExtent l="0" t="0" r="6985" b="0"/>
            <wp:docPr id="10764306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30638" name=""/>
                    <pic:cNvPicPr/>
                  </pic:nvPicPr>
                  <pic:blipFill>
                    <a:blip r:embed="rId10"/>
                    <a:stretch>
                      <a:fillRect/>
                    </a:stretch>
                  </pic:blipFill>
                  <pic:spPr>
                    <a:xfrm>
                      <a:off x="0" y="0"/>
                      <a:ext cx="167310" cy="142706"/>
                    </a:xfrm>
                    <a:prstGeom prst="rect">
                      <a:avLst/>
                    </a:prstGeom>
                  </pic:spPr>
                </pic:pic>
              </a:graphicData>
            </a:graphic>
          </wp:inline>
        </w:drawing>
      </w:r>
      <w:r w:rsidR="00A553A3" w:rsidRPr="00077E2B">
        <w:rPr>
          <w:rFonts w:asciiTheme="majorEastAsia" w:eastAsiaTheme="majorEastAsia" w:hAnsiTheme="majorEastAsia" w:hint="eastAsia"/>
        </w:rPr>
        <w:t>（</w:t>
      </w:r>
      <w:r w:rsidR="00A553A3" w:rsidRPr="00077E2B">
        <w:rPr>
          <w:rFonts w:asciiTheme="majorEastAsia" w:eastAsiaTheme="majorEastAsia" w:hAnsiTheme="majorEastAsia"/>
          <w:noProof/>
        </w:rPr>
        <w:drawing>
          <wp:inline distT="0" distB="0" distL="0" distR="0" wp14:anchorId="22757E80" wp14:editId="27C4A376">
            <wp:extent cx="145274" cy="135255"/>
            <wp:effectExtent l="0" t="0" r="7620" b="0"/>
            <wp:docPr id="1479581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8152" name=""/>
                    <pic:cNvPicPr/>
                  </pic:nvPicPr>
                  <pic:blipFill>
                    <a:blip r:embed="rId11"/>
                    <a:stretch>
                      <a:fillRect/>
                    </a:stretch>
                  </pic:blipFill>
                  <pic:spPr>
                    <a:xfrm>
                      <a:off x="0" y="0"/>
                      <a:ext cx="147626" cy="137445"/>
                    </a:xfrm>
                    <a:prstGeom prst="rect">
                      <a:avLst/>
                    </a:prstGeom>
                  </pic:spPr>
                </pic:pic>
              </a:graphicData>
            </a:graphic>
          </wp:inline>
        </w:drawing>
      </w:r>
      <w:r w:rsidR="00A553A3"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抑）</w:t>
      </w:r>
      <w:r w:rsidR="002A4F4C" w:rsidRPr="00077E2B">
        <w:rPr>
          <w:rStyle w:val="af4"/>
          <w:rFonts w:asciiTheme="majorEastAsia" w:eastAsiaTheme="majorEastAsia" w:hAnsiTheme="majorEastAsia"/>
        </w:rPr>
        <w:footnoteReference w:id="10"/>
      </w:r>
      <w:proofErr w:type="gramStart"/>
      <w:r w:rsidRPr="00077E2B">
        <w:rPr>
          <w:rFonts w:asciiTheme="majorEastAsia" w:eastAsiaTheme="majorEastAsia" w:hAnsiTheme="majorEastAsia" w:hint="eastAsia"/>
        </w:rPr>
        <w:t>亦城</w:t>
      </w:r>
      <w:proofErr w:type="gramEnd"/>
      <w:r w:rsidRPr="00077E2B">
        <w:rPr>
          <w:rFonts w:asciiTheme="majorEastAsia" w:eastAsiaTheme="majorEastAsia" w:hAnsiTheme="majorEastAsia" w:hint="eastAsia"/>
        </w:rPr>
        <w:t>（誠）</w:t>
      </w:r>
      <w:r w:rsidR="002A4F4C" w:rsidRPr="00077E2B">
        <w:rPr>
          <w:rStyle w:val="af4"/>
          <w:rFonts w:asciiTheme="majorEastAsia" w:eastAsiaTheme="majorEastAsia" w:hAnsiTheme="majorEastAsia"/>
        </w:rPr>
        <w:footnoteReference w:id="11"/>
      </w:r>
      <w:r w:rsidRPr="00077E2B">
        <w:rPr>
          <w:rFonts w:asciiTheme="majorEastAsia" w:eastAsiaTheme="majorEastAsia" w:hAnsiTheme="majorEastAsia" w:hint="eastAsia"/>
        </w:rPr>
        <w:t>天子</w:t>
      </w:r>
      <w:r w:rsidR="002A4F4C" w:rsidRPr="00077E2B">
        <w:rPr>
          <w:rStyle w:val="af4"/>
          <w:rFonts w:asciiTheme="majorEastAsia" w:eastAsiaTheme="majorEastAsia" w:hAnsiTheme="majorEastAsia"/>
        </w:rPr>
        <w:footnoteReference w:id="12"/>
      </w:r>
      <w:r w:rsidRPr="00077E2B">
        <w:rPr>
          <w:rFonts w:asciiTheme="majorEastAsia" w:eastAsiaTheme="majorEastAsia" w:hAnsiTheme="majorEastAsia" w:hint="eastAsia"/>
        </w:rPr>
        <w:t>也與（</w:t>
      </w:r>
      <w:proofErr w:type="gramStart"/>
      <w:r w:rsidRPr="00077E2B">
        <w:rPr>
          <w:rFonts w:asciiTheme="majorEastAsia" w:eastAsiaTheme="majorEastAsia" w:hAnsiTheme="majorEastAsia" w:hint="eastAsia"/>
        </w:rPr>
        <w:t>歟</w:t>
      </w:r>
      <w:proofErr w:type="gramEnd"/>
      <w:r w:rsidRPr="00077E2B">
        <w:rPr>
          <w:rFonts w:asciiTheme="majorEastAsia" w:eastAsiaTheme="majorEastAsia" w:hAnsiTheme="majorEastAsia" w:hint="eastAsia"/>
        </w:rPr>
        <w:t>）？</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善，</w:t>
      </w:r>
      <w:r w:rsidR="00802B92" w:rsidRPr="00077E2B">
        <w:rPr>
          <w:rStyle w:val="af4"/>
          <w:rFonts w:asciiTheme="majorEastAsia" w:eastAsiaTheme="majorEastAsia" w:hAnsiTheme="majorEastAsia"/>
        </w:rPr>
        <w:footnoteReference w:id="13"/>
      </w:r>
      <w:r w:rsidRPr="00077E2B">
        <w:rPr>
          <w:rFonts w:asciiTheme="majorEastAsia" w:eastAsiaTheme="majorEastAsia" w:hAnsiTheme="majorEastAsia" w:hint="eastAsia"/>
        </w:rPr>
        <w:t>而（爾）</w:t>
      </w:r>
      <w:r w:rsidR="002A4F4C" w:rsidRPr="00077E2B">
        <w:rPr>
          <w:rStyle w:val="af4"/>
          <w:rFonts w:asciiTheme="majorEastAsia" w:eastAsiaTheme="majorEastAsia" w:hAnsiTheme="majorEastAsia"/>
        </w:rPr>
        <w:footnoteReference w:id="14"/>
      </w:r>
      <w:r w:rsidRPr="00077E2B">
        <w:rPr>
          <w:rFonts w:asciiTheme="majorEastAsia" w:eastAsiaTheme="majorEastAsia" w:hAnsiTheme="majorEastAsia" w:hint="eastAsia"/>
        </w:rPr>
        <w:t>昏（問）之也。舊（久）</w:t>
      </w:r>
      <w:r w:rsidR="002A4F4C" w:rsidRPr="00077E2B">
        <w:rPr>
          <w:rStyle w:val="af4"/>
          <w:rFonts w:asciiTheme="majorEastAsia" w:eastAsiaTheme="majorEastAsia" w:hAnsiTheme="majorEastAsia"/>
        </w:rPr>
        <w:footnoteReference w:id="15"/>
      </w:r>
      <w:r w:rsidRPr="00077E2B">
        <w:rPr>
          <w:rFonts w:asciiTheme="majorEastAsia" w:eastAsiaTheme="majorEastAsia" w:hAnsiTheme="majorEastAsia" w:hint="eastAsia"/>
        </w:rPr>
        <w:t>矣</w:t>
      </w:r>
      <w:r w:rsidR="00802B92" w:rsidRPr="00077E2B">
        <w:rPr>
          <w:rStyle w:val="af4"/>
          <w:rFonts w:asciiTheme="majorEastAsia" w:eastAsiaTheme="majorEastAsia" w:hAnsiTheme="majorEastAsia"/>
        </w:rPr>
        <w:footnoteReference w:id="16"/>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丌</w:t>
      </w:r>
      <w:proofErr w:type="gramEnd"/>
      <w:r w:rsidRPr="00077E2B">
        <w:rPr>
          <w:rFonts w:asciiTheme="majorEastAsia" w:eastAsiaTheme="majorEastAsia" w:hAnsiTheme="majorEastAsia" w:hint="eastAsia"/>
        </w:rPr>
        <w:t>（其）莫</w:t>
      </w:r>
      <w:r w:rsidR="00A553A3" w:rsidRPr="00077E2B">
        <w:rPr>
          <w:rFonts w:asciiTheme="majorEastAsia" w:eastAsiaTheme="majorEastAsia" w:hAnsiTheme="majorEastAsia"/>
        </w:rPr>
        <w:t>…</w:t>
      </w:r>
      <w:r w:rsidR="00A553A3" w:rsidRPr="00077E2B">
        <w:rPr>
          <w:rFonts w:asciiTheme="majorEastAsia" w:eastAsiaTheme="majorEastAsia" w:hAnsiTheme="majorEastAsia" w:hint="eastAsia"/>
        </w:rPr>
        <w:t xml:space="preserve"> </w:t>
      </w:r>
      <w:r w:rsidR="00A553A3" w:rsidRPr="00077E2B">
        <w:rPr>
          <w:rFonts w:asciiTheme="majorEastAsia" w:eastAsiaTheme="majorEastAsia" w:hAnsiTheme="majorEastAsia"/>
        </w:rPr>
        <w:t>[</w:t>
      </w:r>
      <w:r w:rsidRPr="00077E2B">
        <w:rPr>
          <w:rFonts w:asciiTheme="majorEastAsia" w:eastAsiaTheme="majorEastAsia" w:hAnsiTheme="majorEastAsia" w:hint="eastAsia"/>
        </w:rPr>
        <w:t>得</w:t>
      </w:r>
      <w:proofErr w:type="gramStart"/>
      <w:r w:rsidRPr="00077E2B">
        <w:rPr>
          <w:rFonts w:asciiTheme="majorEastAsia" w:eastAsiaTheme="majorEastAsia" w:hAnsiTheme="majorEastAsia" w:hint="eastAsia"/>
        </w:rPr>
        <w:t>而聞矣</w:t>
      </w:r>
      <w:proofErr w:type="gramEnd"/>
      <w:r w:rsidRPr="00077E2B">
        <w:rPr>
          <w:rFonts w:asciiTheme="majorEastAsia" w:eastAsiaTheme="majorEastAsia" w:hAnsiTheme="majorEastAsia" w:hint="eastAsia"/>
        </w:rPr>
        <w:t>。禹之母，有</w:t>
      </w:r>
      <w:proofErr w:type="gramStart"/>
      <w:r w:rsidRPr="00077E2B">
        <w:rPr>
          <w:rFonts w:asciiTheme="majorEastAsia" w:eastAsiaTheme="majorEastAsia" w:hAnsiTheme="majorEastAsia" w:hint="eastAsia"/>
        </w:rPr>
        <w:lastRenderedPageBreak/>
        <w:t>莘</w:t>
      </w:r>
      <w:proofErr w:type="gramEnd"/>
      <w:r w:rsidRPr="00077E2B">
        <w:rPr>
          <w:rFonts w:asciiTheme="majorEastAsia" w:eastAsiaTheme="majorEastAsia" w:hAnsiTheme="majorEastAsia" w:hint="eastAsia"/>
        </w:rPr>
        <w:t>氏</w:t>
      </w:r>
      <w:r w:rsidR="00A553A3" w:rsidRPr="00077E2B">
        <w:rPr>
          <w:rFonts w:asciiTheme="majorEastAsia" w:eastAsiaTheme="majorEastAsia" w:hAnsiTheme="majorEastAsia"/>
        </w:rPr>
        <w:t>]</w:t>
      </w:r>
      <w:r w:rsidR="002A4F4C" w:rsidRPr="00077E2B">
        <w:rPr>
          <w:rStyle w:val="af4"/>
          <w:rFonts w:asciiTheme="majorEastAsia" w:eastAsiaTheme="majorEastAsia" w:hAnsiTheme="majorEastAsia"/>
        </w:rPr>
        <w:footnoteReference w:id="17"/>
      </w:r>
      <w:r w:rsidRPr="00077E2B">
        <w:rPr>
          <w:rFonts w:asciiTheme="majorEastAsia" w:eastAsiaTheme="majorEastAsia" w:hAnsiTheme="majorEastAsia" w:hint="eastAsia"/>
        </w:rPr>
        <w:t>【</w:t>
      </w:r>
      <w:r w:rsidRPr="00077E2B">
        <w:rPr>
          <w:rFonts w:asciiTheme="majorEastAsia" w:eastAsiaTheme="majorEastAsia" w:hAnsiTheme="majorEastAsia"/>
        </w:rPr>
        <w:t>9</w:t>
      </w:r>
      <w:r w:rsidRPr="00077E2B">
        <w:rPr>
          <w:rFonts w:asciiTheme="majorEastAsia" w:eastAsiaTheme="majorEastAsia" w:hAnsiTheme="majorEastAsia" w:hint="eastAsia"/>
        </w:rPr>
        <w:t>】</w:t>
      </w:r>
      <w:r w:rsidRPr="00077E2B">
        <w:rPr>
          <w:rFonts w:asciiTheme="majorEastAsia" w:eastAsiaTheme="majorEastAsia" w:hAnsiTheme="majorEastAsia"/>
        </w:rPr>
        <w:t xml:space="preserve"> [</w:t>
      </w:r>
      <w:r w:rsidRPr="00077E2B">
        <w:rPr>
          <w:rFonts w:asciiTheme="majorEastAsia" w:eastAsiaTheme="majorEastAsia" w:hAnsiTheme="majorEastAsia" w:hint="eastAsia"/>
        </w:rPr>
        <w:t>之</w:t>
      </w:r>
      <w:r w:rsidRPr="00077E2B">
        <w:rPr>
          <w:rFonts w:asciiTheme="majorEastAsia" w:eastAsiaTheme="majorEastAsia" w:hAnsiTheme="majorEastAsia"/>
        </w:rPr>
        <w:t>]</w:t>
      </w:r>
      <w:r w:rsidR="0028496E" w:rsidRPr="00077E2B">
        <w:rPr>
          <w:rStyle w:val="af4"/>
          <w:rFonts w:asciiTheme="majorEastAsia" w:eastAsiaTheme="majorEastAsia" w:hAnsiTheme="majorEastAsia"/>
        </w:rPr>
        <w:t xml:space="preserve"> </w:t>
      </w:r>
      <w:r w:rsidR="0028496E" w:rsidRPr="00077E2B">
        <w:rPr>
          <w:rStyle w:val="af4"/>
          <w:rFonts w:asciiTheme="majorEastAsia" w:eastAsiaTheme="majorEastAsia" w:hAnsiTheme="majorEastAsia"/>
        </w:rPr>
        <w:footnoteReference w:id="18"/>
      </w:r>
      <w:r w:rsidR="0028496E"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女也，</w:t>
      </w:r>
      <w:r w:rsidR="00A553A3" w:rsidRPr="00077E2B">
        <w:rPr>
          <w:rFonts w:asciiTheme="majorEastAsia" w:eastAsiaTheme="majorEastAsia" w:hAnsiTheme="majorEastAsia"/>
          <w:noProof/>
        </w:rPr>
        <w:drawing>
          <wp:inline distT="0" distB="0" distL="0" distR="0" wp14:anchorId="5D8553CA" wp14:editId="72DA4CF7">
            <wp:extent cx="147483" cy="142874"/>
            <wp:effectExtent l="0" t="0" r="5080" b="0"/>
            <wp:docPr id="12911154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5417" name=""/>
                    <pic:cNvPicPr/>
                  </pic:nvPicPr>
                  <pic:blipFill>
                    <a:blip r:embed="rId12"/>
                    <a:stretch>
                      <a:fillRect/>
                    </a:stretch>
                  </pic:blipFill>
                  <pic:spPr>
                    <a:xfrm>
                      <a:off x="0" y="0"/>
                      <a:ext cx="150800" cy="146087"/>
                    </a:xfrm>
                    <a:prstGeom prst="rect">
                      <a:avLst/>
                    </a:prstGeom>
                  </pic:spPr>
                </pic:pic>
              </a:graphicData>
            </a:graphic>
          </wp:inline>
        </w:drawing>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觀</w:t>
      </w:r>
      <w:r w:rsidR="00A553A3" w:rsidRPr="00077E2B">
        <w:rPr>
          <w:rFonts w:asciiTheme="majorEastAsia" w:eastAsiaTheme="majorEastAsia" w:hAnsiTheme="majorEastAsia" w:hint="eastAsia"/>
        </w:rPr>
        <w:t>）</w:t>
      </w:r>
      <w:r w:rsidR="00B5359A" w:rsidRPr="00077E2B">
        <w:rPr>
          <w:rStyle w:val="af4"/>
          <w:rFonts w:asciiTheme="majorEastAsia" w:eastAsiaTheme="majorEastAsia" w:hAnsiTheme="majorEastAsia"/>
        </w:rPr>
        <w:footnoteReference w:id="19"/>
      </w:r>
      <w:proofErr w:type="gramStart"/>
      <w:r w:rsidRPr="00077E2B">
        <w:rPr>
          <w:rFonts w:asciiTheme="majorEastAsia" w:eastAsiaTheme="majorEastAsia" w:hAnsiTheme="majorEastAsia" w:hint="eastAsia"/>
        </w:rPr>
        <w:t>於伊</w:t>
      </w:r>
      <w:proofErr w:type="gramEnd"/>
      <w:r w:rsidR="002A4F4C" w:rsidRPr="00077E2B">
        <w:rPr>
          <w:rStyle w:val="af4"/>
          <w:rFonts w:asciiTheme="majorEastAsia" w:eastAsiaTheme="majorEastAsia" w:hAnsiTheme="majorEastAsia"/>
        </w:rPr>
        <w:footnoteReference w:id="20"/>
      </w:r>
      <w:r w:rsidR="0028496E"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而</w:t>
      </w:r>
      <w:r w:rsidR="00A553A3" w:rsidRPr="00077E2B">
        <w:rPr>
          <w:rFonts w:ascii="SimSun-ExtG" w:eastAsia="SimSun-ExtG" w:hAnsi="SimSun-ExtG" w:cs="SimSun-ExtG" w:hint="eastAsia"/>
        </w:rPr>
        <w:t>𰆸</w:t>
      </w:r>
      <w:r w:rsidRPr="00077E2B">
        <w:rPr>
          <w:rFonts w:asciiTheme="majorEastAsia" w:eastAsiaTheme="majorEastAsia" w:hAnsiTheme="majorEastAsia" w:hint="eastAsia"/>
        </w:rPr>
        <w:t>（得）</w:t>
      </w:r>
      <w:r w:rsidR="00375D4D" w:rsidRPr="00077E2B">
        <w:rPr>
          <w:rStyle w:val="af4"/>
          <w:rFonts w:asciiTheme="majorEastAsia" w:eastAsiaTheme="majorEastAsia" w:hAnsiTheme="majorEastAsia"/>
        </w:rPr>
        <w:footnoteReference w:id="21"/>
      </w:r>
      <w:r w:rsidRPr="00077E2B">
        <w:rPr>
          <w:rFonts w:asciiTheme="majorEastAsia" w:eastAsiaTheme="majorEastAsia" w:hAnsiTheme="majorEastAsia" w:hint="eastAsia"/>
        </w:rPr>
        <w:t>之</w:t>
      </w:r>
      <w:r w:rsidR="00B5359A" w:rsidRPr="00077E2B">
        <w:rPr>
          <w:rStyle w:val="af4"/>
          <w:rFonts w:asciiTheme="majorEastAsia" w:eastAsiaTheme="majorEastAsia" w:hAnsiTheme="majorEastAsia"/>
        </w:rPr>
        <w:footnoteReference w:id="22"/>
      </w:r>
      <w:ins w:id="1" w:author="MAK, Chi Ki Caily [CHL]" w:date="2025-02-11T13:15:00Z" w16du:dateUtc="2025-02-11T05:15:00Z">
        <w:r w:rsidR="008E00F3" w:rsidRPr="00074FD7">
          <w:rPr>
            <w:rFonts w:asciiTheme="majorEastAsia" w:eastAsiaTheme="majorEastAsia" w:hAnsiTheme="majorEastAsia" w:hint="eastAsia"/>
          </w:rPr>
          <w:t>，</w:t>
        </w:r>
      </w:ins>
      <w:del w:id="2" w:author="MAK, Chi Ki Caily [CHL]" w:date="2025-02-11T13:15:00Z" w16du:dateUtc="2025-02-11T05:15:00Z">
        <w:r w:rsidRPr="00077E2B" w:rsidDel="008E00F3">
          <w:rPr>
            <w:rFonts w:asciiTheme="majorEastAsia" w:eastAsiaTheme="majorEastAsia" w:hAnsiTheme="majorEastAsia"/>
          </w:rPr>
          <w:delText>,</w:delText>
        </w:r>
        <w:r w:rsidR="00A553A3" w:rsidRPr="00077E2B" w:rsidDel="008E00F3">
          <w:rPr>
            <w:rFonts w:asciiTheme="majorEastAsia" w:eastAsiaTheme="majorEastAsia" w:hAnsiTheme="majorEastAsia" w:hint="eastAsia"/>
          </w:rPr>
          <w:delText xml:space="preserve"> </w:delText>
        </w:r>
      </w:del>
      <w:r w:rsidR="00A553A3" w:rsidRPr="00077E2B">
        <w:rPr>
          <w:rFonts w:ascii="新細明體-ExtB" w:eastAsia="新細明體-ExtB" w:hAnsi="新細明體-ExtB" w:cs="新細明體-ExtB" w:hint="eastAsia"/>
        </w:rPr>
        <w:t>𡨾</w:t>
      </w:r>
      <w:r w:rsidRPr="00077E2B">
        <w:rPr>
          <w:rFonts w:asciiTheme="majorEastAsia" w:eastAsiaTheme="majorEastAsia" w:hAnsiTheme="majorEastAsia" w:hint="eastAsia"/>
        </w:rPr>
        <w:t>（</w:t>
      </w:r>
      <w:r w:rsidR="00A553A3" w:rsidRPr="00077E2B">
        <w:rPr>
          <w:rFonts w:asciiTheme="majorEastAsia" w:eastAsiaTheme="majorEastAsia" w:hAnsiTheme="majorEastAsia" w:hint="eastAsia"/>
        </w:rPr>
        <w:t>娠/</w:t>
      </w:r>
      <w:r w:rsidRPr="00077E2B">
        <w:rPr>
          <w:rFonts w:asciiTheme="majorEastAsia" w:eastAsiaTheme="majorEastAsia" w:hAnsiTheme="majorEastAsia" w:hint="eastAsia"/>
        </w:rPr>
        <w:t>懷）</w:t>
      </w:r>
      <w:r w:rsidR="002A4F4C" w:rsidRPr="00077E2B">
        <w:rPr>
          <w:rStyle w:val="af4"/>
          <w:rFonts w:asciiTheme="majorEastAsia" w:eastAsiaTheme="majorEastAsia" w:hAnsiTheme="majorEastAsia"/>
        </w:rPr>
        <w:footnoteReference w:id="23"/>
      </w:r>
      <w:r w:rsidR="00A553A3" w:rsidRPr="00077E2B">
        <w:rPr>
          <w:rFonts w:asciiTheme="majorEastAsia" w:eastAsiaTheme="majorEastAsia" w:hAnsiTheme="majorEastAsia" w:hint="eastAsia"/>
        </w:rPr>
        <w:t>厽</w:t>
      </w:r>
      <w:r w:rsidR="00A553A3"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三</w:t>
      </w:r>
      <w:r w:rsidR="00A553A3"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11</w:t>
      </w:r>
      <w:r w:rsidRPr="00077E2B">
        <w:rPr>
          <w:rFonts w:asciiTheme="majorEastAsia" w:eastAsiaTheme="majorEastAsia" w:hAnsiTheme="majorEastAsia" w:hint="eastAsia"/>
        </w:rPr>
        <w:t>上】</w:t>
      </w:r>
      <w:r w:rsidR="00A553A3" w:rsidRPr="00077E2B">
        <w:rPr>
          <w:rFonts w:asciiTheme="majorEastAsia" w:eastAsiaTheme="majorEastAsia" w:hAnsiTheme="majorEastAsia"/>
          <w:noProof/>
        </w:rPr>
        <w:drawing>
          <wp:inline distT="0" distB="0" distL="0" distR="0" wp14:anchorId="204F4813" wp14:editId="3E16D9E0">
            <wp:extent cx="145062" cy="155066"/>
            <wp:effectExtent l="0" t="0" r="7620" b="0"/>
            <wp:docPr id="3033459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5992" name=""/>
                    <pic:cNvPicPr/>
                  </pic:nvPicPr>
                  <pic:blipFill>
                    <a:blip r:embed="rId13"/>
                    <a:stretch>
                      <a:fillRect/>
                    </a:stretch>
                  </pic:blipFill>
                  <pic:spPr>
                    <a:xfrm>
                      <a:off x="0" y="0"/>
                      <a:ext cx="148854" cy="159120"/>
                    </a:xfrm>
                    <a:prstGeom prst="rect">
                      <a:avLst/>
                    </a:prstGeom>
                  </pic:spPr>
                </pic:pic>
              </a:graphicData>
            </a:graphic>
          </wp:inline>
        </w:drawing>
      </w:r>
      <w:r w:rsidRPr="00077E2B">
        <w:rPr>
          <w:rFonts w:asciiTheme="majorEastAsia" w:eastAsiaTheme="majorEastAsia" w:hAnsiTheme="majorEastAsia" w:hint="eastAsia"/>
        </w:rPr>
        <w:t>（年）</w:t>
      </w:r>
      <w:r w:rsidR="002A4F4C" w:rsidRPr="00077E2B">
        <w:rPr>
          <w:rStyle w:val="af4"/>
          <w:rFonts w:asciiTheme="majorEastAsia" w:eastAsiaTheme="majorEastAsia" w:hAnsiTheme="majorEastAsia"/>
        </w:rPr>
        <w:footnoteReference w:id="24"/>
      </w:r>
      <w:r w:rsidRPr="00077E2B">
        <w:rPr>
          <w:rFonts w:asciiTheme="majorEastAsia" w:eastAsiaTheme="majorEastAsia" w:hAnsiTheme="majorEastAsia" w:hint="eastAsia"/>
        </w:rPr>
        <w:t>而畫（劃）</w:t>
      </w:r>
      <w:r w:rsidR="002A4F4C" w:rsidRPr="00077E2B">
        <w:rPr>
          <w:rStyle w:val="af4"/>
          <w:rFonts w:asciiTheme="majorEastAsia" w:eastAsiaTheme="majorEastAsia" w:hAnsiTheme="majorEastAsia"/>
        </w:rPr>
        <w:footnoteReference w:id="25"/>
      </w:r>
      <w:r w:rsidRPr="00077E2B">
        <w:rPr>
          <w:rFonts w:asciiTheme="majorEastAsia" w:eastAsiaTheme="majorEastAsia" w:hAnsiTheme="majorEastAsia" w:hint="eastAsia"/>
        </w:rPr>
        <w:t>於</w:t>
      </w:r>
      <w:r w:rsidR="00783B94" w:rsidRPr="00077E2B">
        <w:rPr>
          <w:rFonts w:asciiTheme="majorEastAsia" w:eastAsiaTheme="majorEastAsia" w:hAnsiTheme="majorEastAsia" w:hint="eastAsia"/>
        </w:rPr>
        <w:t>伓（</w:t>
      </w:r>
      <w:r w:rsidRPr="00077E2B">
        <w:rPr>
          <w:rFonts w:asciiTheme="majorEastAsia" w:eastAsiaTheme="majorEastAsia" w:hAnsiTheme="majorEastAsia" w:hint="eastAsia"/>
        </w:rPr>
        <w:t>背</w:t>
      </w:r>
      <w:r w:rsidR="00783B94" w:rsidRPr="00077E2B">
        <w:rPr>
          <w:rFonts w:asciiTheme="majorEastAsia" w:eastAsiaTheme="majorEastAsia" w:hAnsiTheme="majorEastAsia" w:hint="eastAsia"/>
        </w:rPr>
        <w:t>）</w:t>
      </w:r>
      <w:r w:rsidR="002A4F4C" w:rsidRPr="00077E2B">
        <w:rPr>
          <w:rStyle w:val="af4"/>
          <w:rFonts w:asciiTheme="majorEastAsia" w:eastAsiaTheme="majorEastAsia" w:hAnsiTheme="majorEastAsia"/>
        </w:rPr>
        <w:footnoteReference w:id="26"/>
      </w:r>
      <w:r w:rsidRPr="00077E2B">
        <w:rPr>
          <w:rFonts w:asciiTheme="majorEastAsia" w:eastAsiaTheme="majorEastAsia" w:hAnsiTheme="majorEastAsia" w:hint="eastAsia"/>
        </w:rPr>
        <w:t>而生</w:t>
      </w:r>
      <w:r w:rsidRPr="00077E2B">
        <w:rPr>
          <w:rFonts w:asciiTheme="majorEastAsia" w:eastAsiaTheme="majorEastAsia" w:hAnsiTheme="majorEastAsia"/>
        </w:rPr>
        <w:t xml:space="preserve">= </w:t>
      </w:r>
      <w:r w:rsidR="00550A9A" w:rsidRPr="00550A9A">
        <w:rPr>
          <w:rFonts w:asciiTheme="majorEastAsia" w:eastAsiaTheme="majorEastAsia" w:hAnsiTheme="majorEastAsia" w:hint="eastAsia"/>
        </w:rPr>
        <w:t>（</w:t>
      </w:r>
      <w:r w:rsidRPr="00550A9A">
        <w:rPr>
          <w:rFonts w:asciiTheme="majorEastAsia" w:eastAsiaTheme="majorEastAsia" w:hAnsiTheme="majorEastAsia" w:hint="eastAsia"/>
        </w:rPr>
        <w:t>生，生</w:t>
      </w:r>
      <w:r w:rsidR="00550A9A" w:rsidRPr="00550A9A">
        <w:rPr>
          <w:rFonts w:asciiTheme="majorEastAsia" w:eastAsiaTheme="majorEastAsia" w:hAnsiTheme="majorEastAsia" w:hint="eastAsia"/>
        </w:rPr>
        <w:t>）</w:t>
      </w:r>
      <w:r w:rsidRPr="00550A9A">
        <w:rPr>
          <w:rFonts w:asciiTheme="majorEastAsia" w:eastAsiaTheme="majorEastAsia" w:hAnsiTheme="majorEastAsia" w:hint="eastAsia"/>
        </w:rPr>
        <w:t>而</w:t>
      </w:r>
      <w:r w:rsidRPr="00077E2B">
        <w:rPr>
          <w:rFonts w:asciiTheme="majorEastAsia" w:eastAsiaTheme="majorEastAsia" w:hAnsiTheme="majorEastAsia" w:hint="eastAsia"/>
        </w:rPr>
        <w:t>能言，是</w:t>
      </w:r>
      <w:r w:rsidR="00783B94" w:rsidRPr="00077E2B">
        <w:rPr>
          <w:rFonts w:asciiTheme="majorEastAsia" w:eastAsiaTheme="majorEastAsia" w:hAnsiTheme="majorEastAsia" w:hint="eastAsia"/>
        </w:rPr>
        <w:t>㙑</w:t>
      </w:r>
      <w:r w:rsidRPr="00077E2B">
        <w:rPr>
          <w:rFonts w:asciiTheme="majorEastAsia" w:eastAsiaTheme="majorEastAsia" w:hAnsiTheme="majorEastAsia" w:hint="eastAsia"/>
        </w:rPr>
        <w:t>（禹）也。</w:t>
      </w:r>
      <w:r w:rsidR="00783B94" w:rsidRPr="00077E2B">
        <w:rPr>
          <w:rFonts w:asciiTheme="majorEastAsia" w:eastAsiaTheme="majorEastAsia" w:hAnsiTheme="majorEastAsia" w:hint="eastAsia"/>
        </w:rPr>
        <w:t>禼</w:t>
      </w:r>
      <w:r w:rsidRPr="00077E2B">
        <w:rPr>
          <w:rFonts w:asciiTheme="majorEastAsia" w:eastAsiaTheme="majorEastAsia" w:hAnsiTheme="majorEastAsia" w:hint="eastAsia"/>
        </w:rPr>
        <w:t>（契）</w:t>
      </w:r>
      <w:r w:rsidR="002A4F4C" w:rsidRPr="00077E2B">
        <w:rPr>
          <w:rStyle w:val="af4"/>
          <w:rFonts w:asciiTheme="majorEastAsia" w:eastAsiaTheme="majorEastAsia" w:hAnsiTheme="majorEastAsia"/>
        </w:rPr>
        <w:footnoteReference w:id="27"/>
      </w:r>
      <w:r w:rsidRPr="00077E2B">
        <w:rPr>
          <w:rFonts w:asciiTheme="majorEastAsia" w:eastAsiaTheme="majorEastAsia" w:hAnsiTheme="majorEastAsia" w:hint="eastAsia"/>
        </w:rPr>
        <w:t>之母，又（有）</w:t>
      </w:r>
      <w:r w:rsidR="00783B94" w:rsidRPr="00077E2B">
        <w:rPr>
          <w:rFonts w:asciiTheme="majorEastAsia" w:eastAsiaTheme="majorEastAsia" w:hAnsiTheme="majorEastAsia"/>
          <w:noProof/>
        </w:rPr>
        <w:drawing>
          <wp:inline distT="0" distB="0" distL="0" distR="0" wp14:anchorId="3AB01078" wp14:editId="58A87330">
            <wp:extent cx="84870" cy="120776"/>
            <wp:effectExtent l="0" t="0" r="0" b="0"/>
            <wp:docPr id="20793583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8346" name=""/>
                    <pic:cNvPicPr/>
                  </pic:nvPicPr>
                  <pic:blipFill>
                    <a:blip r:embed="rId14"/>
                    <a:stretch>
                      <a:fillRect/>
                    </a:stretch>
                  </pic:blipFill>
                  <pic:spPr>
                    <a:xfrm>
                      <a:off x="0" y="0"/>
                      <a:ext cx="89957" cy="128015"/>
                    </a:xfrm>
                    <a:prstGeom prst="rect">
                      <a:avLst/>
                    </a:prstGeom>
                  </pic:spPr>
                </pic:pic>
              </a:graphicData>
            </a:graphic>
          </wp:inline>
        </w:drawing>
      </w:r>
      <w:r w:rsidR="00783B94" w:rsidRPr="00077E2B">
        <w:rPr>
          <w:rFonts w:asciiTheme="majorEastAsia" w:eastAsiaTheme="majorEastAsia" w:hAnsiTheme="majorEastAsia"/>
        </w:rPr>
        <w:t xml:space="preserve"> </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娀</w:t>
      </w:r>
      <w:r w:rsidR="00783B94" w:rsidRPr="00077E2B">
        <w:rPr>
          <w:rFonts w:asciiTheme="majorEastAsia" w:eastAsiaTheme="majorEastAsia" w:hAnsiTheme="majorEastAsia" w:hint="eastAsia"/>
        </w:rPr>
        <w:t>）</w:t>
      </w:r>
      <w:r w:rsidR="002A4F4C" w:rsidRPr="00077E2B">
        <w:rPr>
          <w:rStyle w:val="af4"/>
          <w:rFonts w:asciiTheme="majorEastAsia" w:eastAsiaTheme="majorEastAsia" w:hAnsiTheme="majorEastAsia"/>
        </w:rPr>
        <w:footnoteReference w:id="28"/>
      </w:r>
      <w:r w:rsidRPr="00077E2B">
        <w:rPr>
          <w:rFonts w:asciiTheme="majorEastAsia" w:eastAsiaTheme="majorEastAsia" w:hAnsiTheme="majorEastAsia" w:hint="eastAsia"/>
        </w:rPr>
        <w:t>是（氏）之女【</w:t>
      </w:r>
      <w:r w:rsidRPr="00077E2B">
        <w:rPr>
          <w:rFonts w:asciiTheme="majorEastAsia" w:eastAsiaTheme="majorEastAsia" w:hAnsiTheme="majorEastAsia"/>
        </w:rPr>
        <w:t>10</w:t>
      </w:r>
      <w:r w:rsidRPr="00077E2B">
        <w:rPr>
          <w:rFonts w:asciiTheme="majorEastAsia" w:eastAsiaTheme="majorEastAsia" w:hAnsiTheme="majorEastAsia" w:hint="eastAsia"/>
        </w:rPr>
        <w:t>】也，</w:t>
      </w:r>
      <w:r w:rsidRPr="00077E2B">
        <w:rPr>
          <w:rFonts w:asciiTheme="majorEastAsia" w:eastAsiaTheme="majorEastAsia" w:hAnsiTheme="majorEastAsia" w:hint="eastAsia"/>
        </w:rPr>
        <w:lastRenderedPageBreak/>
        <w:t>遊於央（瑶）臺</w:t>
      </w:r>
      <w:r w:rsidR="002A4F4C" w:rsidRPr="00077E2B">
        <w:rPr>
          <w:rStyle w:val="af4"/>
          <w:rFonts w:asciiTheme="majorEastAsia" w:eastAsiaTheme="majorEastAsia" w:hAnsiTheme="majorEastAsia"/>
        </w:rPr>
        <w:footnoteReference w:id="29"/>
      </w:r>
      <w:r w:rsidR="000A3402"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之上，又（有）</w:t>
      </w:r>
      <w:r w:rsidR="00783B94" w:rsidRPr="00077E2B">
        <w:rPr>
          <w:rFonts w:asciiTheme="majorEastAsia" w:eastAsiaTheme="majorEastAsia" w:hAnsiTheme="majorEastAsia" w:hint="eastAsia"/>
        </w:rPr>
        <w:t>䳛（</w:t>
      </w:r>
      <w:r w:rsidRPr="00077E2B">
        <w:rPr>
          <w:rFonts w:asciiTheme="majorEastAsia" w:eastAsiaTheme="majorEastAsia" w:hAnsiTheme="majorEastAsia" w:hint="eastAsia"/>
        </w:rPr>
        <w:t>燕</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監（銜</w:t>
      </w:r>
      <w:r w:rsidR="00783B94" w:rsidRPr="00077E2B">
        <w:rPr>
          <w:rFonts w:asciiTheme="majorEastAsia" w:eastAsiaTheme="majorEastAsia" w:hAnsiTheme="majorEastAsia" w:hint="eastAsia"/>
        </w:rPr>
        <w:t>）卝（</w:t>
      </w:r>
      <w:r w:rsidRPr="00077E2B">
        <w:rPr>
          <w:rFonts w:asciiTheme="majorEastAsia" w:eastAsiaTheme="majorEastAsia" w:hAnsiTheme="majorEastAsia" w:hint="eastAsia"/>
        </w:rPr>
        <w:t>卵</w:t>
      </w:r>
      <w:r w:rsidR="00783B94" w:rsidRPr="00077E2B">
        <w:rPr>
          <w:rFonts w:asciiTheme="majorEastAsia" w:eastAsiaTheme="majorEastAsia" w:hAnsiTheme="majorEastAsia" w:hint="eastAsia"/>
        </w:rPr>
        <w:t>）</w:t>
      </w:r>
      <w:r w:rsidR="00000969" w:rsidRPr="00077E2B">
        <w:rPr>
          <w:rStyle w:val="af4"/>
          <w:rFonts w:asciiTheme="majorEastAsia" w:eastAsiaTheme="majorEastAsia" w:hAnsiTheme="majorEastAsia"/>
        </w:rPr>
        <w:footnoteReference w:id="30"/>
      </w:r>
      <w:r w:rsidR="000A3402"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而</w:t>
      </w:r>
      <w:r w:rsidR="00783B94" w:rsidRPr="00077E2B">
        <w:rPr>
          <w:rFonts w:asciiTheme="majorEastAsia" w:eastAsiaTheme="majorEastAsia" w:hAnsiTheme="majorEastAsia"/>
          <w:noProof/>
        </w:rPr>
        <w:drawing>
          <wp:inline distT="0" distB="0" distL="0" distR="0" wp14:anchorId="122845DD" wp14:editId="08932752">
            <wp:extent cx="170688" cy="153619"/>
            <wp:effectExtent l="0" t="0" r="1270" b="0"/>
            <wp:docPr id="15550942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4205" name=""/>
                    <pic:cNvPicPr/>
                  </pic:nvPicPr>
                  <pic:blipFill>
                    <a:blip r:embed="rId15"/>
                    <a:stretch>
                      <a:fillRect/>
                    </a:stretch>
                  </pic:blipFill>
                  <pic:spPr>
                    <a:xfrm>
                      <a:off x="0" y="0"/>
                      <a:ext cx="172958" cy="155662"/>
                    </a:xfrm>
                    <a:prstGeom prst="rect">
                      <a:avLst/>
                    </a:prstGeom>
                  </pic:spPr>
                </pic:pic>
              </a:graphicData>
            </a:graphic>
          </wp:inline>
        </w:drawing>
      </w:r>
      <w:r w:rsidR="00783B94" w:rsidRPr="00077E2B">
        <w:rPr>
          <w:rFonts w:asciiTheme="majorEastAsia" w:eastAsiaTheme="majorEastAsia" w:hAnsiTheme="majorEastAsia" w:hint="eastAsia"/>
        </w:rPr>
        <w:t>（措/</w:t>
      </w:r>
      <w:r w:rsidRPr="00077E2B">
        <w:rPr>
          <w:rFonts w:asciiTheme="majorEastAsia" w:eastAsiaTheme="majorEastAsia" w:hAnsiTheme="majorEastAsia" w:hint="eastAsia"/>
        </w:rPr>
        <w:t>錯</w:t>
      </w:r>
      <w:r w:rsidR="00783B94" w:rsidRPr="00077E2B">
        <w:rPr>
          <w:rFonts w:asciiTheme="majorEastAsia" w:eastAsiaTheme="majorEastAsia" w:hAnsiTheme="majorEastAsia" w:hint="eastAsia"/>
        </w:rPr>
        <w:t>）</w:t>
      </w:r>
      <w:r w:rsidR="00B71492" w:rsidRPr="00077E2B">
        <w:rPr>
          <w:rStyle w:val="af4"/>
          <w:rFonts w:asciiTheme="majorEastAsia" w:eastAsiaTheme="majorEastAsia" w:hAnsiTheme="majorEastAsia"/>
        </w:rPr>
        <w:footnoteReference w:id="31"/>
      </w:r>
      <w:r w:rsidR="0054052A"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者（諸）丌（其）</w:t>
      </w:r>
      <w:r w:rsidR="00783B94" w:rsidRPr="00077E2B">
        <w:rPr>
          <w:rFonts w:asciiTheme="majorEastAsia" w:eastAsiaTheme="majorEastAsia" w:hAnsiTheme="majorEastAsia" w:hint="eastAsia"/>
        </w:rPr>
        <w:t>歬（</w:t>
      </w:r>
      <w:r w:rsidRPr="00077E2B">
        <w:rPr>
          <w:rFonts w:asciiTheme="majorEastAsia" w:eastAsiaTheme="majorEastAsia" w:hAnsiTheme="majorEastAsia" w:hint="eastAsia"/>
        </w:rPr>
        <w:t>前</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，取而</w:t>
      </w:r>
      <w:r w:rsidR="00783B94" w:rsidRPr="00077E2B">
        <w:rPr>
          <w:rFonts w:ascii="新細明體-ExtB" w:eastAsia="新細明體-ExtB" w:hAnsi="新細明體-ExtB" w:cs="新細明體-ExtB" w:hint="eastAsia"/>
        </w:rPr>
        <w:t>𣢘</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吞</w:t>
      </w:r>
      <w:r w:rsidR="00783B94" w:rsidRPr="00077E2B">
        <w:rPr>
          <w:rFonts w:asciiTheme="majorEastAsia" w:eastAsiaTheme="majorEastAsia" w:hAnsiTheme="majorEastAsia" w:hint="eastAsia"/>
        </w:rPr>
        <w:t>）</w:t>
      </w:r>
      <w:r w:rsidR="002A4F4C" w:rsidRPr="00077E2B">
        <w:rPr>
          <w:rStyle w:val="af4"/>
          <w:rFonts w:asciiTheme="majorEastAsia" w:eastAsiaTheme="majorEastAsia" w:hAnsiTheme="majorEastAsia"/>
        </w:rPr>
        <w:footnoteReference w:id="32"/>
      </w:r>
      <w:r w:rsidR="0054052A"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之，</w:t>
      </w:r>
      <w:r w:rsidR="00783B94" w:rsidRPr="00077E2B">
        <w:rPr>
          <w:rFonts w:ascii="新細明體-ExtB" w:eastAsia="新細明體-ExtB" w:hAnsi="新細明體-ExtB" w:cs="新細明體-ExtB" w:hint="eastAsia"/>
        </w:rPr>
        <w:t>𡨾</w:t>
      </w:r>
      <w:r w:rsidRPr="00077E2B">
        <w:rPr>
          <w:rFonts w:asciiTheme="majorEastAsia" w:eastAsiaTheme="majorEastAsia" w:hAnsiTheme="majorEastAsia" w:hint="eastAsia"/>
        </w:rPr>
        <w:t>（</w:t>
      </w:r>
      <w:r w:rsidR="00783B94" w:rsidRPr="00077E2B">
        <w:rPr>
          <w:rFonts w:asciiTheme="majorEastAsia" w:eastAsiaTheme="majorEastAsia" w:hAnsiTheme="majorEastAsia" w:hint="eastAsia"/>
        </w:rPr>
        <w:t>娠/</w:t>
      </w:r>
      <w:r w:rsidRPr="00077E2B">
        <w:rPr>
          <w:rFonts w:asciiTheme="majorEastAsia" w:eastAsiaTheme="majorEastAsia" w:hAnsiTheme="majorEastAsia" w:hint="eastAsia"/>
        </w:rPr>
        <w:t>懷）【</w:t>
      </w:r>
      <w:r w:rsidRPr="00077E2B">
        <w:rPr>
          <w:rFonts w:asciiTheme="majorEastAsia" w:eastAsiaTheme="majorEastAsia" w:hAnsiTheme="majorEastAsia"/>
        </w:rPr>
        <w:t>11</w:t>
      </w:r>
      <w:r w:rsidRPr="00077E2B">
        <w:rPr>
          <w:rFonts w:asciiTheme="majorEastAsia" w:eastAsiaTheme="majorEastAsia" w:hAnsiTheme="majorEastAsia" w:hint="eastAsia"/>
        </w:rPr>
        <w:t>下】三</w:t>
      </w:r>
      <w:r w:rsidR="00783B94" w:rsidRPr="00077E2B">
        <w:rPr>
          <w:rFonts w:asciiTheme="majorEastAsia" w:eastAsiaTheme="majorEastAsia" w:hAnsiTheme="majorEastAsia"/>
          <w:noProof/>
        </w:rPr>
        <w:drawing>
          <wp:inline distT="0" distB="0" distL="0" distR="0" wp14:anchorId="500A74CD" wp14:editId="3C2FB244">
            <wp:extent cx="145062" cy="155066"/>
            <wp:effectExtent l="0" t="0" r="7620" b="0"/>
            <wp:docPr id="9221290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5992" name=""/>
                    <pic:cNvPicPr/>
                  </pic:nvPicPr>
                  <pic:blipFill>
                    <a:blip r:embed="rId13"/>
                    <a:stretch>
                      <a:fillRect/>
                    </a:stretch>
                  </pic:blipFill>
                  <pic:spPr>
                    <a:xfrm>
                      <a:off x="0" y="0"/>
                      <a:ext cx="148854" cy="159120"/>
                    </a:xfrm>
                    <a:prstGeom prst="rect">
                      <a:avLst/>
                    </a:prstGeom>
                  </pic:spPr>
                </pic:pic>
              </a:graphicData>
            </a:graphic>
          </wp:inline>
        </w:drawing>
      </w:r>
      <w:r w:rsidRPr="00077E2B">
        <w:rPr>
          <w:rFonts w:asciiTheme="majorEastAsia" w:eastAsiaTheme="majorEastAsia" w:hAnsiTheme="majorEastAsia" w:hint="eastAsia"/>
        </w:rPr>
        <w:lastRenderedPageBreak/>
        <w:t>（年）</w:t>
      </w:r>
      <w:r w:rsidR="000A3402" w:rsidRPr="00077E2B">
        <w:rPr>
          <w:rStyle w:val="af4"/>
          <w:rFonts w:asciiTheme="majorEastAsia" w:eastAsiaTheme="majorEastAsia" w:hAnsiTheme="majorEastAsia"/>
        </w:rPr>
        <w:footnoteReference w:id="33"/>
      </w:r>
      <w:r w:rsidR="008802BE"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而畫（劃）於</w:t>
      </w:r>
      <w:r w:rsidR="00783B94" w:rsidRPr="00077E2B">
        <w:rPr>
          <w:rFonts w:asciiTheme="majorEastAsia" w:eastAsiaTheme="majorEastAsia" w:hAnsiTheme="majorEastAsia" w:hint="eastAsia"/>
        </w:rPr>
        <w:t>䧹</w:t>
      </w:r>
      <w:r w:rsidRPr="00077E2B">
        <w:rPr>
          <w:rFonts w:asciiTheme="majorEastAsia" w:eastAsiaTheme="majorEastAsia" w:hAnsiTheme="majorEastAsia" w:hint="eastAsia"/>
        </w:rPr>
        <w:t>（膺）</w:t>
      </w:r>
      <w:r w:rsidR="002A4F4C" w:rsidRPr="00077E2B">
        <w:rPr>
          <w:rStyle w:val="af4"/>
          <w:rFonts w:asciiTheme="majorEastAsia" w:eastAsiaTheme="majorEastAsia" w:hAnsiTheme="majorEastAsia"/>
        </w:rPr>
        <w:footnoteReference w:id="34"/>
      </w:r>
      <w:r w:rsidRPr="00077E2B">
        <w:rPr>
          <w:rFonts w:asciiTheme="majorEastAsia" w:eastAsiaTheme="majorEastAsia" w:hAnsiTheme="majorEastAsia" w:hint="eastAsia"/>
        </w:rPr>
        <w:t>，生乃</w:t>
      </w:r>
      <w:r w:rsidR="00783B94" w:rsidRPr="00077E2B">
        <w:rPr>
          <w:rFonts w:asciiTheme="majorEastAsia" w:eastAsiaTheme="majorEastAsia" w:hAnsiTheme="majorEastAsia"/>
          <w:noProof/>
        </w:rPr>
        <w:drawing>
          <wp:inline distT="0" distB="0" distL="0" distR="0" wp14:anchorId="41B2A372" wp14:editId="0296EC02">
            <wp:extent cx="140208" cy="150993"/>
            <wp:effectExtent l="0" t="0" r="0" b="1905"/>
            <wp:docPr id="9130093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9334" name=""/>
                    <pic:cNvPicPr/>
                  </pic:nvPicPr>
                  <pic:blipFill>
                    <a:blip r:embed="rId16"/>
                    <a:stretch>
                      <a:fillRect/>
                    </a:stretch>
                  </pic:blipFill>
                  <pic:spPr>
                    <a:xfrm>
                      <a:off x="0" y="0"/>
                      <a:ext cx="145193" cy="156362"/>
                    </a:xfrm>
                    <a:prstGeom prst="rect">
                      <a:avLst/>
                    </a:prstGeom>
                  </pic:spPr>
                </pic:pic>
              </a:graphicData>
            </a:graphic>
          </wp:inline>
        </w:drawing>
      </w:r>
      <w:r w:rsidRPr="00077E2B">
        <w:rPr>
          <w:rFonts w:asciiTheme="majorEastAsia" w:eastAsiaTheme="majorEastAsia" w:hAnsiTheme="majorEastAsia" w:hint="eastAsia"/>
        </w:rPr>
        <w:t>（呼）曰：【</w:t>
      </w:r>
      <w:r w:rsidR="00783B94" w:rsidRPr="00077E2B">
        <w:rPr>
          <w:rFonts w:asciiTheme="majorEastAsia" w:eastAsiaTheme="majorEastAsia" w:hAnsiTheme="majorEastAsia" w:hint="eastAsia"/>
        </w:rPr>
        <w:t>港</w:t>
      </w:r>
      <w:r w:rsidRPr="00077E2B">
        <w:rPr>
          <w:rFonts w:asciiTheme="majorEastAsia" w:eastAsiaTheme="majorEastAsia" w:hAnsiTheme="majorEastAsia" w:hint="eastAsia"/>
        </w:rPr>
        <w:t>簡</w:t>
      </w:r>
      <w:r w:rsidR="00783B94" w:rsidRPr="00077E2B">
        <w:rPr>
          <w:rFonts w:asciiTheme="majorEastAsia" w:eastAsiaTheme="majorEastAsia" w:hAnsiTheme="majorEastAsia" w:hint="eastAsia"/>
        </w:rPr>
        <w:t>3</w:t>
      </w:r>
      <w:r w:rsidRPr="00077E2B">
        <w:rPr>
          <w:rFonts w:asciiTheme="majorEastAsia" w:eastAsiaTheme="majorEastAsia" w:hAnsiTheme="majorEastAsia" w:hint="eastAsia"/>
        </w:rPr>
        <w:t>】</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銫</w:t>
      </w:r>
      <w:r w:rsidR="00783B94" w:rsidRPr="00077E2B">
        <w:rPr>
          <w:rFonts w:asciiTheme="majorEastAsia" w:eastAsiaTheme="majorEastAsia" w:hAnsiTheme="majorEastAsia" w:hint="eastAsia"/>
        </w:rPr>
        <w:t>（金）</w:t>
      </w:r>
      <w:r w:rsidR="002A4F4C" w:rsidRPr="00077E2B">
        <w:rPr>
          <w:rStyle w:val="af4"/>
          <w:rFonts w:asciiTheme="majorEastAsia" w:eastAsiaTheme="majorEastAsia" w:hAnsiTheme="majorEastAsia"/>
        </w:rPr>
        <w:footnoteReference w:id="35"/>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是</w:t>
      </w:r>
      <w:r w:rsidR="00783B94" w:rsidRPr="00077E2B">
        <w:rPr>
          <w:rFonts w:asciiTheme="majorEastAsia" w:eastAsiaTheme="majorEastAsia" w:hAnsiTheme="majorEastAsia" w:hint="eastAsia"/>
        </w:rPr>
        <w:t>禼（</w:t>
      </w:r>
      <w:r w:rsidRPr="00077E2B">
        <w:rPr>
          <w:rFonts w:asciiTheme="majorEastAsia" w:eastAsiaTheme="majorEastAsia" w:hAnsiTheme="majorEastAsia" w:hint="eastAsia"/>
        </w:rPr>
        <w:t>契</w:t>
      </w:r>
      <w:r w:rsidR="00783B94" w:rsidRPr="00077E2B">
        <w:rPr>
          <w:rFonts w:asciiTheme="majorEastAsia" w:eastAsiaTheme="majorEastAsia" w:hAnsiTheme="majorEastAsia" w:hint="eastAsia"/>
        </w:rPr>
        <w:t>）</w:t>
      </w:r>
      <w:r w:rsidRPr="00077E2B">
        <w:rPr>
          <w:rFonts w:asciiTheme="majorEastAsia" w:eastAsiaTheme="majorEastAsia" w:hAnsiTheme="majorEastAsia" w:hint="eastAsia"/>
        </w:rPr>
        <w:t>也。句（</w:t>
      </w:r>
      <w:proofErr w:type="gramStart"/>
      <w:r w:rsidRPr="00077E2B">
        <w:rPr>
          <w:rFonts w:asciiTheme="majorEastAsia" w:eastAsiaTheme="majorEastAsia" w:hAnsiTheme="majorEastAsia" w:hint="eastAsia"/>
        </w:rPr>
        <w:t>后</w:t>
      </w:r>
      <w:proofErr w:type="gramEnd"/>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2DC25159" wp14:editId="205B8507">
            <wp:extent cx="147637" cy="152400"/>
            <wp:effectExtent l="0" t="0" r="5080" b="0"/>
            <wp:docPr id="374119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974" name=""/>
                    <pic:cNvPicPr/>
                  </pic:nvPicPr>
                  <pic:blipFill>
                    <a:blip r:embed="rId17"/>
                    <a:stretch>
                      <a:fillRect/>
                    </a:stretch>
                  </pic:blipFill>
                  <pic:spPr>
                    <a:xfrm>
                      <a:off x="0" y="0"/>
                      <a:ext cx="151000" cy="155872"/>
                    </a:xfrm>
                    <a:prstGeom prst="rect">
                      <a:avLst/>
                    </a:prstGeom>
                  </pic:spPr>
                </pic:pic>
              </a:graphicData>
            </a:graphic>
          </wp:inline>
        </w:drawing>
      </w:r>
      <w:r w:rsidR="00445A9C"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稷</w:t>
      </w:r>
      <w:proofErr w:type="gramEnd"/>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之母，又（有）</w:t>
      </w:r>
      <w:r w:rsidR="00445A9C" w:rsidRPr="00077E2B">
        <w:rPr>
          <w:rFonts w:asciiTheme="majorEastAsia" w:eastAsiaTheme="majorEastAsia" w:hAnsiTheme="majorEastAsia"/>
          <w:noProof/>
        </w:rPr>
        <w:drawing>
          <wp:inline distT="0" distB="0" distL="0" distR="0" wp14:anchorId="626676B1" wp14:editId="240DB7CA">
            <wp:extent cx="161364" cy="171449"/>
            <wp:effectExtent l="0" t="0" r="0" b="635"/>
            <wp:docPr id="1590388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824" name=""/>
                    <pic:cNvPicPr/>
                  </pic:nvPicPr>
                  <pic:blipFill>
                    <a:blip r:embed="rId18"/>
                    <a:stretch>
                      <a:fillRect/>
                    </a:stretch>
                  </pic:blipFill>
                  <pic:spPr>
                    <a:xfrm>
                      <a:off x="0" y="0"/>
                      <a:ext cx="166656" cy="177072"/>
                    </a:xfrm>
                    <a:prstGeom prst="rect">
                      <a:avLst/>
                    </a:prstGeom>
                  </pic:spPr>
                </pic:pic>
              </a:graphicData>
            </a:graphic>
          </wp:inline>
        </w:drawing>
      </w:r>
      <w:r w:rsidR="00445A9C"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邰</w:t>
      </w:r>
      <w:proofErr w:type="gramEnd"/>
      <w:r w:rsidR="00445A9C" w:rsidRPr="00077E2B">
        <w:rPr>
          <w:rFonts w:asciiTheme="majorEastAsia" w:eastAsiaTheme="majorEastAsia" w:hAnsiTheme="majorEastAsia" w:hint="eastAsia"/>
        </w:rPr>
        <w:t>）</w:t>
      </w:r>
      <w:r w:rsidR="00FC5F38" w:rsidRPr="00077E2B">
        <w:rPr>
          <w:rStyle w:val="af4"/>
          <w:rFonts w:asciiTheme="majorEastAsia" w:eastAsiaTheme="majorEastAsia" w:hAnsiTheme="majorEastAsia"/>
        </w:rPr>
        <w:footnoteReference w:id="36"/>
      </w:r>
      <w:r w:rsidRPr="00077E2B">
        <w:rPr>
          <w:rFonts w:asciiTheme="majorEastAsia" w:eastAsiaTheme="majorEastAsia" w:hAnsiTheme="majorEastAsia" w:hint="eastAsia"/>
        </w:rPr>
        <w:t>是（氏）之女也，</w:t>
      </w:r>
      <w:r w:rsidRPr="00077E2B">
        <w:rPr>
          <w:rFonts w:asciiTheme="majorEastAsia" w:eastAsiaTheme="majorEastAsia" w:hAnsiTheme="majorEastAsia" w:hint="eastAsia"/>
        </w:rPr>
        <w:lastRenderedPageBreak/>
        <w:t>遊於玄</w:t>
      </w:r>
      <w:proofErr w:type="gramStart"/>
      <w:r w:rsidRPr="00077E2B">
        <w:rPr>
          <w:rFonts w:asciiTheme="majorEastAsia" w:eastAsiaTheme="majorEastAsia" w:hAnsiTheme="majorEastAsia" w:hint="eastAsia"/>
        </w:rPr>
        <w:t>咎</w:t>
      </w:r>
      <w:proofErr w:type="gramEnd"/>
      <w:r w:rsidR="00445A9C" w:rsidRPr="00077E2B">
        <w:rPr>
          <w:rFonts w:asciiTheme="majorEastAsia" w:eastAsiaTheme="majorEastAsia" w:hAnsiTheme="majorEastAsia" w:hint="eastAsia"/>
        </w:rPr>
        <w:t>（丘）</w:t>
      </w:r>
      <w:r w:rsidR="002A4F4C" w:rsidRPr="00077E2B">
        <w:rPr>
          <w:rStyle w:val="af4"/>
          <w:rFonts w:asciiTheme="majorEastAsia" w:eastAsiaTheme="majorEastAsia" w:hAnsiTheme="majorEastAsia"/>
        </w:rPr>
        <w:footnoteReference w:id="37"/>
      </w:r>
      <w:r w:rsidRPr="00077E2B">
        <w:rPr>
          <w:rFonts w:asciiTheme="majorEastAsia" w:eastAsiaTheme="majorEastAsia" w:hAnsiTheme="majorEastAsia" w:hint="eastAsia"/>
        </w:rPr>
        <w:t>之内</w:t>
      </w:r>
      <w:r w:rsidR="00445A9C" w:rsidRPr="00077E2B">
        <w:rPr>
          <w:rFonts w:asciiTheme="majorEastAsia" w:eastAsiaTheme="majorEastAsia" w:hAnsiTheme="majorEastAsia" w:hint="eastAsia"/>
        </w:rPr>
        <w:t>（汭）</w:t>
      </w:r>
      <w:r w:rsidR="007464A3" w:rsidRPr="00077E2B">
        <w:rPr>
          <w:rStyle w:val="af4"/>
          <w:rFonts w:asciiTheme="majorEastAsia" w:eastAsiaTheme="majorEastAsia" w:hAnsiTheme="majorEastAsia"/>
        </w:rPr>
        <w:footnoteReference w:id="38"/>
      </w:r>
      <w:r w:rsidRPr="00077E2B">
        <w:rPr>
          <w:rFonts w:asciiTheme="majorEastAsia" w:eastAsiaTheme="majorEastAsia" w:hAnsiTheme="majorEastAsia" w:hint="eastAsia"/>
        </w:rPr>
        <w:t>，</w:t>
      </w:r>
      <w:r w:rsidR="00445A9C" w:rsidRPr="00077E2B">
        <w:rPr>
          <w:rFonts w:ascii="新細明體-ExtB" w:eastAsia="新細明體-ExtB" w:hAnsi="新細明體-ExtB" w:cs="新細明體-ExtB" w:hint="eastAsia"/>
        </w:rPr>
        <w:t>𣅈</w:t>
      </w:r>
      <w:r w:rsidR="00445A9C" w:rsidRPr="00077E2B">
        <w:rPr>
          <w:rFonts w:asciiTheme="majorEastAsia" w:eastAsiaTheme="majorEastAsia" w:hAnsiTheme="majorEastAsia" w:cs="新細明體" w:hint="eastAsia"/>
        </w:rPr>
        <w:t>（</w:t>
      </w:r>
      <w:r w:rsidRPr="00077E2B">
        <w:rPr>
          <w:rFonts w:asciiTheme="majorEastAsia" w:eastAsiaTheme="majorEastAsia" w:hAnsiTheme="majorEastAsia" w:hint="eastAsia"/>
        </w:rPr>
        <w:t>冬</w:t>
      </w:r>
      <w:r w:rsidR="00445A9C" w:rsidRPr="00077E2B">
        <w:rPr>
          <w:rFonts w:asciiTheme="majorEastAsia" w:eastAsiaTheme="majorEastAsia" w:hAnsiTheme="majorEastAsia" w:hint="eastAsia"/>
        </w:rPr>
        <w:t>）</w:t>
      </w:r>
      <w:r w:rsidR="00B8350C" w:rsidRPr="00077E2B">
        <w:rPr>
          <w:rStyle w:val="af4"/>
          <w:rFonts w:asciiTheme="majorEastAsia" w:eastAsiaTheme="majorEastAsia" w:hAnsiTheme="majorEastAsia"/>
        </w:rPr>
        <w:footnoteReference w:id="39"/>
      </w:r>
      <w:r w:rsidRPr="00077E2B">
        <w:rPr>
          <w:rFonts w:asciiTheme="majorEastAsia" w:eastAsiaTheme="majorEastAsia" w:hAnsiTheme="majorEastAsia" w:hint="eastAsia"/>
        </w:rPr>
        <w:t>見芺</w:t>
      </w:r>
      <w:r w:rsidR="00B8350C" w:rsidRPr="00077E2B">
        <w:rPr>
          <w:rStyle w:val="af4"/>
          <w:rFonts w:asciiTheme="majorEastAsia" w:eastAsiaTheme="majorEastAsia" w:hAnsiTheme="majorEastAsia"/>
        </w:rPr>
        <w:footnoteReference w:id="40"/>
      </w:r>
      <w:r w:rsidRPr="00077E2B">
        <w:rPr>
          <w:rFonts w:asciiTheme="majorEastAsia" w:eastAsiaTheme="majorEastAsia" w:hAnsiTheme="majorEastAsia" w:hint="eastAsia"/>
        </w:rPr>
        <w:t>，</w:t>
      </w:r>
      <w:r w:rsidR="00445A9C" w:rsidRPr="00077E2B">
        <w:rPr>
          <w:rFonts w:asciiTheme="majorEastAsia" w:eastAsiaTheme="majorEastAsia" w:hAnsiTheme="majorEastAsia" w:hint="eastAsia"/>
        </w:rPr>
        <w:t>攼</w:t>
      </w:r>
      <w:r w:rsidRPr="00077E2B">
        <w:rPr>
          <w:rFonts w:asciiTheme="majorEastAsia" w:eastAsiaTheme="majorEastAsia" w:hAnsiTheme="majorEastAsia" w:hint="eastAsia"/>
        </w:rPr>
        <w:t>（搴）而薦之</w:t>
      </w:r>
      <w:r w:rsidR="002A4F4C" w:rsidRPr="00077E2B">
        <w:rPr>
          <w:rStyle w:val="af4"/>
          <w:rFonts w:asciiTheme="majorEastAsia" w:eastAsiaTheme="majorEastAsia" w:hAnsiTheme="majorEastAsia"/>
        </w:rPr>
        <w:footnoteReference w:id="41"/>
      </w:r>
      <w:r w:rsidRPr="00077E2B">
        <w:rPr>
          <w:rFonts w:asciiTheme="majorEastAsia" w:eastAsiaTheme="majorEastAsia" w:hAnsiTheme="majorEastAsia" w:hint="eastAsia"/>
        </w:rPr>
        <w:t>，乃見人武</w:t>
      </w:r>
      <w:r w:rsidR="002A4F4C" w:rsidRPr="00077E2B">
        <w:rPr>
          <w:rStyle w:val="af4"/>
          <w:rFonts w:asciiTheme="majorEastAsia" w:eastAsiaTheme="majorEastAsia" w:hAnsiTheme="majorEastAsia"/>
        </w:rPr>
        <w:lastRenderedPageBreak/>
        <w:footnoteReference w:id="42"/>
      </w:r>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496A6774" wp14:editId="7E9F6999">
            <wp:extent cx="103632" cy="136794"/>
            <wp:effectExtent l="0" t="0" r="0" b="0"/>
            <wp:docPr id="2118643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3807" name=""/>
                    <pic:cNvPicPr/>
                  </pic:nvPicPr>
                  <pic:blipFill>
                    <a:blip r:embed="rId19"/>
                    <a:stretch>
                      <a:fillRect/>
                    </a:stretch>
                  </pic:blipFill>
                  <pic:spPr>
                    <a:xfrm>
                      <a:off x="0" y="0"/>
                      <a:ext cx="110673" cy="146088"/>
                    </a:xfrm>
                    <a:prstGeom prst="rect">
                      <a:avLst/>
                    </a:prstGeom>
                  </pic:spPr>
                </pic:pic>
              </a:graphicData>
            </a:graphic>
          </wp:inline>
        </w:drawing>
      </w:r>
      <w:r w:rsidRPr="00077E2B">
        <w:rPr>
          <w:rFonts w:asciiTheme="majorEastAsia" w:eastAsiaTheme="majorEastAsia" w:hAnsiTheme="majorEastAsia" w:hint="eastAsia"/>
        </w:rPr>
        <w:t>（履）</w:t>
      </w:r>
      <w:r w:rsidR="00062BC4" w:rsidRPr="00077E2B">
        <w:rPr>
          <w:rStyle w:val="af4"/>
          <w:rFonts w:asciiTheme="majorEastAsia" w:eastAsiaTheme="majorEastAsia" w:hAnsiTheme="majorEastAsia"/>
        </w:rPr>
        <w:footnoteReference w:id="43"/>
      </w:r>
      <w:r w:rsidR="00445A9C" w:rsidRPr="00077E2B">
        <w:rPr>
          <w:rFonts w:asciiTheme="majorEastAsia" w:eastAsiaTheme="majorEastAsia" w:hAnsiTheme="majorEastAsia" w:hint="eastAsia"/>
        </w:rPr>
        <w:t>㠯（</w:t>
      </w:r>
      <w:r w:rsidRPr="00077E2B">
        <w:rPr>
          <w:rFonts w:asciiTheme="majorEastAsia" w:eastAsiaTheme="majorEastAsia" w:hAnsiTheme="majorEastAsia" w:hint="eastAsia"/>
        </w:rPr>
        <w:t>以</w:t>
      </w:r>
      <w:r w:rsidR="00445A9C"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256F41ED" wp14:editId="07322366">
            <wp:extent cx="145073" cy="125730"/>
            <wp:effectExtent l="0" t="0" r="7620" b="7620"/>
            <wp:docPr id="12674325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2560" name=""/>
                    <pic:cNvPicPr/>
                  </pic:nvPicPr>
                  <pic:blipFill>
                    <a:blip r:embed="rId20"/>
                    <a:stretch>
                      <a:fillRect/>
                    </a:stretch>
                  </pic:blipFill>
                  <pic:spPr>
                    <a:xfrm>
                      <a:off x="0" y="0"/>
                      <a:ext cx="149557" cy="129616"/>
                    </a:xfrm>
                    <a:prstGeom prst="rect">
                      <a:avLst/>
                    </a:prstGeom>
                  </pic:spPr>
                </pic:pic>
              </a:graphicData>
            </a:graphic>
          </wp:inline>
        </w:drawing>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忻</w:t>
      </w:r>
      <w:r w:rsidR="00445A9C"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44"/>
      </w:r>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54FD14B4" wp14:editId="6DF12720">
            <wp:extent cx="109728" cy="131674"/>
            <wp:effectExtent l="0" t="0" r="5080" b="1905"/>
            <wp:docPr id="18010468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6805" name=""/>
                    <pic:cNvPicPr/>
                  </pic:nvPicPr>
                  <pic:blipFill>
                    <a:blip r:embed="rId21"/>
                    <a:stretch>
                      <a:fillRect/>
                    </a:stretch>
                  </pic:blipFill>
                  <pic:spPr>
                    <a:xfrm>
                      <a:off x="0" y="0"/>
                      <a:ext cx="111752" cy="134103"/>
                    </a:xfrm>
                    <a:prstGeom prst="rect">
                      <a:avLst/>
                    </a:prstGeom>
                  </pic:spPr>
                </pic:pic>
              </a:graphicData>
            </a:graphic>
          </wp:inline>
        </w:drawing>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禱</w:t>
      </w:r>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曰：帝</w:t>
      </w:r>
      <w:proofErr w:type="gramStart"/>
      <w:r w:rsidRPr="00077E2B">
        <w:rPr>
          <w:rFonts w:asciiTheme="majorEastAsia" w:eastAsiaTheme="majorEastAsia" w:hAnsiTheme="majorEastAsia" w:hint="eastAsia"/>
        </w:rPr>
        <w:t>之武尚</w:t>
      </w:r>
      <w:proofErr w:type="gramEnd"/>
      <w:r w:rsidR="00222CA6" w:rsidRPr="00077E2B">
        <w:rPr>
          <w:rStyle w:val="af4"/>
          <w:rFonts w:asciiTheme="majorEastAsia" w:eastAsiaTheme="majorEastAsia" w:hAnsiTheme="majorEastAsia"/>
        </w:rPr>
        <w:footnoteReference w:id="45"/>
      </w:r>
      <w:r w:rsidR="00445A9C" w:rsidRPr="00077E2B">
        <w:rPr>
          <w:rFonts w:asciiTheme="majorEastAsia" w:eastAsiaTheme="majorEastAsia" w:hAnsiTheme="majorEastAsia"/>
          <w:noProof/>
        </w:rPr>
        <w:drawing>
          <wp:inline distT="0" distB="0" distL="0" distR="0" wp14:anchorId="7961EF15" wp14:editId="08233A3C">
            <wp:extent cx="156264" cy="150875"/>
            <wp:effectExtent l="0" t="0" r="0" b="1905"/>
            <wp:docPr id="16886391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9198" name=""/>
                    <pic:cNvPicPr/>
                  </pic:nvPicPr>
                  <pic:blipFill>
                    <a:blip r:embed="rId22"/>
                    <a:stretch>
                      <a:fillRect/>
                    </a:stretch>
                  </pic:blipFill>
                  <pic:spPr>
                    <a:xfrm>
                      <a:off x="0" y="0"/>
                      <a:ext cx="162007" cy="156420"/>
                    </a:xfrm>
                    <a:prstGeom prst="rect">
                      <a:avLst/>
                    </a:prstGeom>
                  </pic:spPr>
                </pic:pic>
              </a:graphicData>
            </a:graphic>
          </wp:inline>
        </w:drawing>
      </w:r>
      <w:r w:rsidR="009A27B9" w:rsidRPr="00077E2B">
        <w:rPr>
          <w:rFonts w:asciiTheme="majorEastAsia" w:eastAsiaTheme="majorEastAsia" w:hAnsiTheme="majorEastAsia" w:hint="eastAsia"/>
        </w:rPr>
        <w:t>[</w:t>
      </w:r>
      <w:r w:rsidR="009A27B9" w:rsidRPr="00077E2B">
        <w:rPr>
          <w:rFonts w:asciiTheme="majorEastAsia" w:eastAsiaTheme="majorEastAsia" w:hAnsiTheme="majorEastAsia"/>
          <w:noProof/>
        </w:rPr>
        <w:drawing>
          <wp:inline distT="0" distB="0" distL="0" distR="0" wp14:anchorId="434860E3" wp14:editId="4AB9C067">
            <wp:extent cx="97536" cy="156905"/>
            <wp:effectExtent l="0" t="0" r="0" b="0"/>
            <wp:docPr id="14198588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23"/>
                    <a:stretch>
                      <a:fillRect/>
                    </a:stretch>
                  </pic:blipFill>
                  <pic:spPr>
                    <a:xfrm>
                      <a:off x="0" y="0"/>
                      <a:ext cx="100579" cy="161800"/>
                    </a:xfrm>
                    <a:prstGeom prst="rect">
                      <a:avLst/>
                    </a:prstGeom>
                  </pic:spPr>
                </pic:pic>
              </a:graphicData>
            </a:graphic>
          </wp:inline>
        </w:drawing>
      </w:r>
      <w:r w:rsidRPr="00077E2B">
        <w:rPr>
          <w:rFonts w:asciiTheme="majorEastAsia" w:eastAsiaTheme="majorEastAsia" w:hAnsiTheme="majorEastAsia" w:hint="eastAsia"/>
        </w:rPr>
        <w:t>（使）</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12</w:t>
      </w:r>
      <w:r w:rsidRPr="00077E2B">
        <w:rPr>
          <w:rFonts w:asciiTheme="majorEastAsia" w:eastAsiaTheme="majorEastAsia" w:hAnsiTheme="majorEastAsia" w:hint="eastAsia"/>
        </w:rPr>
        <w:t>】</w:t>
      </w:r>
      <w:r w:rsidRPr="00077E2B">
        <w:rPr>
          <w:rFonts w:asciiTheme="majorEastAsia" w:eastAsiaTheme="majorEastAsia" w:hAnsiTheme="majorEastAsia"/>
        </w:rPr>
        <w:t xml:space="preserve"> [</w:t>
      </w:r>
      <w:r w:rsidRPr="00077E2B">
        <w:rPr>
          <w:rFonts w:asciiTheme="majorEastAsia" w:eastAsiaTheme="majorEastAsia" w:hAnsiTheme="majorEastAsia" w:hint="eastAsia"/>
        </w:rPr>
        <w:t>吾有身。懷三年，劃□而生</w:t>
      </w:r>
      <w:r w:rsidRPr="00077E2B">
        <w:rPr>
          <w:rFonts w:asciiTheme="majorEastAsia" w:eastAsiaTheme="majorEastAsia" w:hAnsiTheme="majorEastAsia"/>
        </w:rPr>
        <w:t>]</w:t>
      </w:r>
      <w:r w:rsidR="00B84E48" w:rsidRPr="00077E2B">
        <w:rPr>
          <w:rStyle w:val="af4"/>
          <w:rFonts w:asciiTheme="majorEastAsia" w:eastAsiaTheme="majorEastAsia" w:hAnsiTheme="majorEastAsia"/>
        </w:rPr>
        <w:footnoteReference w:id="46"/>
      </w:r>
      <w:r w:rsidRPr="00077E2B">
        <w:rPr>
          <w:rFonts w:asciiTheme="majorEastAsia" w:eastAsiaTheme="majorEastAsia" w:hAnsiTheme="majorEastAsia" w:hint="eastAsia"/>
        </w:rPr>
        <w:t>，是句（</w:t>
      </w:r>
      <w:proofErr w:type="gramStart"/>
      <w:r w:rsidRPr="00077E2B">
        <w:rPr>
          <w:rFonts w:asciiTheme="majorEastAsia" w:eastAsiaTheme="majorEastAsia" w:hAnsiTheme="majorEastAsia" w:hint="eastAsia"/>
        </w:rPr>
        <w:t>后</w:t>
      </w:r>
      <w:proofErr w:type="gramEnd"/>
      <w:r w:rsidRPr="00077E2B">
        <w:rPr>
          <w:rFonts w:asciiTheme="majorEastAsia" w:eastAsiaTheme="majorEastAsia" w:hAnsiTheme="majorEastAsia" w:hint="eastAsia"/>
        </w:rPr>
        <w:t>）</w:t>
      </w:r>
      <w:r w:rsidR="00445A9C" w:rsidRPr="00077E2B">
        <w:rPr>
          <w:rFonts w:asciiTheme="majorEastAsia" w:eastAsiaTheme="majorEastAsia" w:hAnsiTheme="majorEastAsia"/>
          <w:noProof/>
        </w:rPr>
        <w:drawing>
          <wp:inline distT="0" distB="0" distL="0" distR="0" wp14:anchorId="3148B40D" wp14:editId="4D302792">
            <wp:extent cx="147637" cy="152400"/>
            <wp:effectExtent l="0" t="0" r="5080" b="0"/>
            <wp:docPr id="19697993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974" name=""/>
                    <pic:cNvPicPr/>
                  </pic:nvPicPr>
                  <pic:blipFill>
                    <a:blip r:embed="rId17"/>
                    <a:stretch>
                      <a:fillRect/>
                    </a:stretch>
                  </pic:blipFill>
                  <pic:spPr>
                    <a:xfrm>
                      <a:off x="0" y="0"/>
                      <a:ext cx="151000" cy="155872"/>
                    </a:xfrm>
                    <a:prstGeom prst="rect">
                      <a:avLst/>
                    </a:prstGeom>
                  </pic:spPr>
                </pic:pic>
              </a:graphicData>
            </a:graphic>
          </wp:inline>
        </w:drawing>
      </w:r>
      <w:r w:rsidR="00445A9C"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稷</w:t>
      </w:r>
      <w:proofErr w:type="gramEnd"/>
      <w:r w:rsidR="00445A9C" w:rsidRPr="00077E2B">
        <w:rPr>
          <w:rFonts w:asciiTheme="majorEastAsia" w:eastAsiaTheme="majorEastAsia" w:hAnsiTheme="majorEastAsia" w:hint="eastAsia"/>
        </w:rPr>
        <w:t>）</w:t>
      </w:r>
      <w:r w:rsidRPr="00077E2B">
        <w:rPr>
          <w:rFonts w:asciiTheme="majorEastAsia" w:eastAsiaTheme="majorEastAsia" w:hAnsiTheme="majorEastAsia" w:hint="eastAsia"/>
        </w:rPr>
        <w:t>之母</w:t>
      </w:r>
      <w:r w:rsidR="00B84E48" w:rsidRPr="00077E2B">
        <w:rPr>
          <w:rStyle w:val="af4"/>
          <w:rFonts w:asciiTheme="majorEastAsia" w:eastAsiaTheme="majorEastAsia" w:hAnsiTheme="majorEastAsia"/>
        </w:rPr>
        <w:footnoteReference w:id="47"/>
      </w:r>
      <w:r w:rsidRPr="00077E2B">
        <w:rPr>
          <w:rFonts w:asciiTheme="majorEastAsia" w:eastAsiaTheme="majorEastAsia" w:hAnsiTheme="majorEastAsia" w:hint="eastAsia"/>
        </w:rPr>
        <w:t>也。</w:t>
      </w:r>
      <w:r w:rsidR="00445A9C" w:rsidRPr="00077E2B">
        <w:rPr>
          <w:rFonts w:asciiTheme="majorEastAsia" w:eastAsiaTheme="majorEastAsia" w:hAnsiTheme="majorEastAsia" w:hint="eastAsia"/>
        </w:rPr>
        <w:t>厽</w:t>
      </w:r>
      <w:r w:rsidRPr="00077E2B">
        <w:rPr>
          <w:rFonts w:asciiTheme="majorEastAsia" w:eastAsiaTheme="majorEastAsia" w:hAnsiTheme="majorEastAsia" w:hint="eastAsia"/>
        </w:rPr>
        <w:t>（</w:t>
      </w:r>
      <w:r w:rsidR="00445A9C" w:rsidRPr="00077E2B">
        <w:rPr>
          <w:rFonts w:asciiTheme="majorEastAsia" w:eastAsiaTheme="majorEastAsia" w:hAnsiTheme="majorEastAsia" w:hint="eastAsia"/>
        </w:rPr>
        <w:t>三</w:t>
      </w:r>
      <w:r w:rsidRPr="00077E2B">
        <w:rPr>
          <w:rFonts w:asciiTheme="majorEastAsia" w:eastAsiaTheme="majorEastAsia" w:hAnsiTheme="majorEastAsia" w:hint="eastAsia"/>
        </w:rPr>
        <w:t>）王者之乍（作）也女（如）是。</w:t>
      </w:r>
    </w:p>
    <w:p w14:paraId="17E4764B" w14:textId="42D06F35" w:rsidR="009425D8" w:rsidRPr="00077E2B" w:rsidRDefault="005D0FAA" w:rsidP="009425D8">
      <w:pPr>
        <w:rPr>
          <w:rFonts w:asciiTheme="majorEastAsia" w:eastAsiaTheme="majorEastAsia" w:hAnsiTheme="majorEastAsia"/>
          <w:lang w:eastAsia="zh-CN"/>
        </w:rPr>
      </w:pP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5C5013" w:rsidRPr="00077E2B">
        <w:rPr>
          <w:rFonts w:asciiTheme="majorEastAsia" w:eastAsiaTheme="majorEastAsia" w:hAnsiTheme="majorEastAsia" w:hint="eastAsia"/>
        </w:rPr>
        <w:t>「肰（</w:t>
      </w:r>
      <w:r w:rsidRPr="00077E2B">
        <w:rPr>
          <w:rFonts w:asciiTheme="majorEastAsia" w:eastAsiaTheme="majorEastAsia" w:hAnsiTheme="majorEastAsia" w:hint="eastAsia"/>
        </w:rPr>
        <w:t>然</w:t>
      </w:r>
      <w:r w:rsidR="005C5013" w:rsidRPr="00077E2B">
        <w:rPr>
          <w:rFonts w:asciiTheme="majorEastAsia" w:eastAsiaTheme="majorEastAsia" w:hAnsiTheme="majorEastAsia" w:hint="eastAsia"/>
        </w:rPr>
        <w:t>）</w:t>
      </w:r>
      <w:r w:rsidR="005C5013" w:rsidRPr="00077E2B">
        <w:rPr>
          <w:rFonts w:asciiTheme="majorEastAsia" w:eastAsiaTheme="majorEastAsia" w:hAnsiTheme="majorEastAsia"/>
          <w:noProof/>
        </w:rPr>
        <w:drawing>
          <wp:inline distT="0" distB="0" distL="0" distR="0" wp14:anchorId="37778B88" wp14:editId="6A565763">
            <wp:extent cx="104775" cy="104775"/>
            <wp:effectExtent l="0" t="0" r="9525" b="9525"/>
            <wp:docPr id="7907256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5C5013" w:rsidRPr="00077E2B">
        <w:rPr>
          <w:rFonts w:asciiTheme="majorEastAsia" w:eastAsiaTheme="majorEastAsia" w:hAnsiTheme="majorEastAsia" w:hint="eastAsia"/>
        </w:rPr>
        <w:t>）厽</w:t>
      </w:r>
      <w:r w:rsidRPr="00077E2B">
        <w:rPr>
          <w:rFonts w:asciiTheme="majorEastAsia" w:eastAsiaTheme="majorEastAsia" w:hAnsiTheme="majorEastAsia" w:hint="eastAsia"/>
        </w:rPr>
        <w:t>（</w:t>
      </w:r>
      <w:r w:rsidR="005C5013" w:rsidRPr="00077E2B">
        <w:rPr>
          <w:rFonts w:asciiTheme="majorEastAsia" w:eastAsiaTheme="majorEastAsia" w:hAnsiTheme="majorEastAsia" w:hint="eastAsia"/>
        </w:rPr>
        <w:t>三</w:t>
      </w:r>
      <w:r w:rsidRPr="00077E2B">
        <w:rPr>
          <w:rFonts w:asciiTheme="majorEastAsia" w:eastAsiaTheme="majorEastAsia" w:hAnsiTheme="majorEastAsia" w:hint="eastAsia"/>
        </w:rPr>
        <w:t>）王者</w:t>
      </w:r>
      <w:r w:rsidR="005C5013" w:rsidRPr="00077E2B">
        <w:rPr>
          <w:rFonts w:asciiTheme="majorEastAsia" w:eastAsiaTheme="majorEastAsia" w:hAnsiTheme="majorEastAsia" w:hint="eastAsia"/>
        </w:rPr>
        <w:t>䈞（</w:t>
      </w:r>
      <w:r w:rsidRPr="00077E2B">
        <w:rPr>
          <w:rFonts w:asciiTheme="majorEastAsia" w:eastAsiaTheme="majorEastAsia" w:hAnsiTheme="majorEastAsia" w:hint="eastAsia"/>
        </w:rPr>
        <w:t>孰</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為</w:t>
      </w:r>
      <w:r w:rsidR="00222CA6" w:rsidRPr="00077E2B">
        <w:rPr>
          <w:rStyle w:val="af4"/>
          <w:rFonts w:asciiTheme="majorEastAsia" w:eastAsiaTheme="majorEastAsia" w:hAnsiTheme="majorEastAsia"/>
        </w:rPr>
        <w:footnoteReference w:id="48"/>
      </w:r>
      <w:r w:rsidR="005C5013" w:rsidRPr="00077E2B">
        <w:rPr>
          <w:rFonts w:asciiTheme="majorEastAsia" w:eastAsiaTheme="majorEastAsia" w:hAnsiTheme="majorEastAsia" w:hint="eastAsia"/>
        </w:rPr>
        <w:t>？</w:t>
      </w:r>
      <w:r w:rsidRPr="00077E2B">
        <w:rPr>
          <w:rFonts w:asciiTheme="majorEastAsia" w:eastAsiaTheme="majorEastAsia" w:hAnsiTheme="major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孔子）曰：</w:t>
      </w:r>
      <w:r w:rsidR="005C5013"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帝舜</w:t>
      </w:r>
      <w:proofErr w:type="gramEnd"/>
      <w:r w:rsidRPr="00077E2B">
        <w:rPr>
          <w:rFonts w:asciiTheme="majorEastAsia" w:eastAsiaTheme="majorEastAsia" w:hAnsiTheme="majorEastAsia" w:hint="eastAsia"/>
        </w:rPr>
        <w:t>。</w:t>
      </w:r>
      <w:ins w:id="17" w:author="MAK, Chi Ki Caily [CHL]" w:date="2025-02-11T10:57:00Z" w16du:dateUtc="2025-02-11T02:57:00Z">
        <w:r w:rsidR="008D2E0C">
          <w:rPr>
            <w:rFonts w:hint="eastAsia"/>
          </w:rPr>
          <w:t>」</w:t>
        </w:r>
      </w:ins>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ins w:id="18" w:author="MAK, Chi Ki Caily [CHL]" w:date="2025-02-11T10:58:00Z" w16du:dateUtc="2025-02-11T02:58:00Z">
        <w:r w:rsidR="008D2E0C">
          <w:rPr>
            <w:rFonts w:hint="eastAsia"/>
          </w:rPr>
          <w:t>「</w:t>
        </w:r>
      </w:ins>
      <w:r w:rsidRPr="00077E2B">
        <w:rPr>
          <w:rFonts w:asciiTheme="majorEastAsia" w:eastAsiaTheme="majorEastAsia" w:hAnsiTheme="majorEastAsia" w:hint="eastAsia"/>
        </w:rPr>
        <w:t>其亦天子也</w:t>
      </w:r>
      <w:proofErr w:type="gramStart"/>
      <w:r w:rsidRPr="00077E2B">
        <w:rPr>
          <w:rFonts w:asciiTheme="majorEastAsia" w:eastAsiaTheme="majorEastAsia" w:hAnsiTheme="majorEastAsia" w:hint="eastAsia"/>
        </w:rPr>
        <w:t>歟</w:t>
      </w:r>
      <w:proofErr w:type="gramEnd"/>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抑亦人子</w:t>
      </w:r>
      <w:proofErr w:type="gramEnd"/>
      <w:r w:rsidRPr="00077E2B">
        <w:rPr>
          <w:rFonts w:asciiTheme="majorEastAsia" w:eastAsiaTheme="majorEastAsia" w:hAnsiTheme="majorEastAsia" w:hint="eastAsia"/>
        </w:rPr>
        <w:t>也</w:t>
      </w:r>
      <w:proofErr w:type="gramStart"/>
      <w:r w:rsidRPr="00077E2B">
        <w:rPr>
          <w:rFonts w:asciiTheme="majorEastAsia" w:eastAsiaTheme="majorEastAsia" w:hAnsiTheme="majorEastAsia" w:hint="eastAsia"/>
        </w:rPr>
        <w:t>歟</w:t>
      </w:r>
      <w:proofErr w:type="gramEnd"/>
      <w:r w:rsidRPr="00077E2B">
        <w:rPr>
          <w:rFonts w:asciiTheme="majorEastAsia" w:eastAsiaTheme="majorEastAsia" w:hAnsiTheme="majorEastAsia" w:hint="eastAsia"/>
        </w:rPr>
        <w:t>？</w:t>
      </w:r>
      <w:r w:rsidR="005C5013" w:rsidRPr="00077E2B">
        <w:rPr>
          <w:rFonts w:asciiTheme="majorEastAsia" w:eastAsiaTheme="majorEastAsia" w:hAnsiTheme="majorEastAsia" w:hint="eastAsia"/>
        </w:rPr>
        <w:t>」</w:t>
      </w:r>
      <w:r w:rsidRPr="00077E2B">
        <w:rPr>
          <w:rFonts w:asciiTheme="majorEastAsia" w:eastAsiaTheme="majorEastAsia" w:hAnsiTheme="majorEastAsia"/>
        </w:rPr>
        <w:t>]</w:t>
      </w:r>
      <w:r w:rsidRPr="00077E2B">
        <w:rPr>
          <w:rFonts w:asciiTheme="majorEastAsia" w:eastAsiaTheme="majorEastAsia" w:hAnsiTheme="majorEastAsia" w:hint="eastAsia"/>
        </w:rPr>
        <w:t>【</w:t>
      </w:r>
      <w:r w:rsidRPr="00077E2B">
        <w:rPr>
          <w:rFonts w:asciiTheme="majorEastAsia" w:eastAsiaTheme="majorEastAsia" w:hAnsiTheme="majorEastAsia"/>
        </w:rPr>
        <w:t>13</w:t>
      </w:r>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49"/>
      </w:r>
      <w:r w:rsidR="00222CA6" w:rsidRPr="00077E2B">
        <w:rPr>
          <w:rFonts w:asciiTheme="majorEastAsia" w:eastAsiaTheme="majorEastAsia" w:hAnsiTheme="majorEastAsia" w:hint="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w:t>
      </w:r>
      <w:r w:rsidRPr="00077E2B">
        <w:rPr>
          <w:rFonts w:asciiTheme="majorEastAsia" w:eastAsiaTheme="majorEastAsia" w:hAnsiTheme="majorEastAsia"/>
        </w:rPr>
        <w:t>]</w:t>
      </w:r>
      <w:r w:rsidRPr="00077E2B">
        <w:rPr>
          <w:rFonts w:asciiTheme="majorEastAsia" w:eastAsiaTheme="majorEastAsia" w:hAnsiTheme="majorEastAsia" w:hint="eastAsia"/>
        </w:rPr>
        <w:t>曰</w:t>
      </w:r>
      <w:r w:rsidR="00222CA6" w:rsidRPr="00077E2B">
        <w:rPr>
          <w:rStyle w:val="af4"/>
          <w:rFonts w:asciiTheme="majorEastAsia" w:eastAsiaTheme="majorEastAsia" w:hAnsiTheme="majorEastAsia"/>
        </w:rPr>
        <w:lastRenderedPageBreak/>
        <w:footnoteReference w:id="50"/>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又（有）吳（虞）是（氏）</w:t>
      </w:r>
      <w:r w:rsidR="00222CA6" w:rsidRPr="00077E2B">
        <w:rPr>
          <w:rStyle w:val="af4"/>
          <w:rFonts w:asciiTheme="majorEastAsia" w:eastAsiaTheme="majorEastAsia" w:hAnsiTheme="majorEastAsia"/>
        </w:rPr>
        <w:footnoteReference w:id="51"/>
      </w:r>
      <w:r w:rsidRPr="00077E2B">
        <w:rPr>
          <w:rFonts w:asciiTheme="majorEastAsia" w:eastAsiaTheme="majorEastAsia" w:hAnsiTheme="majorEastAsia" w:hint="eastAsia"/>
        </w:rPr>
        <w:t>之</w:t>
      </w:r>
      <w:r w:rsidR="005C5013" w:rsidRPr="00077E2B">
        <w:rPr>
          <w:rFonts w:asciiTheme="majorEastAsia" w:eastAsiaTheme="majorEastAsia" w:hAnsiTheme="majorEastAsia"/>
          <w:noProof/>
        </w:rPr>
        <w:drawing>
          <wp:inline distT="0" distB="0" distL="0" distR="0" wp14:anchorId="35AED7CB" wp14:editId="6A439C67">
            <wp:extent cx="115824" cy="138097"/>
            <wp:effectExtent l="0" t="0" r="0" b="0"/>
            <wp:docPr id="13536876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7660" name=""/>
                    <pic:cNvPicPr/>
                  </pic:nvPicPr>
                  <pic:blipFill>
                    <a:blip r:embed="rId25"/>
                    <a:stretch>
                      <a:fillRect/>
                    </a:stretch>
                  </pic:blipFill>
                  <pic:spPr>
                    <a:xfrm>
                      <a:off x="0" y="0"/>
                      <a:ext cx="118460" cy="141240"/>
                    </a:xfrm>
                    <a:prstGeom prst="rect">
                      <a:avLst/>
                    </a:prstGeom>
                  </pic:spPr>
                </pic:pic>
              </a:graphicData>
            </a:graphic>
          </wp:inline>
        </w:drawing>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樂</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正</w:t>
      </w:r>
      <w:r w:rsidR="00222CA6" w:rsidRPr="00077E2B">
        <w:rPr>
          <w:rStyle w:val="af4"/>
          <w:rFonts w:asciiTheme="majorEastAsia" w:eastAsiaTheme="majorEastAsia" w:hAnsiTheme="majorEastAsia"/>
        </w:rPr>
        <w:footnoteReference w:id="52"/>
      </w:r>
      <w:r w:rsidR="005C5013" w:rsidRPr="00077E2B">
        <w:rPr>
          <w:rFonts w:asciiTheme="majorEastAsia" w:eastAsiaTheme="majorEastAsia" w:hAnsiTheme="majorEastAsia"/>
          <w:noProof/>
        </w:rPr>
        <w:drawing>
          <wp:inline distT="0" distB="0" distL="0" distR="0" wp14:anchorId="3A35C4D8" wp14:editId="0CFFE0CC">
            <wp:extent cx="105156" cy="140208"/>
            <wp:effectExtent l="0" t="0" r="9525" b="0"/>
            <wp:docPr id="16166605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6"/>
                    <a:stretch>
                      <a:fillRect/>
                    </a:stretch>
                  </pic:blipFill>
                  <pic:spPr>
                    <a:xfrm>
                      <a:off x="0" y="0"/>
                      <a:ext cx="107486" cy="143314"/>
                    </a:xfrm>
                    <a:prstGeom prst="rect">
                      <a:avLst/>
                    </a:prstGeom>
                  </pic:spPr>
                </pic:pic>
              </a:graphicData>
            </a:graphic>
          </wp:inline>
        </w:drawing>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瞽</w:t>
      </w:r>
      <w:proofErr w:type="gramEnd"/>
      <w:r w:rsidRPr="00077E2B">
        <w:rPr>
          <w:rFonts w:asciiTheme="majorEastAsia" w:eastAsiaTheme="majorEastAsia" w:hAnsiTheme="majorEastAsia" w:hint="eastAsia"/>
        </w:rPr>
        <w:t>）</w:t>
      </w:r>
      <w:r w:rsidR="005C5013" w:rsidRPr="00077E2B">
        <w:rPr>
          <w:rFonts w:asciiTheme="majorEastAsia" w:eastAsiaTheme="majorEastAsia" w:hAnsiTheme="majorEastAsia"/>
          <w:noProof/>
        </w:rPr>
        <w:drawing>
          <wp:inline distT="0" distB="0" distL="0" distR="0" wp14:anchorId="4D07AF7F" wp14:editId="36DDE213">
            <wp:extent cx="134112" cy="129921"/>
            <wp:effectExtent l="0" t="0" r="0" b="3810"/>
            <wp:docPr id="21465003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7"/>
                    <a:stretch>
                      <a:fillRect/>
                    </a:stretch>
                  </pic:blipFill>
                  <pic:spPr>
                    <a:xfrm>
                      <a:off x="0" y="0"/>
                      <a:ext cx="137799" cy="133492"/>
                    </a:xfrm>
                    <a:prstGeom prst="rect">
                      <a:avLst/>
                    </a:prstGeom>
                  </pic:spPr>
                </pic:pic>
              </a:graphicData>
            </a:graphic>
          </wp:inline>
        </w:drawing>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瞍</w:t>
      </w:r>
      <w:proofErr w:type="gramEnd"/>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53"/>
      </w:r>
      <w:r w:rsidRPr="00077E2B">
        <w:rPr>
          <w:rFonts w:asciiTheme="majorEastAsia" w:eastAsiaTheme="majorEastAsia" w:hAnsiTheme="majorEastAsia" w:hint="eastAsia"/>
        </w:rPr>
        <w:t>之子也。</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lastRenderedPageBreak/>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5C5013" w:rsidRPr="00077E2B">
        <w:rPr>
          <w:rFonts w:asciiTheme="majorEastAsia" w:eastAsiaTheme="majorEastAsia" w:hAnsiTheme="majorEastAsia" w:hint="eastAsia"/>
        </w:rPr>
        <w:t>「</w:t>
      </w:r>
      <w:r w:rsidRPr="00077E2B">
        <w:rPr>
          <w:rFonts w:asciiTheme="majorEastAsia" w:eastAsiaTheme="majorEastAsia" w:hAnsiTheme="majorEastAsia" w:hint="eastAsia"/>
        </w:rPr>
        <w:t>可（何）古（故）</w:t>
      </w:r>
      <w:r w:rsidR="005C5013" w:rsidRPr="00077E2B">
        <w:rPr>
          <w:rFonts w:asciiTheme="majorEastAsia" w:eastAsiaTheme="majorEastAsia" w:hAnsiTheme="majorEastAsia" w:hint="eastAsia"/>
        </w:rPr>
        <w:t>㠯（</w:t>
      </w:r>
      <w:r w:rsidRPr="00077E2B">
        <w:rPr>
          <w:rFonts w:asciiTheme="majorEastAsia" w:eastAsiaTheme="majorEastAsia" w:hAnsiTheme="majorEastAsia" w:hint="eastAsia"/>
        </w:rPr>
        <w:t>以</w:t>
      </w:r>
      <w:r w:rsidR="005C5013" w:rsidRPr="00077E2B">
        <w:rPr>
          <w:rFonts w:asciiTheme="majorEastAsia" w:eastAsiaTheme="majorEastAsia" w:hAnsiTheme="majorEastAsia" w:hint="eastAsia"/>
        </w:rPr>
        <w:t>）</w:t>
      </w:r>
      <w:r w:rsidR="00D03CB2" w:rsidRPr="00077E2B">
        <w:rPr>
          <w:rStyle w:val="af4"/>
          <w:rFonts w:asciiTheme="majorEastAsia" w:eastAsiaTheme="majorEastAsia" w:hAnsiTheme="majorEastAsia"/>
        </w:rPr>
        <w:footnoteReference w:id="54"/>
      </w:r>
      <w:r w:rsidR="009A27B9" w:rsidRPr="00077E2B">
        <w:rPr>
          <w:rFonts w:asciiTheme="majorEastAsia" w:eastAsiaTheme="majorEastAsia" w:hAnsiTheme="majorEastAsia"/>
          <w:noProof/>
        </w:rPr>
        <w:drawing>
          <wp:inline distT="0" distB="0" distL="0" distR="0" wp14:anchorId="17BE3366" wp14:editId="1517C09C">
            <wp:extent cx="117475" cy="117475"/>
            <wp:effectExtent l="0" t="0" r="0" b="0"/>
            <wp:docPr id="7676266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6663" name=""/>
                    <pic:cNvPicPr/>
                  </pic:nvPicPr>
                  <pic:blipFill>
                    <a:blip r:embed="rId28"/>
                    <a:stretch>
                      <a:fillRect/>
                    </a:stretch>
                  </pic:blipFill>
                  <pic:spPr>
                    <a:xfrm>
                      <a:off x="0" y="0"/>
                      <a:ext cx="120090" cy="120090"/>
                    </a:xfrm>
                    <a:prstGeom prst="rect">
                      <a:avLst/>
                    </a:prstGeom>
                  </pic:spPr>
                </pic:pic>
              </a:graphicData>
            </a:graphic>
          </wp:inline>
        </w:drawing>
      </w:r>
      <w:r w:rsidRPr="00077E2B">
        <w:rPr>
          <w:rFonts w:asciiTheme="majorEastAsia" w:eastAsiaTheme="majorEastAsia" w:hAnsiTheme="majorEastAsia" w:hint="eastAsia"/>
        </w:rPr>
        <w:t>（得）</w:t>
      </w:r>
      <w:r w:rsidR="00D03CB2" w:rsidRPr="00077E2B">
        <w:rPr>
          <w:rStyle w:val="af4"/>
          <w:rFonts w:asciiTheme="majorEastAsia" w:eastAsiaTheme="majorEastAsia" w:hAnsiTheme="majorEastAsia"/>
        </w:rPr>
        <w:footnoteReference w:id="55"/>
      </w:r>
      <w:r w:rsidRPr="00077E2B">
        <w:rPr>
          <w:rFonts w:asciiTheme="majorEastAsia" w:eastAsiaTheme="majorEastAsia" w:hAnsiTheme="majorEastAsia" w:hint="eastAsia"/>
        </w:rPr>
        <w:t>爲帝？</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9A27B9"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昔者而</w:t>
      </w:r>
      <w:proofErr w:type="gramEnd"/>
      <w:r w:rsidR="009A27B9" w:rsidRPr="00077E2B">
        <w:rPr>
          <w:rFonts w:asciiTheme="majorEastAsia" w:eastAsiaTheme="majorEastAsia" w:hAnsiTheme="majorEastAsia" w:hint="eastAsia"/>
        </w:rPr>
        <w:t>（乃）</w:t>
      </w:r>
      <w:r w:rsidR="00417C14" w:rsidRPr="00077E2B">
        <w:rPr>
          <w:rStyle w:val="af4"/>
          <w:rFonts w:asciiTheme="majorEastAsia" w:eastAsiaTheme="majorEastAsia" w:hAnsiTheme="majorEastAsia"/>
        </w:rPr>
        <w:footnoteReference w:id="56"/>
      </w:r>
      <w:proofErr w:type="gramStart"/>
      <w:r w:rsidRPr="00077E2B">
        <w:rPr>
          <w:rFonts w:asciiTheme="majorEastAsia" w:eastAsiaTheme="majorEastAsia" w:hAnsiTheme="majorEastAsia" w:hint="eastAsia"/>
        </w:rPr>
        <w:t>弗</w:t>
      </w:r>
      <w:proofErr w:type="gramEnd"/>
      <w:r w:rsidR="009A27B9" w:rsidRPr="00077E2B">
        <w:rPr>
          <w:rFonts w:asciiTheme="majorEastAsia" w:eastAsiaTheme="majorEastAsia" w:hAnsiTheme="majorEastAsia" w:hint="eastAsia"/>
        </w:rPr>
        <w:t>殜</w:t>
      </w:r>
      <w:r w:rsidRPr="00077E2B">
        <w:rPr>
          <w:rFonts w:asciiTheme="majorEastAsia" w:eastAsiaTheme="majorEastAsia" w:hAnsiTheme="majorEastAsia" w:hint="eastAsia"/>
        </w:rPr>
        <w:t>（世）</w:t>
      </w:r>
      <w:r w:rsidR="00222CA6" w:rsidRPr="00077E2B">
        <w:rPr>
          <w:rStyle w:val="af4"/>
          <w:rFonts w:asciiTheme="majorEastAsia" w:eastAsiaTheme="majorEastAsia" w:hAnsiTheme="majorEastAsia"/>
        </w:rPr>
        <w:footnoteReference w:id="57"/>
      </w:r>
      <w:r w:rsidRPr="00077E2B">
        <w:rPr>
          <w:rFonts w:asciiTheme="majorEastAsia" w:eastAsiaTheme="majorEastAsia" w:hAnsiTheme="majorEastAsia" w:hint="eastAsia"/>
        </w:rPr>
        <w:t>也，善與善相受（</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授）</w:t>
      </w:r>
      <w:r w:rsidR="00417C14" w:rsidRPr="00077E2B">
        <w:rPr>
          <w:rStyle w:val="af4"/>
          <w:rFonts w:asciiTheme="majorEastAsia" w:eastAsiaTheme="majorEastAsia" w:hAnsiTheme="majorEastAsia"/>
        </w:rPr>
        <w:footnoteReference w:id="58"/>
      </w:r>
      <w:r w:rsidRPr="00077E2B">
        <w:rPr>
          <w:rFonts w:asciiTheme="majorEastAsia" w:eastAsiaTheme="majorEastAsia" w:hAnsiTheme="majorEastAsia" w:hint="eastAsia"/>
        </w:rPr>
        <w:t>也，</w:t>
      </w:r>
      <w:r w:rsidR="009A27B9" w:rsidRPr="00077E2B">
        <w:rPr>
          <w:rFonts w:asciiTheme="majorEastAsia" w:eastAsiaTheme="majorEastAsia" w:hAnsiTheme="majorEastAsia" w:hint="eastAsia"/>
        </w:rPr>
        <w:t>古（</w:t>
      </w:r>
      <w:r w:rsidRPr="00077E2B">
        <w:rPr>
          <w:rFonts w:asciiTheme="majorEastAsia" w:eastAsiaTheme="majorEastAsia" w:hAnsiTheme="majorEastAsia" w:hint="eastAsia"/>
        </w:rPr>
        <w:t>故</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能</w:t>
      </w:r>
      <w:r w:rsidR="009A27B9" w:rsidRPr="00077E2B">
        <w:rPr>
          <w:rFonts w:asciiTheme="majorEastAsia" w:eastAsiaTheme="majorEastAsia" w:hAnsiTheme="majorEastAsia"/>
          <w:noProof/>
        </w:rPr>
        <w:drawing>
          <wp:inline distT="0" distB="0" distL="0" distR="0" wp14:anchorId="08394F02" wp14:editId="124EA1D4">
            <wp:extent cx="109728" cy="114118"/>
            <wp:effectExtent l="0" t="0" r="5080" b="635"/>
            <wp:docPr id="1374998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9854" name=""/>
                    <pic:cNvPicPr/>
                  </pic:nvPicPr>
                  <pic:blipFill>
                    <a:blip r:embed="rId29"/>
                    <a:stretch>
                      <a:fillRect/>
                    </a:stretch>
                  </pic:blipFill>
                  <pic:spPr>
                    <a:xfrm>
                      <a:off x="0" y="0"/>
                      <a:ext cx="111043" cy="115486"/>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治</w:t>
      </w:r>
      <w:r w:rsidR="009A27B9" w:rsidRPr="00077E2B">
        <w:rPr>
          <w:rFonts w:asciiTheme="majorEastAsia" w:eastAsiaTheme="majorEastAsia" w:hAnsiTheme="majorEastAsia" w:hint="eastAsia"/>
        </w:rPr>
        <w:t>）</w:t>
      </w:r>
      <w:r w:rsidR="00D11224" w:rsidRPr="00077E2B">
        <w:rPr>
          <w:rStyle w:val="af4"/>
          <w:rFonts w:asciiTheme="majorEastAsia" w:eastAsiaTheme="majorEastAsia" w:hAnsiTheme="majorEastAsia"/>
        </w:rPr>
        <w:footnoteReference w:id="59"/>
      </w:r>
      <w:r w:rsidRPr="00077E2B">
        <w:rPr>
          <w:rFonts w:asciiTheme="majorEastAsia" w:eastAsiaTheme="majorEastAsia" w:hAnsiTheme="majorEastAsia" w:hint="eastAsia"/>
        </w:rPr>
        <w:t>天下，坪（平）</w:t>
      </w:r>
      <w:r w:rsidR="00222CA6" w:rsidRPr="00077E2B">
        <w:rPr>
          <w:rStyle w:val="af4"/>
          <w:rFonts w:asciiTheme="majorEastAsia" w:eastAsiaTheme="majorEastAsia" w:hAnsiTheme="majorEastAsia"/>
        </w:rPr>
        <w:footnoteReference w:id="60"/>
      </w:r>
      <w:r w:rsidR="009A27B9" w:rsidRPr="00077E2B">
        <w:rPr>
          <w:rFonts w:asciiTheme="majorEastAsia" w:eastAsiaTheme="majorEastAsia" w:hAnsiTheme="majorEastAsia"/>
          <w:noProof/>
        </w:rPr>
        <w:drawing>
          <wp:inline distT="0" distB="0" distL="0" distR="0" wp14:anchorId="43EBAB8C" wp14:editId="2D7324DE">
            <wp:extent cx="124460" cy="133350"/>
            <wp:effectExtent l="0" t="0" r="8890" b="0"/>
            <wp:docPr id="16366449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4954" name=""/>
                    <pic:cNvPicPr/>
                  </pic:nvPicPr>
                  <pic:blipFill>
                    <a:blip r:embed="rId30"/>
                    <a:stretch>
                      <a:fillRect/>
                    </a:stretch>
                  </pic:blipFill>
                  <pic:spPr>
                    <a:xfrm>
                      <a:off x="0" y="0"/>
                      <a:ext cx="127749" cy="136874"/>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萬</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邦，</w:t>
      </w:r>
      <w:r w:rsidR="009A27B9" w:rsidRPr="00077E2B">
        <w:rPr>
          <w:rFonts w:asciiTheme="majorEastAsia" w:eastAsiaTheme="majorEastAsia" w:hAnsiTheme="majorEastAsia"/>
          <w:noProof/>
        </w:rPr>
        <w:drawing>
          <wp:inline distT="0" distB="0" distL="0" distR="0" wp14:anchorId="656245B7" wp14:editId="334D9250">
            <wp:extent cx="97536" cy="156905"/>
            <wp:effectExtent l="0" t="0" r="0" b="0"/>
            <wp:docPr id="1914607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23"/>
                    <a:stretch>
                      <a:fillRect/>
                    </a:stretch>
                  </pic:blipFill>
                  <pic:spPr>
                    <a:xfrm>
                      <a:off x="0" y="0"/>
                      <a:ext cx="100579" cy="161800"/>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吏（使）</w:t>
      </w:r>
      <w:r w:rsidR="00414393" w:rsidRPr="00077E2B">
        <w:rPr>
          <w:rStyle w:val="af4"/>
          <w:rFonts w:asciiTheme="majorEastAsia" w:eastAsiaTheme="majorEastAsia" w:hAnsiTheme="majorEastAsia"/>
        </w:rPr>
        <w:footnoteReference w:id="61"/>
      </w:r>
      <w:r w:rsidRPr="00077E2B">
        <w:rPr>
          <w:rFonts w:asciiTheme="majorEastAsia" w:eastAsiaTheme="majorEastAsia" w:hAnsiTheme="majorEastAsia" w:hint="eastAsia"/>
        </w:rPr>
        <w:t>亡</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無</w:t>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又（有）</w:t>
      </w:r>
      <w:r w:rsidR="009B6EDA" w:rsidRPr="00077E2B">
        <w:rPr>
          <w:rStyle w:val="af4"/>
          <w:rFonts w:asciiTheme="majorEastAsia" w:eastAsiaTheme="majorEastAsia" w:hAnsiTheme="majorEastAsia"/>
        </w:rPr>
        <w:footnoteReference w:id="62"/>
      </w:r>
      <w:r w:rsidRPr="00077E2B">
        <w:rPr>
          <w:rFonts w:asciiTheme="majorEastAsia" w:eastAsiaTheme="majorEastAsia" w:hAnsiTheme="majorEastAsia" w:hint="eastAsia"/>
        </w:rPr>
        <w:t>少（小）大、</w:t>
      </w:r>
      <w:r w:rsidR="009A27B9" w:rsidRPr="00077E2B">
        <w:rPr>
          <w:rFonts w:asciiTheme="majorEastAsia" w:eastAsiaTheme="majorEastAsia" w:hAnsiTheme="majorEastAsia"/>
          <w:noProof/>
        </w:rPr>
        <w:drawing>
          <wp:inline distT="0" distB="0" distL="0" distR="0" wp14:anchorId="186F3E9D" wp14:editId="4C75CCBB">
            <wp:extent cx="115824" cy="111687"/>
            <wp:effectExtent l="0" t="0" r="0" b="3175"/>
            <wp:docPr id="9674290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29025" name=""/>
                    <pic:cNvPicPr/>
                  </pic:nvPicPr>
                  <pic:blipFill>
                    <a:blip r:embed="rId31"/>
                    <a:stretch>
                      <a:fillRect/>
                    </a:stretch>
                  </pic:blipFill>
                  <pic:spPr>
                    <a:xfrm>
                      <a:off x="0" y="0"/>
                      <a:ext cx="117559" cy="113360"/>
                    </a:xfrm>
                    <a:prstGeom prst="rect">
                      <a:avLst/>
                    </a:prstGeom>
                  </pic:spPr>
                </pic:pic>
              </a:graphicData>
            </a:graphic>
          </wp:inline>
        </w:drawing>
      </w:r>
      <w:r w:rsidRPr="00077E2B">
        <w:rPr>
          <w:rFonts w:asciiTheme="majorEastAsia" w:eastAsiaTheme="majorEastAsia" w:hAnsiTheme="majorEastAsia" w:hint="eastAsia"/>
        </w:rPr>
        <w:lastRenderedPageBreak/>
        <w:t>（肥）</w:t>
      </w:r>
      <w:r w:rsidR="009A27B9" w:rsidRPr="00077E2B">
        <w:rPr>
          <w:rFonts w:asciiTheme="majorEastAsia" w:eastAsiaTheme="majorEastAsia" w:hAnsiTheme="majorEastAsia"/>
          <w:noProof/>
        </w:rPr>
        <w:drawing>
          <wp:inline distT="0" distB="0" distL="0" distR="0" wp14:anchorId="50877146" wp14:editId="0BCAAC4B">
            <wp:extent cx="134932" cy="143637"/>
            <wp:effectExtent l="0" t="0" r="0" b="8890"/>
            <wp:docPr id="4627640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2"/>
                    <a:stretch>
                      <a:fillRect/>
                    </a:stretch>
                  </pic:blipFill>
                  <pic:spPr>
                    <a:xfrm>
                      <a:off x="0" y="0"/>
                      <a:ext cx="143416" cy="152668"/>
                    </a:xfrm>
                    <a:prstGeom prst="rect">
                      <a:avLst/>
                    </a:prstGeom>
                  </pic:spPr>
                </pic:pic>
              </a:graphicData>
            </a:graphic>
          </wp:inline>
        </w:drawing>
      </w:r>
      <w:r w:rsidRPr="00077E2B">
        <w:rPr>
          <w:rFonts w:asciiTheme="majorEastAsia" w:eastAsiaTheme="majorEastAsia" w:hAnsiTheme="majorEastAsia" w:hint="eastAsia"/>
        </w:rPr>
        <w:t>（</w:t>
      </w:r>
      <w:r w:rsidR="009A27B9" w:rsidRPr="00077E2B">
        <w:rPr>
          <w:rFonts w:asciiTheme="majorEastAsia" w:eastAsiaTheme="majorEastAsia" w:hAnsiTheme="majorEastAsia" w:cs="新細明體" w:hint="eastAsia"/>
        </w:rPr>
        <w:t>磽</w:t>
      </w:r>
      <w:r w:rsidR="009A27B9" w:rsidRPr="00077E2B">
        <w:rPr>
          <w:rFonts w:asciiTheme="majorEastAsia" w:eastAsiaTheme="majorEastAsia" w:hAnsiTheme="majorEastAsia" w:cs="新細明體-ExtB" w:hint="eastAsia"/>
        </w:rPr>
        <w:t>/</w:t>
      </w:r>
      <w:r w:rsidRPr="00077E2B">
        <w:rPr>
          <w:rFonts w:asciiTheme="majorEastAsia" w:eastAsiaTheme="majorEastAsia" w:hAnsiTheme="majorEastAsia" w:hint="eastAsia"/>
        </w:rPr>
        <w:t>瘠）</w:t>
      </w:r>
      <w:r w:rsidR="00222CA6" w:rsidRPr="00077E2B">
        <w:rPr>
          <w:rStyle w:val="af4"/>
          <w:rFonts w:asciiTheme="majorEastAsia" w:eastAsiaTheme="majorEastAsia" w:hAnsiTheme="majorEastAsia"/>
        </w:rPr>
        <w:footnoteReference w:id="63"/>
      </w:r>
      <w:r w:rsidR="009A27B9" w:rsidRPr="00077E2B">
        <w:rPr>
          <w:rFonts w:asciiTheme="majorEastAsia" w:eastAsiaTheme="majorEastAsia" w:hAnsiTheme="majorEastAsia"/>
          <w:noProof/>
        </w:rPr>
        <w:drawing>
          <wp:inline distT="0" distB="0" distL="0" distR="0" wp14:anchorId="13FE9087" wp14:editId="01434E8E">
            <wp:extent cx="131445" cy="137160"/>
            <wp:effectExtent l="0" t="0" r="1905" b="0"/>
            <wp:docPr id="2817890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89096" name=""/>
                    <pic:cNvPicPr/>
                  </pic:nvPicPr>
                  <pic:blipFill>
                    <a:blip r:embed="rId33"/>
                    <a:stretch>
                      <a:fillRect/>
                    </a:stretch>
                  </pic:blipFill>
                  <pic:spPr>
                    <a:xfrm>
                      <a:off x="0" y="0"/>
                      <a:ext cx="132820" cy="138595"/>
                    </a:xfrm>
                    <a:prstGeom prst="rect">
                      <a:avLst/>
                    </a:prstGeom>
                  </pic:spPr>
                </pic:pic>
              </a:graphicData>
            </a:graphic>
          </wp:inline>
        </w:drawing>
      </w:r>
      <w:r w:rsidR="009A27B9" w:rsidRPr="00077E2B">
        <w:rPr>
          <w:rFonts w:asciiTheme="majorEastAsia" w:eastAsiaTheme="majorEastAsia" w:hAnsiTheme="majorEastAsia" w:hint="eastAsia"/>
        </w:rPr>
        <w:t>（</w:t>
      </w:r>
      <w:r w:rsidRPr="00077E2B">
        <w:rPr>
          <w:rFonts w:asciiTheme="majorEastAsia" w:eastAsiaTheme="majorEastAsia" w:hAnsiTheme="majorEastAsia" w:hint="eastAsia"/>
        </w:rPr>
        <w:t>弁</w:t>
      </w:r>
      <w:r w:rsidR="009A27B9" w:rsidRPr="00077E2B">
        <w:rPr>
          <w:rFonts w:asciiTheme="majorEastAsia" w:eastAsiaTheme="majorEastAsia" w:hAnsiTheme="majorEastAsia"/>
          <w:lang w:eastAsia="zh-CN"/>
        </w:rPr>
        <w:sym w:font="Wingdings" w:char="F0E0"/>
      </w:r>
      <w:r w:rsidR="009A27B9" w:rsidRPr="00077E2B">
        <w:rPr>
          <w:rFonts w:asciiTheme="majorEastAsia" w:eastAsiaTheme="majorEastAsia" w:hAnsiTheme="majorEastAsia" w:hint="eastAsia"/>
        </w:rPr>
        <w:t>遍/</w:t>
      </w:r>
      <w:r w:rsidRPr="00077E2B">
        <w:rPr>
          <w:rFonts w:asciiTheme="majorEastAsia" w:eastAsiaTheme="majorEastAsia" w:hAnsiTheme="majorEastAsia" w:hint="eastAsia"/>
        </w:rPr>
        <w:t>辨）</w:t>
      </w:r>
      <w:r w:rsidR="00222CA6" w:rsidRPr="00077E2B">
        <w:rPr>
          <w:rStyle w:val="af4"/>
          <w:rFonts w:asciiTheme="majorEastAsia" w:eastAsiaTheme="majorEastAsia" w:hAnsiTheme="majorEastAsia"/>
        </w:rPr>
        <w:footnoteReference w:id="64"/>
      </w:r>
      <w:r w:rsidR="009A27B9" w:rsidRPr="00077E2B">
        <w:rPr>
          <w:rFonts w:asciiTheme="majorEastAsia" w:eastAsiaTheme="majorEastAsia" w:hAnsiTheme="majorEastAsia"/>
          <w:noProof/>
        </w:rPr>
        <w:drawing>
          <wp:inline distT="0" distB="0" distL="0" distR="0" wp14:anchorId="4D1C86DF" wp14:editId="4F82EE2E">
            <wp:extent cx="144152" cy="153161"/>
            <wp:effectExtent l="0" t="0" r="8255" b="0"/>
            <wp:docPr id="14083705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70528" name=""/>
                    <pic:cNvPicPr/>
                  </pic:nvPicPr>
                  <pic:blipFill>
                    <a:blip r:embed="rId34"/>
                    <a:stretch>
                      <a:fillRect/>
                    </a:stretch>
                  </pic:blipFill>
                  <pic:spPr>
                    <a:xfrm>
                      <a:off x="0" y="0"/>
                      <a:ext cx="151144" cy="160590"/>
                    </a:xfrm>
                    <a:prstGeom prst="rect">
                      <a:avLst/>
                    </a:prstGeom>
                  </pic:spPr>
                </pic:pic>
              </a:graphicData>
            </a:graphic>
          </wp:inline>
        </w:drawing>
      </w:r>
      <w:r w:rsidR="009A27B9" w:rsidRPr="00077E2B">
        <w:rPr>
          <w:rFonts w:asciiTheme="majorEastAsia" w:eastAsiaTheme="majorEastAsia" w:hAnsiTheme="major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皆</w:t>
      </w:r>
      <w:r w:rsidRPr="00077E2B">
        <w:rPr>
          <w:rFonts w:asciiTheme="majorEastAsia" w:eastAsiaTheme="majorEastAsia" w:hAnsiTheme="majorEastAsia"/>
        </w:rPr>
        <w:t>)</w:t>
      </w:r>
      <w:r w:rsidRPr="00077E2B">
        <w:rPr>
          <w:rFonts w:asciiTheme="majorEastAsia" w:eastAsiaTheme="majorEastAsia" w:hAnsiTheme="majorEastAsia" w:hint="eastAsia"/>
        </w:rPr>
        <w:t>【</w:t>
      </w:r>
      <w:r w:rsidRPr="00077E2B">
        <w:rPr>
          <w:rFonts w:asciiTheme="majorEastAsia" w:eastAsiaTheme="majorEastAsia" w:hAnsiTheme="majorEastAsia"/>
        </w:rPr>
        <w:t>1</w:t>
      </w:r>
      <w:r w:rsidRPr="00077E2B">
        <w:rPr>
          <w:rFonts w:asciiTheme="majorEastAsia" w:eastAsiaTheme="majorEastAsia" w:hAnsiTheme="majorEastAsia" w:hint="eastAsia"/>
        </w:rPr>
        <w:t>】</w:t>
      </w:r>
      <w:r w:rsidR="009A27B9" w:rsidRPr="00077E2B">
        <w:rPr>
          <w:rFonts w:asciiTheme="majorEastAsia" w:eastAsiaTheme="majorEastAsia" w:hAnsiTheme="majorEastAsia"/>
          <w:noProof/>
        </w:rPr>
        <w:drawing>
          <wp:inline distT="0" distB="0" distL="0" distR="0" wp14:anchorId="6F8B3F91" wp14:editId="4C129590">
            <wp:extent cx="117475" cy="117475"/>
            <wp:effectExtent l="0" t="0" r="0" b="0"/>
            <wp:docPr id="114846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6663" name=""/>
                    <pic:cNvPicPr/>
                  </pic:nvPicPr>
                  <pic:blipFill>
                    <a:blip r:embed="rId28"/>
                    <a:stretch>
                      <a:fillRect/>
                    </a:stretch>
                  </pic:blipFill>
                  <pic:spPr>
                    <a:xfrm>
                      <a:off x="0" y="0"/>
                      <a:ext cx="120090" cy="120090"/>
                    </a:xfrm>
                    <a:prstGeom prst="rect">
                      <a:avLst/>
                    </a:prstGeom>
                  </pic:spPr>
                </pic:pic>
              </a:graphicData>
            </a:graphic>
          </wp:inline>
        </w:drawing>
      </w:r>
      <w:r w:rsidRPr="00077E2B">
        <w:rPr>
          <w:rFonts w:asciiTheme="majorEastAsia" w:eastAsiaTheme="majorEastAsia" w:hAnsiTheme="majorEastAsia" w:hint="eastAsia"/>
        </w:rPr>
        <w:t>（得）丌（其）社</w:t>
      </w:r>
      <w:r w:rsidR="006D0BAC" w:rsidRPr="00077E2B">
        <w:rPr>
          <w:rFonts w:asciiTheme="majorEastAsia" w:eastAsiaTheme="majorEastAsia" w:hAnsiTheme="majorEastAsia"/>
          <w:noProof/>
        </w:rPr>
        <w:drawing>
          <wp:inline distT="0" distB="0" distL="0" distR="0" wp14:anchorId="52939524" wp14:editId="574BA68C">
            <wp:extent cx="144780" cy="144780"/>
            <wp:effectExtent l="0" t="0" r="7620" b="7620"/>
            <wp:docPr id="2872447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4700" name=""/>
                    <pic:cNvPicPr/>
                  </pic:nvPicPr>
                  <pic:blipFill>
                    <a:blip r:embed="rId35"/>
                    <a:stretch>
                      <a:fillRect/>
                    </a:stretch>
                  </pic:blipFill>
                  <pic:spPr>
                    <a:xfrm>
                      <a:off x="0" y="0"/>
                      <a:ext cx="145441" cy="145441"/>
                    </a:xfrm>
                    <a:prstGeom prst="rect">
                      <a:avLst/>
                    </a:prstGeom>
                  </pic:spPr>
                </pic:pic>
              </a:graphicData>
            </a:graphic>
          </wp:inline>
        </w:drawing>
      </w:r>
      <w:r w:rsidRPr="00077E2B">
        <w:rPr>
          <w:rFonts w:asciiTheme="majorEastAsia" w:eastAsiaTheme="majorEastAsia" w:hAnsiTheme="majorEastAsia"/>
        </w:rPr>
        <w:t xml:space="preserve"> </w:t>
      </w:r>
      <w:r w:rsidR="006D0BAC" w:rsidRPr="00077E2B">
        <w:rPr>
          <w:rFonts w:asciiTheme="majorEastAsia" w:eastAsiaTheme="majorEastAsia" w:hAnsiTheme="majorEastAsia" w:hint="eastAsia"/>
        </w:rPr>
        <w:t>（禝</w:t>
      </w:r>
      <w:r w:rsidR="006D0BAC" w:rsidRPr="00077E2B">
        <w:rPr>
          <w:rFonts w:asciiTheme="majorEastAsia" w:eastAsiaTheme="majorEastAsia" w:hAnsiTheme="majorEastAsia"/>
          <w:lang w:eastAsia="zh-CN"/>
        </w:rPr>
        <w:lastRenderedPageBreak/>
        <w:sym w:font="Wingdings" w:char="F0E0"/>
      </w:r>
      <w:r w:rsidRPr="00077E2B">
        <w:rPr>
          <w:rFonts w:asciiTheme="majorEastAsia" w:eastAsiaTheme="majorEastAsia" w:hAnsiTheme="majorEastAsia" w:hint="eastAsia"/>
        </w:rPr>
        <w:t>稷</w:t>
      </w:r>
      <w:r w:rsidR="006D0BAC" w:rsidRPr="00077E2B">
        <w:rPr>
          <w:rFonts w:asciiTheme="majorEastAsia" w:eastAsiaTheme="majorEastAsia" w:hAnsiTheme="majorEastAsia" w:hint="eastAsia"/>
        </w:rPr>
        <w:t>）</w:t>
      </w:r>
      <w:r w:rsidR="00B23A8F" w:rsidRPr="00077E2B">
        <w:rPr>
          <w:rStyle w:val="af4"/>
          <w:rFonts w:asciiTheme="majorEastAsia" w:eastAsiaTheme="majorEastAsia" w:hAnsiTheme="majorEastAsia"/>
        </w:rPr>
        <w:footnoteReference w:id="65"/>
      </w:r>
      <w:r w:rsidRPr="00077E2B">
        <w:rPr>
          <w:rFonts w:asciiTheme="majorEastAsia" w:eastAsiaTheme="majorEastAsia" w:hAnsiTheme="majorEastAsia" w:hint="eastAsia"/>
        </w:rPr>
        <w:t>百</w:t>
      </w:r>
      <w:r w:rsidR="006D0BAC" w:rsidRPr="00077E2B">
        <w:rPr>
          <w:rFonts w:asciiTheme="majorEastAsia" w:eastAsiaTheme="majorEastAsia" w:hAnsiTheme="majorEastAsia" w:hint="eastAsia"/>
        </w:rPr>
        <w:t>眚</w:t>
      </w:r>
      <w:r w:rsidRPr="00077E2B">
        <w:rPr>
          <w:rFonts w:asciiTheme="majorEastAsia" w:eastAsiaTheme="majorEastAsia" w:hAnsiTheme="majorEastAsia" w:hint="eastAsia"/>
        </w:rPr>
        <w:t>（姓）而</w:t>
      </w:r>
      <w:r w:rsidR="006D0BAC" w:rsidRPr="00077E2B">
        <w:rPr>
          <w:rFonts w:asciiTheme="majorEastAsia" w:eastAsiaTheme="majorEastAsia" w:hAnsiTheme="majorEastAsia"/>
          <w:noProof/>
        </w:rPr>
        <w:drawing>
          <wp:inline distT="0" distB="0" distL="0" distR="0" wp14:anchorId="72BC8428" wp14:editId="26962E4D">
            <wp:extent cx="109728" cy="118872"/>
            <wp:effectExtent l="0" t="0" r="5080" b="0"/>
            <wp:docPr id="13897269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26962" name=""/>
                    <pic:cNvPicPr/>
                  </pic:nvPicPr>
                  <pic:blipFill>
                    <a:blip r:embed="rId36"/>
                    <a:stretch>
                      <a:fillRect/>
                    </a:stretch>
                  </pic:blipFill>
                  <pic:spPr>
                    <a:xfrm>
                      <a:off x="0" y="0"/>
                      <a:ext cx="110254" cy="11944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奉</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守之。</w:t>
      </w:r>
      <w:r w:rsidR="00B23A8F" w:rsidRPr="00077E2B">
        <w:rPr>
          <w:rStyle w:val="af4"/>
          <w:rFonts w:asciiTheme="majorEastAsia" w:eastAsiaTheme="majorEastAsia" w:hAnsiTheme="majorEastAsia"/>
        </w:rPr>
        <w:footnoteReference w:id="66"/>
      </w:r>
      <w:r w:rsidR="006D0BAC" w:rsidRPr="00077E2B">
        <w:rPr>
          <w:rFonts w:asciiTheme="majorEastAsia" w:eastAsiaTheme="majorEastAsia" w:hAnsiTheme="majorEastAsia"/>
          <w:noProof/>
        </w:rPr>
        <w:drawing>
          <wp:inline distT="0" distB="0" distL="0" distR="0" wp14:anchorId="286322D9" wp14:editId="183029C0">
            <wp:extent cx="119830" cy="142874"/>
            <wp:effectExtent l="0" t="0" r="0" b="0"/>
            <wp:docPr id="15883115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堯</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見</w:t>
      </w:r>
      <w:r w:rsidR="006D0BAC" w:rsidRPr="00077E2B">
        <w:rPr>
          <w:rFonts w:asciiTheme="majorEastAsia" w:eastAsiaTheme="majorEastAsia" w:hAnsiTheme="majorEastAsia"/>
          <w:noProof/>
        </w:rPr>
        <w:drawing>
          <wp:inline distT="0" distB="0" distL="0" distR="0" wp14:anchorId="748BE22C" wp14:editId="2C068089">
            <wp:extent cx="109728" cy="140452"/>
            <wp:effectExtent l="0" t="0" r="5080" b="0"/>
            <wp:docPr id="19733111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（舜）之悳（德）</w:t>
      </w:r>
      <w:r w:rsidR="006D0BAC" w:rsidRPr="00077E2B">
        <w:rPr>
          <w:rFonts w:asciiTheme="majorEastAsia" w:eastAsiaTheme="majorEastAsia" w:hAnsiTheme="majorEastAsia"/>
          <w:noProof/>
        </w:rPr>
        <w:drawing>
          <wp:inline distT="0" distB="0" distL="0" distR="0" wp14:anchorId="49EFFC2F" wp14:editId="61B72437">
            <wp:extent cx="121920" cy="135467"/>
            <wp:effectExtent l="0" t="0" r="0" b="0"/>
            <wp:docPr id="3302990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99030" name=""/>
                    <pic:cNvPicPr/>
                  </pic:nvPicPr>
                  <pic:blipFill>
                    <a:blip r:embed="rId39"/>
                    <a:stretch>
                      <a:fillRect/>
                    </a:stretch>
                  </pic:blipFill>
                  <pic:spPr>
                    <a:xfrm>
                      <a:off x="0" y="0"/>
                      <a:ext cx="122986" cy="136652"/>
                    </a:xfrm>
                    <a:prstGeom prst="rect">
                      <a:avLst/>
                    </a:prstGeom>
                  </pic:spPr>
                </pic:pic>
              </a:graphicData>
            </a:graphic>
          </wp:inline>
        </w:drawing>
      </w:r>
      <w:r w:rsidRPr="00077E2B">
        <w:rPr>
          <w:rFonts w:asciiTheme="majorEastAsia" w:eastAsiaTheme="majorEastAsia" w:hAnsiTheme="majorEastAsia" w:hint="eastAsia"/>
        </w:rPr>
        <w:t>（賢），古（故）</w:t>
      </w:r>
      <w:r w:rsidR="006D0BAC" w:rsidRPr="00077E2B">
        <w:rPr>
          <w:rFonts w:asciiTheme="majorEastAsia" w:eastAsiaTheme="majorEastAsia" w:hAnsiTheme="majorEastAsia"/>
          <w:noProof/>
        </w:rPr>
        <w:drawing>
          <wp:inline distT="0" distB="0" distL="0" distR="0" wp14:anchorId="41092DB9" wp14:editId="4DB93AD2">
            <wp:extent cx="149370" cy="144219"/>
            <wp:effectExtent l="0" t="0" r="3175" b="8255"/>
            <wp:docPr id="7167774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7493" name=""/>
                    <pic:cNvPicPr/>
                  </pic:nvPicPr>
                  <pic:blipFill>
                    <a:blip r:embed="rId40"/>
                    <a:stretch>
                      <a:fillRect/>
                    </a:stretch>
                  </pic:blipFill>
                  <pic:spPr>
                    <a:xfrm>
                      <a:off x="0" y="0"/>
                      <a:ext cx="156765" cy="151359"/>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讓</w:t>
      </w:r>
      <w:r w:rsidR="006D0BAC" w:rsidRPr="00077E2B">
        <w:rPr>
          <w:rFonts w:asciiTheme="majorEastAsia" w:eastAsiaTheme="majorEastAsia" w:hAnsiTheme="majorEastAsia" w:hint="eastAsia"/>
        </w:rPr>
        <w:t>）</w:t>
      </w:r>
      <w:r w:rsidR="008D1A2A" w:rsidRPr="00077E2B">
        <w:rPr>
          <w:rStyle w:val="af4"/>
          <w:rFonts w:asciiTheme="majorEastAsia" w:eastAsiaTheme="majorEastAsia" w:hAnsiTheme="majorEastAsia"/>
        </w:rPr>
        <w:footnoteReference w:id="67"/>
      </w:r>
      <w:r w:rsidRPr="00077E2B">
        <w:rPr>
          <w:rFonts w:asciiTheme="majorEastAsia" w:eastAsiaTheme="majorEastAsia" w:hAnsiTheme="majorEastAsia" w:hint="eastAsia"/>
        </w:rPr>
        <w:t>之。</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6D0BAC" w:rsidRPr="00077E2B">
        <w:rPr>
          <w:rFonts w:asciiTheme="majorEastAsia" w:eastAsiaTheme="majorEastAsia" w:hAnsiTheme="majorEastAsia" w:hint="eastAsia"/>
        </w:rPr>
        <w:t>「</w:t>
      </w:r>
      <w:r w:rsidR="006D0BAC" w:rsidRPr="00077E2B">
        <w:rPr>
          <w:rFonts w:asciiTheme="majorEastAsia" w:eastAsiaTheme="majorEastAsia" w:hAnsiTheme="majorEastAsia"/>
          <w:noProof/>
        </w:rPr>
        <w:drawing>
          <wp:inline distT="0" distB="0" distL="0" distR="0" wp14:anchorId="14CD4328" wp14:editId="2196099C">
            <wp:extent cx="119830" cy="142874"/>
            <wp:effectExtent l="0" t="0" r="0" b="0"/>
            <wp:docPr id="11547180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堯</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之</w:t>
      </w:r>
      <w:r w:rsidR="006D0BAC" w:rsidRPr="00077E2B">
        <w:rPr>
          <w:rFonts w:asciiTheme="majorEastAsia" w:eastAsiaTheme="majorEastAsia" w:hAnsiTheme="majorEastAsia"/>
          <w:noProof/>
        </w:rPr>
        <w:drawing>
          <wp:inline distT="0" distB="0" distL="0" distR="0" wp14:anchorId="4172F8CE" wp14:editId="72BFC223">
            <wp:extent cx="117475" cy="117475"/>
            <wp:effectExtent l="0" t="0" r="0" b="0"/>
            <wp:docPr id="8594957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6663" name=""/>
                    <pic:cNvPicPr/>
                  </pic:nvPicPr>
                  <pic:blipFill>
                    <a:blip r:embed="rId28"/>
                    <a:stretch>
                      <a:fillRect/>
                    </a:stretch>
                  </pic:blipFill>
                  <pic:spPr>
                    <a:xfrm>
                      <a:off x="0" y="0"/>
                      <a:ext cx="120090" cy="120090"/>
                    </a:xfrm>
                    <a:prstGeom prst="rect">
                      <a:avLst/>
                    </a:prstGeom>
                  </pic:spPr>
                </pic:pic>
              </a:graphicData>
            </a:graphic>
          </wp:inline>
        </w:drawing>
      </w:r>
      <w:r w:rsidRPr="00077E2B">
        <w:rPr>
          <w:rFonts w:asciiTheme="majorEastAsia" w:eastAsiaTheme="majorEastAsia" w:hAnsiTheme="majorEastAsia" w:hint="eastAsia"/>
        </w:rPr>
        <w:t>（得）</w:t>
      </w:r>
      <w:r w:rsidR="006D0BAC" w:rsidRPr="00077E2B">
        <w:rPr>
          <w:rFonts w:asciiTheme="majorEastAsia" w:eastAsiaTheme="majorEastAsia" w:hAnsiTheme="majorEastAsia"/>
          <w:noProof/>
        </w:rPr>
        <w:drawing>
          <wp:inline distT="0" distB="0" distL="0" distR="0" wp14:anchorId="38D9204C" wp14:editId="7CB8C638">
            <wp:extent cx="109728" cy="140452"/>
            <wp:effectExtent l="0" t="0" r="5080" b="0"/>
            <wp:docPr id="14168924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（舜）也，</w:t>
      </w:r>
      <w:r w:rsidR="006D0BAC" w:rsidRPr="00077E2B">
        <w:rPr>
          <w:rFonts w:asciiTheme="majorEastAsia" w:eastAsiaTheme="majorEastAsia" w:hAnsiTheme="majorEastAsia"/>
          <w:noProof/>
        </w:rPr>
        <w:drawing>
          <wp:inline distT="0" distB="0" distL="0" distR="0" wp14:anchorId="2AA68902" wp14:editId="51E2EE0A">
            <wp:extent cx="109728" cy="140452"/>
            <wp:effectExtent l="0" t="0" r="5080" b="0"/>
            <wp:docPr id="18137784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（舜）之悳（德）</w:t>
      </w:r>
      <w:r w:rsidR="006D0BAC" w:rsidRPr="00077E2B">
        <w:rPr>
          <w:rFonts w:asciiTheme="majorEastAsia" w:eastAsiaTheme="majorEastAsia" w:hAnsiTheme="majorEastAsia"/>
          <w:noProof/>
        </w:rPr>
        <w:drawing>
          <wp:inline distT="0" distB="0" distL="0" distR="0" wp14:anchorId="74F66AD5" wp14:editId="2C6D7394">
            <wp:extent cx="104775" cy="104775"/>
            <wp:effectExtent l="0" t="0" r="9525" b="9525"/>
            <wp:docPr id="18504333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城（誠）善【</w:t>
      </w:r>
      <w:r w:rsidRPr="00077E2B">
        <w:rPr>
          <w:rFonts w:asciiTheme="majorEastAsia" w:eastAsiaTheme="majorEastAsia" w:hAnsiTheme="majorEastAsia"/>
        </w:rPr>
        <w:t>6</w:t>
      </w:r>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68"/>
      </w:r>
      <w:r w:rsidR="00222CA6" w:rsidRPr="00077E2B">
        <w:rPr>
          <w:rFonts w:asciiTheme="majorEastAsia" w:eastAsiaTheme="majorEastAsia" w:hAnsiTheme="majorEastAsia" w:hint="eastAsia"/>
        </w:rPr>
        <w:t xml:space="preserve"> </w:t>
      </w:r>
      <w:r w:rsidR="006D0BAC" w:rsidRPr="00077E2B">
        <w:rPr>
          <w:rFonts w:asciiTheme="majorEastAsia" w:eastAsiaTheme="majorEastAsia" w:hAnsiTheme="majorEastAsia"/>
          <w:noProof/>
        </w:rPr>
        <w:drawing>
          <wp:inline distT="0" distB="0" distL="0" distR="0" wp14:anchorId="23666BFF" wp14:editId="2B49D973">
            <wp:extent cx="120015" cy="137160"/>
            <wp:effectExtent l="0" t="0" r="0" b="0"/>
            <wp:docPr id="17407617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1719" name=""/>
                    <pic:cNvPicPr/>
                  </pic:nvPicPr>
                  <pic:blipFill>
                    <a:blip r:embed="rId41"/>
                    <a:stretch>
                      <a:fillRect/>
                    </a:stretch>
                  </pic:blipFill>
                  <pic:spPr>
                    <a:xfrm>
                      <a:off x="0" y="0"/>
                      <a:ext cx="121059" cy="138353"/>
                    </a:xfrm>
                    <a:prstGeom prst="rect">
                      <a:avLst/>
                    </a:prstGeom>
                  </pic:spPr>
                </pic:pic>
              </a:graphicData>
            </a:graphic>
          </wp:inline>
        </w:drawing>
      </w:r>
      <w:r w:rsidRPr="00077E2B">
        <w:rPr>
          <w:rFonts w:asciiTheme="majorEastAsia" w:eastAsiaTheme="majorEastAsia" w:hAnsiTheme="majorEastAsia" w:hint="eastAsia"/>
        </w:rPr>
        <w:t>（</w:t>
      </w:r>
      <w:r w:rsidR="006D0BAC" w:rsidRPr="00077E2B">
        <w:rPr>
          <w:rFonts w:asciiTheme="majorEastAsia" w:eastAsiaTheme="majorEastAsia" w:hAnsiTheme="majorEastAsia" w:hint="eastAsia"/>
        </w:rPr>
        <w:t>舉</w:t>
      </w:r>
      <w:r w:rsidR="006D0BAC" w:rsidRPr="00077E2B">
        <w:rPr>
          <w:rFonts w:asciiTheme="majorEastAsia" w:eastAsiaTheme="majorEastAsia" w:hAnsiTheme="majorEastAsia"/>
          <w:lang w:eastAsia="zh-CN"/>
        </w:rPr>
        <w:sym w:font="Wingdings" w:char="F0E0"/>
      </w:r>
      <w:r w:rsidR="006D0BAC" w:rsidRPr="00077E2B">
        <w:rPr>
          <w:rFonts w:asciiTheme="majorEastAsia" w:eastAsiaTheme="majorEastAsia" w:hAnsiTheme="majorEastAsia" w:hint="eastAsia"/>
        </w:rPr>
        <w:t>與</w:t>
      </w:r>
      <w:r w:rsidRPr="00077E2B">
        <w:rPr>
          <w:rFonts w:asciiTheme="majorEastAsia" w:eastAsiaTheme="majorEastAsia" w:hAnsiTheme="majorEastAsia" w:hint="eastAsia"/>
        </w:rPr>
        <w:t>）</w:t>
      </w:r>
      <w:r w:rsidR="008D1A2A" w:rsidRPr="00077E2B">
        <w:rPr>
          <w:rStyle w:val="af4"/>
          <w:rFonts w:asciiTheme="majorEastAsia" w:eastAsiaTheme="majorEastAsia" w:hAnsiTheme="majorEastAsia"/>
        </w:rPr>
        <w:footnoteReference w:id="69"/>
      </w:r>
      <w:r w:rsidRPr="00077E2B">
        <w:rPr>
          <w:rFonts w:asciiTheme="majorEastAsia" w:eastAsiaTheme="majorEastAsia" w:hAnsiTheme="majorEastAsia" w:hint="eastAsia"/>
        </w:rPr>
        <w:t>？伊</w:t>
      </w:r>
      <w:r w:rsidR="006D0BAC" w:rsidRPr="00077E2B">
        <w:rPr>
          <w:rFonts w:asciiTheme="majorEastAsia" w:eastAsiaTheme="majorEastAsia" w:hAnsiTheme="majorEastAsia" w:hint="eastAsia"/>
        </w:rPr>
        <w:t>（抑）</w:t>
      </w:r>
      <w:r w:rsidR="00222CA6" w:rsidRPr="00077E2B">
        <w:rPr>
          <w:rStyle w:val="af4"/>
          <w:rFonts w:asciiTheme="majorEastAsia" w:eastAsiaTheme="majorEastAsia" w:hAnsiTheme="majorEastAsia"/>
        </w:rPr>
        <w:footnoteReference w:id="70"/>
      </w:r>
      <w:r w:rsidR="00222CA6" w:rsidRPr="00077E2B">
        <w:rPr>
          <w:rFonts w:asciiTheme="majorEastAsia" w:eastAsiaTheme="majorEastAsia" w:hAnsiTheme="majorEastAsia" w:hint="eastAsia"/>
        </w:rPr>
        <w:t xml:space="preserve"> </w:t>
      </w:r>
      <w:r w:rsidR="006D0BAC" w:rsidRPr="00077E2B">
        <w:rPr>
          <w:rFonts w:asciiTheme="majorEastAsia" w:eastAsiaTheme="majorEastAsia" w:hAnsiTheme="majorEastAsia"/>
          <w:noProof/>
        </w:rPr>
        <w:drawing>
          <wp:inline distT="0" distB="0" distL="0" distR="0" wp14:anchorId="55652B3A" wp14:editId="25383C45">
            <wp:extent cx="119830" cy="142874"/>
            <wp:effectExtent l="0" t="0" r="0" b="0"/>
            <wp:docPr id="8816137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堯</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之悳（德）</w:t>
      </w:r>
      <w:r w:rsidR="006D0BAC" w:rsidRPr="00077E2B">
        <w:rPr>
          <w:rFonts w:asciiTheme="majorEastAsia" w:eastAsiaTheme="majorEastAsia" w:hAnsiTheme="majorEastAsia"/>
          <w:noProof/>
        </w:rPr>
        <w:drawing>
          <wp:inline distT="0" distB="0" distL="0" distR="0" wp14:anchorId="4DDFD388" wp14:editId="1EC2D50F">
            <wp:extent cx="104775" cy="104775"/>
            <wp:effectExtent l="0" t="0" r="9525" b="9525"/>
            <wp:docPr id="315026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甚</w:t>
      </w:r>
      <w:r w:rsidR="006D0BAC" w:rsidRPr="00077E2B">
        <w:rPr>
          <w:rFonts w:asciiTheme="majorEastAsia" w:eastAsiaTheme="majorEastAsia" w:hAnsiTheme="majorEastAsia" w:hint="eastAsia"/>
        </w:rPr>
        <w:t>昷</w:t>
      </w:r>
      <w:r w:rsidRPr="00077E2B">
        <w:rPr>
          <w:rFonts w:asciiTheme="majorEastAsia" w:eastAsiaTheme="majorEastAsia" w:hAnsiTheme="majorEastAsia" w:hint="eastAsia"/>
        </w:rPr>
        <w:t>（</w:t>
      </w:r>
      <w:r w:rsidR="006D0BAC" w:rsidRPr="00077E2B">
        <w:rPr>
          <w:rFonts w:asciiTheme="majorEastAsia" w:eastAsiaTheme="majorEastAsia" w:hAnsiTheme="majorEastAsia" w:hint="eastAsia"/>
        </w:rPr>
        <w:t>盟</w:t>
      </w:r>
      <w:r w:rsidR="006D0BAC"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明）</w:t>
      </w:r>
      <w:r w:rsidR="00222CA6" w:rsidRPr="00077E2B">
        <w:rPr>
          <w:rStyle w:val="af4"/>
          <w:rFonts w:asciiTheme="majorEastAsia" w:eastAsiaTheme="majorEastAsia" w:hAnsiTheme="majorEastAsia"/>
        </w:rPr>
        <w:footnoteReference w:id="71"/>
      </w:r>
      <w:r w:rsidR="00222CA6" w:rsidRPr="00077E2B">
        <w:rPr>
          <w:rFonts w:asciiTheme="majorEastAsia" w:eastAsiaTheme="majorEastAsia" w:hAnsiTheme="majorEastAsia" w:hint="eastAsia"/>
        </w:rPr>
        <w:t xml:space="preserve"> </w:t>
      </w:r>
      <w:r w:rsidR="006D0BAC" w:rsidRPr="00077E2B">
        <w:rPr>
          <w:rFonts w:asciiTheme="majorEastAsia" w:eastAsiaTheme="majorEastAsia" w:hAnsiTheme="majorEastAsia"/>
          <w:noProof/>
        </w:rPr>
        <w:drawing>
          <wp:inline distT="0" distB="0" distL="0" distR="0" wp14:anchorId="11CB00B6" wp14:editId="33E70655">
            <wp:extent cx="120015" cy="137160"/>
            <wp:effectExtent l="0" t="0" r="0" b="0"/>
            <wp:docPr id="12027375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1719" name=""/>
                    <pic:cNvPicPr/>
                  </pic:nvPicPr>
                  <pic:blipFill>
                    <a:blip r:embed="rId41"/>
                    <a:stretch>
                      <a:fillRect/>
                    </a:stretch>
                  </pic:blipFill>
                  <pic:spPr>
                    <a:xfrm>
                      <a:off x="0" y="0"/>
                      <a:ext cx="121059" cy="138353"/>
                    </a:xfrm>
                    <a:prstGeom prst="rect">
                      <a:avLst/>
                    </a:prstGeom>
                  </pic:spPr>
                </pic:pic>
              </a:graphicData>
            </a:graphic>
          </wp:inline>
        </w:drawing>
      </w:r>
      <w:r w:rsidRPr="00077E2B">
        <w:rPr>
          <w:rFonts w:asciiTheme="majorEastAsia" w:eastAsiaTheme="majorEastAsia" w:hAnsiTheme="majorEastAsia" w:hint="eastAsia"/>
        </w:rPr>
        <w:t>（</w:t>
      </w:r>
      <w:r w:rsidR="006D0BAC" w:rsidRPr="00077E2B">
        <w:rPr>
          <w:rFonts w:asciiTheme="majorEastAsia" w:eastAsiaTheme="majorEastAsia" w:hAnsiTheme="majorEastAsia" w:hint="eastAsia"/>
        </w:rPr>
        <w:t>舉</w:t>
      </w:r>
      <w:r w:rsidR="006D0BAC" w:rsidRPr="00077E2B">
        <w:rPr>
          <w:rFonts w:asciiTheme="majorEastAsia" w:eastAsiaTheme="majorEastAsia" w:hAnsiTheme="majorEastAsia"/>
          <w:lang w:eastAsia="zh-CN"/>
        </w:rPr>
        <w:sym w:font="Wingdings" w:char="F0E0"/>
      </w:r>
      <w:r w:rsidR="006D0BAC" w:rsidRPr="00077E2B">
        <w:rPr>
          <w:rFonts w:asciiTheme="majorEastAsia" w:eastAsiaTheme="majorEastAsia" w:hAnsiTheme="majorEastAsia" w:hint="eastAsia"/>
        </w:rPr>
        <w:t>與/</w:t>
      </w:r>
      <w:r w:rsidRPr="00077E2B">
        <w:rPr>
          <w:rFonts w:asciiTheme="majorEastAsia" w:eastAsiaTheme="majorEastAsia" w:hAnsiTheme="majorEastAsia" w:hint="eastAsia"/>
        </w:rPr>
        <w:t>歟）？</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鈞</w:t>
      </w:r>
      <w:r w:rsidRPr="00077E2B">
        <w:rPr>
          <w:rFonts w:asciiTheme="majorEastAsia" w:eastAsiaTheme="majorEastAsia" w:hAnsiTheme="majorEastAsia" w:hint="eastAsia"/>
        </w:rPr>
        <w:lastRenderedPageBreak/>
        <w:t>（均）</w:t>
      </w:r>
      <w:r w:rsidR="00222CA6" w:rsidRPr="00077E2B">
        <w:rPr>
          <w:rStyle w:val="af4"/>
          <w:rFonts w:asciiTheme="majorEastAsia" w:eastAsiaTheme="majorEastAsia" w:hAnsiTheme="majorEastAsia"/>
        </w:rPr>
        <w:footnoteReference w:id="72"/>
      </w:r>
      <w:r w:rsidRPr="00077E2B">
        <w:rPr>
          <w:rFonts w:asciiTheme="majorEastAsia" w:eastAsiaTheme="majorEastAsia" w:hAnsiTheme="majorEastAsia" w:hint="eastAsia"/>
        </w:rPr>
        <w:t>也。</w:t>
      </w:r>
      <w:r w:rsidR="006D0BAC" w:rsidRPr="00077E2B">
        <w:rPr>
          <w:rFonts w:asciiTheme="majorEastAsia" w:eastAsiaTheme="majorEastAsia" w:hAnsiTheme="majorEastAsia"/>
          <w:noProof/>
        </w:rPr>
        <w:drawing>
          <wp:inline distT="0" distB="0" distL="0" distR="0" wp14:anchorId="1F45B85B" wp14:editId="50BE4C81">
            <wp:extent cx="109728" cy="140452"/>
            <wp:effectExtent l="0" t="0" r="5080" b="0"/>
            <wp:docPr id="7365412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w:t>
      </w:r>
      <w:r w:rsidR="006D0BAC" w:rsidRPr="00077E2B">
        <w:rPr>
          <w:rFonts w:ascii="新細明體-ExtB" w:eastAsia="新細明體-ExtB" w:hAnsi="新細明體-ExtB" w:cs="新細明體-ExtB" w:hint="eastAsia"/>
        </w:rPr>
        <w:t>𤲝</w:t>
      </w:r>
      <w:r w:rsidR="006D0BAC" w:rsidRPr="00077E2B">
        <w:rPr>
          <w:rFonts w:asciiTheme="majorEastAsia" w:eastAsiaTheme="majorEastAsia" w:hAnsiTheme="majorEastAsia" w:hint="eastAsia"/>
        </w:rPr>
        <w:t>（</w:t>
      </w:r>
      <w:r w:rsidRPr="00077E2B">
        <w:rPr>
          <w:rFonts w:asciiTheme="majorEastAsia" w:eastAsiaTheme="majorEastAsia" w:hAnsiTheme="majorEastAsia" w:hint="eastAsia"/>
        </w:rPr>
        <w:t>嗇</w:t>
      </w:r>
      <w:r w:rsidR="006D0BAC" w:rsidRPr="00077E2B">
        <w:rPr>
          <w:rFonts w:asciiTheme="majorEastAsia" w:eastAsiaTheme="majorEastAsia" w:hAnsiTheme="majorEastAsia"/>
          <w:lang w:eastAsia="zh-CN"/>
        </w:rPr>
        <w:sym w:font="Wingdings" w:char="F0E0"/>
      </w:r>
      <w:r w:rsidRPr="00077E2B">
        <w:rPr>
          <w:rFonts w:asciiTheme="majorEastAsia" w:eastAsiaTheme="majorEastAsia" w:hAnsiTheme="majorEastAsia" w:hint="eastAsia"/>
        </w:rPr>
        <w:t>穡）</w:t>
      </w:r>
      <w:r w:rsidR="00222CA6" w:rsidRPr="00077E2B">
        <w:rPr>
          <w:rStyle w:val="af4"/>
          <w:rFonts w:asciiTheme="majorEastAsia" w:eastAsiaTheme="majorEastAsia" w:hAnsiTheme="majorEastAsia"/>
        </w:rPr>
        <w:footnoteReference w:id="73"/>
      </w:r>
      <w:r w:rsidRPr="00077E2B">
        <w:rPr>
          <w:rFonts w:asciiTheme="majorEastAsia" w:eastAsiaTheme="majorEastAsia" w:hAnsiTheme="majorEastAsia" w:hint="eastAsia"/>
        </w:rPr>
        <w:t>於童土</w:t>
      </w:r>
      <w:r w:rsidR="00222CA6" w:rsidRPr="00077E2B">
        <w:rPr>
          <w:rStyle w:val="af4"/>
          <w:rFonts w:asciiTheme="majorEastAsia" w:eastAsiaTheme="majorEastAsia" w:hAnsiTheme="majorEastAsia"/>
        </w:rPr>
        <w:footnoteReference w:id="74"/>
      </w:r>
      <w:r w:rsidRPr="00077E2B">
        <w:rPr>
          <w:rFonts w:asciiTheme="majorEastAsia" w:eastAsiaTheme="majorEastAsia" w:hAnsiTheme="majorEastAsia" w:hint="eastAsia"/>
        </w:rPr>
        <w:t>之田，</w:t>
      </w:r>
      <w:r w:rsidR="00FE1EED" w:rsidRPr="00077E2B">
        <w:rPr>
          <w:rFonts w:asciiTheme="majorEastAsia" w:eastAsiaTheme="majorEastAsia" w:hAnsiTheme="majorEastAsia"/>
          <w:noProof/>
        </w:rPr>
        <w:drawing>
          <wp:inline distT="0" distB="0" distL="0" distR="0" wp14:anchorId="13443227" wp14:editId="3A44ADED">
            <wp:extent cx="104775" cy="104775"/>
            <wp:effectExtent l="0" t="0" r="9525" b="9525"/>
            <wp:docPr id="20411439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2</w:t>
      </w:r>
      <w:r w:rsidRPr="00077E2B">
        <w:rPr>
          <w:rFonts w:asciiTheme="majorEastAsia" w:eastAsiaTheme="majorEastAsia" w:hAnsiTheme="majorEastAsia" w:hint="eastAsia"/>
        </w:rPr>
        <w:t>】</w:t>
      </w:r>
      <w:r w:rsidR="00E010E8" w:rsidRPr="00077E2B">
        <w:rPr>
          <w:rFonts w:asciiTheme="majorEastAsia" w:eastAsiaTheme="majorEastAsia" w:hAnsiTheme="major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天下之民歸之如流。</w:t>
      </w:r>
      <w:ins w:id="31" w:author="MAK, Chi Ki Caily [CHL]" w:date="2025-02-16T15:29:00Z" w16du:dateUtc="2025-02-16T07:29:00Z">
        <w:r w:rsidR="00416BF0" w:rsidRPr="00077E2B">
          <w:rPr>
            <w:rFonts w:asciiTheme="majorEastAsia" w:eastAsiaTheme="majorEastAsia" w:hAnsiTheme="majorEastAsia" w:hint="eastAsia"/>
          </w:rPr>
          <w:t>」</w:t>
        </w:r>
      </w:ins>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舜之德若何，而可以得</w:t>
      </w:r>
      <w:r w:rsidRPr="00077E2B">
        <w:rPr>
          <w:rFonts w:asciiTheme="majorEastAsia" w:eastAsiaTheme="majorEastAsia" w:hAnsiTheme="majorEastAsia"/>
        </w:rPr>
        <w:t>]</w:t>
      </w:r>
      <w:r w:rsidR="00FE1EED" w:rsidRPr="00077E2B">
        <w:rPr>
          <w:rFonts w:asciiTheme="majorEastAsia" w:eastAsiaTheme="majorEastAsia" w:hAnsiTheme="majorEastAsia" w:hint="eastAsia"/>
        </w:rPr>
        <w:t xml:space="preserve"> </w:t>
      </w:r>
      <w:r w:rsidRPr="00077E2B">
        <w:rPr>
          <w:rFonts w:asciiTheme="majorEastAsia" w:eastAsiaTheme="majorEastAsia" w:hAnsiTheme="majorEastAsia" w:hint="eastAsia"/>
        </w:rPr>
        <w:t>之</w:t>
      </w:r>
      <w:proofErr w:type="gramStart"/>
      <w:r w:rsidRPr="00077E2B">
        <w:rPr>
          <w:rFonts w:asciiTheme="majorEastAsia" w:eastAsiaTheme="majorEastAsia" w:hAnsiTheme="majorEastAsia" w:hint="eastAsia"/>
        </w:rPr>
        <w:t>童土之</w:t>
      </w:r>
      <w:r w:rsidR="00FE1EED" w:rsidRPr="00077E2B">
        <w:rPr>
          <w:rFonts w:asciiTheme="majorEastAsia" w:eastAsiaTheme="majorEastAsia" w:hAnsiTheme="majorEastAsia" w:hint="eastAsia"/>
        </w:rPr>
        <w:t>菞/</w:t>
      </w:r>
      <w:r w:rsidRPr="00077E2B">
        <w:rPr>
          <w:rFonts w:asciiTheme="majorEastAsia" w:eastAsiaTheme="majorEastAsia" w:hAnsiTheme="majorEastAsia" w:hint="eastAsia"/>
        </w:rPr>
        <w:t>莉</w:t>
      </w:r>
      <w:proofErr w:type="gramEnd"/>
      <w:r w:rsidRPr="00077E2B">
        <w:rPr>
          <w:rFonts w:asciiTheme="majorEastAsia" w:eastAsiaTheme="majorEastAsia" w:hAnsiTheme="majorEastAsia" w:hint="eastAsia"/>
        </w:rPr>
        <w:t>（黎）民</w:t>
      </w:r>
      <w:r w:rsidR="00222CA6" w:rsidRPr="00077E2B">
        <w:rPr>
          <w:rStyle w:val="af4"/>
          <w:rFonts w:asciiTheme="majorEastAsia" w:eastAsiaTheme="majorEastAsia" w:hAnsiTheme="majorEastAsia"/>
        </w:rPr>
        <w:footnoteReference w:id="75"/>
      </w:r>
      <w:r w:rsidRPr="00077E2B">
        <w:rPr>
          <w:rFonts w:asciiTheme="majorEastAsia" w:eastAsiaTheme="majorEastAsia" w:hAnsiTheme="majorEastAsia" w:hint="eastAsia"/>
        </w:rPr>
        <w:t>也。</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w:t>
      </w:r>
      <w:r w:rsidRPr="00077E2B">
        <w:rPr>
          <w:rFonts w:asciiTheme="majorEastAsia" w:eastAsiaTheme="majorEastAsia" w:hAnsiTheme="majorEastAsia"/>
        </w:rPr>
        <w:t>3</w:t>
      </w:r>
      <w:r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59C626AE" wp14:editId="72721C40">
            <wp:extent cx="142298" cy="161925"/>
            <wp:effectExtent l="0" t="0" r="0" b="0"/>
            <wp:docPr id="571979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9143" name=""/>
                    <pic:cNvPicPr/>
                  </pic:nvPicPr>
                  <pic:blipFill>
                    <a:blip r:embed="rId42"/>
                    <a:stretch>
                      <a:fillRect/>
                    </a:stretch>
                  </pic:blipFill>
                  <pic:spPr>
                    <a:xfrm>
                      <a:off x="0" y="0"/>
                      <a:ext cx="145096" cy="165109"/>
                    </a:xfrm>
                    <a:prstGeom prst="rect">
                      <a:avLst/>
                    </a:prstGeom>
                  </pic:spPr>
                </pic:pic>
              </a:graphicData>
            </a:graphic>
          </wp:inline>
        </w:drawing>
      </w:r>
      <w:r w:rsidRPr="00077E2B">
        <w:rPr>
          <w:rFonts w:asciiTheme="majorEastAsia" w:eastAsiaTheme="majorEastAsia" w:hAnsiTheme="majorEastAsia"/>
        </w:rPr>
        <w:t xml:space="preserve"> </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吾</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昏（聞）夫</w:t>
      </w:r>
      <w:r w:rsidR="00FE1EED" w:rsidRPr="00077E2B">
        <w:rPr>
          <w:rFonts w:asciiTheme="majorEastAsia" w:eastAsiaTheme="majorEastAsia" w:hAnsiTheme="majorEastAsia"/>
          <w:noProof/>
        </w:rPr>
        <w:drawing>
          <wp:inline distT="0" distB="0" distL="0" distR="0" wp14:anchorId="19E1F731" wp14:editId="0CD4CB00">
            <wp:extent cx="109728" cy="140452"/>
            <wp:effectExtent l="0" t="0" r="5080" b="0"/>
            <wp:docPr id="19637740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w:t>
      </w:r>
      <w:proofErr w:type="gramStart"/>
      <w:r w:rsidRPr="00077E2B">
        <w:rPr>
          <w:rFonts w:asciiTheme="majorEastAsia" w:eastAsiaTheme="majorEastAsia" w:hAnsiTheme="majorEastAsia" w:hint="eastAsia"/>
        </w:rPr>
        <w:t>丌</w:t>
      </w:r>
      <w:proofErr w:type="gramEnd"/>
      <w:r w:rsidRPr="00077E2B">
        <w:rPr>
          <w:rFonts w:asciiTheme="majorEastAsia" w:eastAsiaTheme="majorEastAsia" w:hAnsiTheme="majorEastAsia" w:hint="eastAsia"/>
        </w:rPr>
        <w:t>（其）</w:t>
      </w:r>
      <w:r w:rsidR="008B5068" w:rsidRPr="00077E2B">
        <w:rPr>
          <w:rStyle w:val="af4"/>
          <w:rFonts w:asciiTheme="majorEastAsia" w:eastAsiaTheme="majorEastAsia" w:hAnsiTheme="majorEastAsia"/>
        </w:rPr>
        <w:footnoteReference w:id="76"/>
      </w:r>
      <w:proofErr w:type="gramStart"/>
      <w:r w:rsidRPr="00077E2B">
        <w:rPr>
          <w:rFonts w:asciiTheme="majorEastAsia" w:eastAsiaTheme="majorEastAsia" w:hAnsiTheme="majorEastAsia" w:hint="eastAsia"/>
        </w:rPr>
        <w:t>幼也</w:t>
      </w:r>
      <w:proofErr w:type="gramEnd"/>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每</w:t>
      </w:r>
      <w:r w:rsidRPr="00077E2B">
        <w:rPr>
          <w:rFonts w:asciiTheme="majorEastAsia" w:eastAsiaTheme="majorEastAsia" w:hAnsiTheme="majorEastAsia" w:hint="eastAsia"/>
        </w:rPr>
        <w:lastRenderedPageBreak/>
        <w:t>（敏）</w:t>
      </w:r>
      <w:r w:rsidR="00222CA6" w:rsidRPr="00077E2B">
        <w:rPr>
          <w:rStyle w:val="af4"/>
          <w:rFonts w:asciiTheme="majorEastAsia" w:eastAsiaTheme="majorEastAsia" w:hAnsiTheme="majorEastAsia"/>
        </w:rPr>
        <w:footnoteReference w:id="77"/>
      </w:r>
      <w:r w:rsidR="00FE1EED" w:rsidRPr="00077E2B">
        <w:rPr>
          <w:rFonts w:asciiTheme="majorEastAsia" w:eastAsiaTheme="majorEastAsia" w:hAnsiTheme="majorEastAsia" w:hint="eastAsia"/>
        </w:rPr>
        <w:t>㠯（</w:t>
      </w:r>
      <w:r w:rsidRPr="00077E2B">
        <w:rPr>
          <w:rFonts w:asciiTheme="majorEastAsia" w:eastAsiaTheme="majorEastAsia" w:hAnsiTheme="majorEastAsia" w:hint="eastAsia"/>
        </w:rPr>
        <w:t>以</w:t>
      </w:r>
      <w:r w:rsidR="00FE1EED" w:rsidRPr="00077E2B">
        <w:rPr>
          <w:rFonts w:asciiTheme="majorEastAsia" w:eastAsiaTheme="majorEastAsia" w:hAnsiTheme="majorEastAsia" w:hint="eastAsia"/>
        </w:rPr>
        <w:t>）好</w:t>
      </w:r>
      <w:bookmarkStart w:id="35" w:name="_Hlk190166867"/>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孝</w:t>
      </w:r>
      <w:bookmarkEnd w:id="35"/>
      <w:r w:rsidR="00222CA6" w:rsidRPr="00077E2B">
        <w:rPr>
          <w:rStyle w:val="af4"/>
          <w:rFonts w:asciiTheme="majorEastAsia" w:eastAsiaTheme="majorEastAsia" w:hAnsiTheme="majorEastAsia"/>
        </w:rPr>
        <w:footnoteReference w:id="78"/>
      </w:r>
      <w:r w:rsidRPr="00077E2B">
        <w:rPr>
          <w:rFonts w:asciiTheme="majorEastAsia" w:eastAsiaTheme="majorEastAsia" w:hAnsiTheme="majorEastAsia" w:hint="eastAsia"/>
        </w:rPr>
        <w:t>寺（</w:t>
      </w:r>
      <w:r w:rsidR="00FE1EED" w:rsidRPr="00077E2B">
        <w:rPr>
          <w:rFonts w:asciiTheme="majorEastAsia" w:eastAsiaTheme="majorEastAsia" w:hAnsiTheme="majorEastAsia" w:hint="eastAsia"/>
        </w:rPr>
        <w:t>詩/</w:t>
      </w:r>
      <w:r w:rsidRPr="00077E2B">
        <w:rPr>
          <w:rFonts w:asciiTheme="majorEastAsia" w:eastAsiaTheme="majorEastAsia" w:hAnsiTheme="majorEastAsia" w:hint="eastAsia"/>
        </w:rPr>
        <w:t>侍）</w:t>
      </w:r>
      <w:r w:rsidR="00222CA6" w:rsidRPr="00077E2B">
        <w:rPr>
          <w:rStyle w:val="af4"/>
          <w:rFonts w:asciiTheme="majorEastAsia" w:eastAsiaTheme="majorEastAsia" w:hAnsiTheme="majorEastAsia"/>
        </w:rPr>
        <w:footnoteReference w:id="79"/>
      </w:r>
      <w:r w:rsidR="00C27352" w:rsidRPr="00077E2B">
        <w:rPr>
          <w:rFonts w:asciiTheme="majorEastAsia" w:eastAsiaTheme="majorEastAsia" w:hAnsiTheme="majorEastAsia" w:hint="eastAsia"/>
        </w:rPr>
        <w:t>，丌（其）」</w:t>
      </w:r>
      <w:r w:rsidRPr="00077E2B">
        <w:rPr>
          <w:rFonts w:asciiTheme="majorEastAsia" w:eastAsiaTheme="majorEastAsia" w:hAnsiTheme="majorEastAsia" w:hint="eastAsia"/>
        </w:rPr>
        <w:t>言</w:t>
      </w:r>
      <w:r w:rsidR="00C27352" w:rsidRPr="00077E2B">
        <w:rPr>
          <w:rFonts w:asciiTheme="majorEastAsia" w:eastAsiaTheme="majorEastAsia" w:hAnsiTheme="majorEastAsia" w:hint="eastAsia"/>
        </w:rPr>
        <w:t>/辛（親）</w:t>
      </w:r>
      <w:r w:rsidR="00C4129D" w:rsidRPr="00077E2B">
        <w:rPr>
          <w:rStyle w:val="af4"/>
          <w:rFonts w:asciiTheme="majorEastAsia" w:eastAsiaTheme="majorEastAsia" w:hAnsiTheme="majorEastAsia"/>
        </w:rPr>
        <w:footnoteReference w:id="80"/>
      </w:r>
      <w:r w:rsidR="00FE1EED" w:rsidRPr="00077E2B">
        <w:rPr>
          <w:rFonts w:asciiTheme="majorEastAsia" w:eastAsiaTheme="majorEastAsia" w:hAnsiTheme="majorEastAsia" w:hint="eastAsia"/>
        </w:rPr>
        <w:t xml:space="preserve"> </w:t>
      </w:r>
      <w:r w:rsidRPr="00077E2B">
        <w:rPr>
          <w:rFonts w:asciiTheme="majorEastAsia" w:eastAsiaTheme="majorEastAsia" w:hAnsiTheme="majorEastAsia"/>
        </w:rPr>
        <w:t>[</w:t>
      </w:r>
      <w:r w:rsidRPr="00077E2B">
        <w:rPr>
          <w:rFonts w:asciiTheme="majorEastAsia" w:eastAsiaTheme="majorEastAsia" w:hAnsiTheme="majorEastAsia" w:hint="eastAsia"/>
        </w:rPr>
        <w:t>之弗惑，寬裕溫良，知時</w:t>
      </w:r>
      <w:r w:rsidRPr="00077E2B">
        <w:rPr>
          <w:rFonts w:asciiTheme="majorEastAsia" w:eastAsiaTheme="majorEastAsia" w:hAnsiTheme="majorEastAsia"/>
        </w:rPr>
        <w:t>]</w:t>
      </w:r>
      <w:r w:rsidR="00076C40" w:rsidRPr="00077E2B">
        <w:rPr>
          <w:rStyle w:val="af4"/>
          <w:rFonts w:asciiTheme="majorEastAsia" w:eastAsiaTheme="majorEastAsia" w:hAnsiTheme="majorEastAsia"/>
        </w:rPr>
        <w:footnoteReference w:id="81"/>
      </w:r>
      <w:r w:rsidRPr="00077E2B">
        <w:rPr>
          <w:rFonts w:asciiTheme="majorEastAsia" w:eastAsiaTheme="majorEastAsia" w:hAnsiTheme="majorEastAsia" w:hint="eastAsia"/>
        </w:rPr>
        <w:t>【</w:t>
      </w:r>
      <w:r w:rsidRPr="00077E2B">
        <w:rPr>
          <w:rFonts w:asciiTheme="majorEastAsia" w:eastAsiaTheme="majorEastAsia" w:hAnsiTheme="majorEastAsia"/>
        </w:rPr>
        <w:t>4</w:t>
      </w:r>
      <w:r w:rsidRPr="00077E2B">
        <w:rPr>
          <w:rFonts w:asciiTheme="majorEastAsia" w:eastAsiaTheme="majorEastAsia" w:hAnsiTheme="majorEastAsia" w:hint="eastAsia"/>
        </w:rPr>
        <w:t>】</w:t>
      </w:r>
      <w:r w:rsidRPr="00077E2B">
        <w:rPr>
          <w:rFonts w:asciiTheme="majorEastAsia" w:eastAsiaTheme="majorEastAsia" w:hAnsiTheme="majorEastAsia"/>
        </w:rPr>
        <w:t>[</w:t>
      </w:r>
      <w:r w:rsidRPr="00077E2B">
        <w:rPr>
          <w:rFonts w:asciiTheme="majorEastAsia" w:eastAsiaTheme="majorEastAsia" w:hAnsiTheme="majorEastAsia" w:hint="eastAsia"/>
        </w:rPr>
        <w:t>用中，畏天愛民，擧賢而治，</w:t>
      </w:r>
      <w:r w:rsidRPr="00077E2B">
        <w:rPr>
          <w:rFonts w:asciiTheme="majorEastAsia" w:eastAsiaTheme="majorEastAsia" w:hAnsiTheme="majorEastAsia"/>
        </w:rPr>
        <w:t>]</w:t>
      </w:r>
      <w:r w:rsidR="00FE1EED" w:rsidRPr="00077E2B">
        <w:rPr>
          <w:rFonts w:asciiTheme="majorEastAsia" w:eastAsiaTheme="majorEastAsia" w:hAnsiTheme="majorEastAsia" w:hint="eastAsia"/>
        </w:rPr>
        <w:t xml:space="preserve"> </w:t>
      </w:r>
      <w:r w:rsidR="004126D9" w:rsidRPr="00077E2B">
        <w:rPr>
          <w:rStyle w:val="af4"/>
          <w:rFonts w:asciiTheme="majorEastAsia" w:eastAsiaTheme="majorEastAsia" w:hAnsiTheme="majorEastAsia"/>
        </w:rPr>
        <w:footnoteReference w:id="82"/>
      </w:r>
      <w:r w:rsidRPr="00077E2B">
        <w:rPr>
          <w:rFonts w:asciiTheme="majorEastAsia" w:eastAsiaTheme="majorEastAsia" w:hAnsiTheme="majorEastAsia" w:hint="eastAsia"/>
        </w:rPr>
        <w:t>或</w:t>
      </w:r>
      <w:r w:rsidR="00FE1EED" w:rsidRPr="00077E2B">
        <w:rPr>
          <w:rFonts w:asciiTheme="majorEastAsia" w:eastAsiaTheme="majorEastAsia" w:hAnsiTheme="majorEastAsia" w:hint="eastAsia"/>
        </w:rPr>
        <w:t>㠯（</w:t>
      </w:r>
      <w:r w:rsidRPr="00077E2B">
        <w:rPr>
          <w:rFonts w:asciiTheme="majorEastAsia" w:eastAsiaTheme="majorEastAsia" w:hAnsiTheme="majorEastAsia" w:hint="eastAsia"/>
        </w:rPr>
        <w:t>以</w:t>
      </w:r>
      <w:r w:rsidR="00FE1EED"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52DEF508" wp14:editId="130AFB56">
            <wp:extent cx="132588" cy="146304"/>
            <wp:effectExtent l="0" t="0" r="1270" b="6350"/>
            <wp:docPr id="15986589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58947" name=""/>
                    <pic:cNvPicPr/>
                  </pic:nvPicPr>
                  <pic:blipFill>
                    <a:blip r:embed="rId43"/>
                    <a:stretch>
                      <a:fillRect/>
                    </a:stretch>
                  </pic:blipFill>
                  <pic:spPr>
                    <a:xfrm>
                      <a:off x="0" y="0"/>
                      <a:ext cx="133454" cy="147260"/>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文</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而遠</w:t>
      </w:r>
      <w:r w:rsidR="00222CA6" w:rsidRPr="00077E2B">
        <w:rPr>
          <w:rStyle w:val="af4"/>
          <w:rFonts w:asciiTheme="majorEastAsia" w:eastAsiaTheme="majorEastAsia" w:hAnsiTheme="majorEastAsia"/>
        </w:rPr>
        <w:lastRenderedPageBreak/>
        <w:footnoteReference w:id="83"/>
      </w:r>
      <w:r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53CEDDED" wp14:editId="4224B46D">
            <wp:extent cx="119830" cy="142874"/>
            <wp:effectExtent l="0" t="0" r="0" b="0"/>
            <wp:docPr id="1281030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堯</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之取</w:t>
      </w:r>
      <w:r w:rsidR="00FE1EED" w:rsidRPr="00077E2B">
        <w:rPr>
          <w:rFonts w:asciiTheme="majorEastAsia" w:eastAsiaTheme="majorEastAsia" w:hAnsiTheme="majorEastAsia"/>
          <w:noProof/>
        </w:rPr>
        <w:drawing>
          <wp:inline distT="0" distB="0" distL="0" distR="0" wp14:anchorId="68DC247F" wp14:editId="6071130C">
            <wp:extent cx="119830" cy="142874"/>
            <wp:effectExtent l="0" t="0" r="0" b="0"/>
            <wp:docPr id="432364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1562" name=""/>
                    <pic:cNvPicPr/>
                  </pic:nvPicPr>
                  <pic:blipFill>
                    <a:blip r:embed="rId37"/>
                    <a:stretch>
                      <a:fillRect/>
                    </a:stretch>
                  </pic:blipFill>
                  <pic:spPr>
                    <a:xfrm>
                      <a:off x="0" y="0"/>
                      <a:ext cx="124953" cy="148982"/>
                    </a:xfrm>
                    <a:prstGeom prst="rect">
                      <a:avLst/>
                    </a:prstGeom>
                  </pic:spPr>
                </pic:pic>
              </a:graphicData>
            </a:graphic>
          </wp:inline>
        </w:drawing>
      </w:r>
      <w:r w:rsidRPr="00077E2B">
        <w:rPr>
          <w:rFonts w:asciiTheme="majorEastAsia" w:eastAsiaTheme="majorEastAsia" w:hAnsiTheme="majorEastAsia" w:hint="eastAsia"/>
        </w:rPr>
        <w:t>（舜）也，從</w:t>
      </w:r>
      <w:r w:rsidR="00FC3963" w:rsidRPr="00077E2B">
        <w:rPr>
          <w:rStyle w:val="af4"/>
          <w:rFonts w:asciiTheme="majorEastAsia" w:eastAsiaTheme="majorEastAsia" w:hAnsiTheme="majorEastAsia"/>
        </w:rPr>
        <w:footnoteReference w:id="84"/>
      </w:r>
      <w:r w:rsidRPr="00077E2B">
        <w:rPr>
          <w:rFonts w:asciiTheme="majorEastAsia" w:eastAsiaTheme="majorEastAsia" w:hAnsiTheme="majorEastAsia" w:hint="eastAsia"/>
        </w:rPr>
        <w:t>者（諸）</w:t>
      </w:r>
      <w:proofErr w:type="gramStart"/>
      <w:r w:rsidRPr="00077E2B">
        <w:rPr>
          <w:rFonts w:asciiTheme="majorEastAsia" w:eastAsiaTheme="majorEastAsia" w:hAnsiTheme="majorEastAsia" w:hint="eastAsia"/>
        </w:rPr>
        <w:t>卉</w:t>
      </w:r>
      <w:proofErr w:type="gramEnd"/>
      <w:r w:rsidR="00FE1EED" w:rsidRPr="00077E2B">
        <w:rPr>
          <w:rFonts w:asciiTheme="majorEastAsia" w:eastAsiaTheme="majorEastAsia" w:hAnsiTheme="majorEastAsia" w:hint="eastAsia"/>
        </w:rPr>
        <w:t>（</w:t>
      </w:r>
      <w:proofErr w:type="gramStart"/>
      <w:r w:rsidR="00FE1EED" w:rsidRPr="00077E2B">
        <w:rPr>
          <w:rFonts w:asciiTheme="majorEastAsia" w:eastAsiaTheme="majorEastAsia" w:hAnsiTheme="majorEastAsia" w:hint="eastAsia"/>
        </w:rPr>
        <w:t>艸</w:t>
      </w:r>
      <w:proofErr w:type="gramEnd"/>
      <w:r w:rsidR="00FE1EED" w:rsidRPr="00077E2B">
        <w:rPr>
          <w:rFonts w:asciiTheme="majorEastAsia" w:eastAsiaTheme="majorEastAsia" w:hAnsiTheme="majorEastAsia"/>
          <w:lang w:eastAsia="zh-CN"/>
        </w:rPr>
        <w:sym w:font="Wingdings" w:char="F0E0"/>
      </w:r>
      <w:r w:rsidR="00FE1EED" w:rsidRPr="00077E2B">
        <w:rPr>
          <w:rFonts w:asciiTheme="majorEastAsia" w:eastAsiaTheme="majorEastAsia" w:hAnsiTheme="majorEastAsia" w:hint="eastAsia"/>
        </w:rPr>
        <w:t>草）</w:t>
      </w:r>
      <w:proofErr w:type="gramStart"/>
      <w:r w:rsidRPr="00077E2B">
        <w:rPr>
          <w:rFonts w:asciiTheme="majorEastAsia" w:eastAsiaTheme="majorEastAsia" w:hAnsiTheme="majorEastAsia" w:hint="eastAsia"/>
        </w:rPr>
        <w:t>茅</w:t>
      </w:r>
      <w:proofErr w:type="gramEnd"/>
      <w:r w:rsidR="00FC3963" w:rsidRPr="00077E2B">
        <w:rPr>
          <w:rStyle w:val="af4"/>
          <w:rFonts w:asciiTheme="majorEastAsia" w:eastAsiaTheme="majorEastAsia" w:hAnsiTheme="majorEastAsia"/>
        </w:rPr>
        <w:footnoteReference w:id="85"/>
      </w:r>
      <w:r w:rsidRPr="00077E2B">
        <w:rPr>
          <w:rFonts w:asciiTheme="majorEastAsia" w:eastAsiaTheme="majorEastAsia" w:hAnsiTheme="majorEastAsia" w:hint="eastAsia"/>
        </w:rPr>
        <w:t>之</w:t>
      </w:r>
      <w:r w:rsidR="00FE1EED" w:rsidRPr="00077E2B">
        <w:rPr>
          <w:rFonts w:asciiTheme="majorEastAsia" w:eastAsiaTheme="majorEastAsia" w:hAnsiTheme="majorEastAsia"/>
          <w:noProof/>
        </w:rPr>
        <w:drawing>
          <wp:inline distT="0" distB="0" distL="0" distR="0" wp14:anchorId="1CC69952" wp14:editId="749979B0">
            <wp:extent cx="100584" cy="134112"/>
            <wp:effectExtent l="0" t="0" r="0" b="0"/>
            <wp:docPr id="10000816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1633" name=""/>
                    <pic:cNvPicPr/>
                  </pic:nvPicPr>
                  <pic:blipFill>
                    <a:blip r:embed="rId44"/>
                    <a:stretch>
                      <a:fillRect/>
                    </a:stretch>
                  </pic:blipFill>
                  <pic:spPr>
                    <a:xfrm>
                      <a:off x="0" y="0"/>
                      <a:ext cx="102510" cy="136680"/>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中</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，與之言</w:t>
      </w:r>
      <w:proofErr w:type="gramStart"/>
      <w:r w:rsidRPr="00077E2B">
        <w:rPr>
          <w:rFonts w:asciiTheme="majorEastAsia" w:eastAsiaTheme="majorEastAsia" w:hAnsiTheme="majorEastAsia" w:hint="eastAsia"/>
        </w:rPr>
        <w:t>豊</w:t>
      </w:r>
      <w:proofErr w:type="gramEnd"/>
      <w:r w:rsidRPr="00077E2B">
        <w:rPr>
          <w:rFonts w:asciiTheme="majorEastAsia" w:eastAsiaTheme="majorEastAsia" w:hAnsiTheme="majorEastAsia" w:hint="eastAsia"/>
        </w:rPr>
        <w:t>（禮），</w:t>
      </w:r>
      <w:proofErr w:type="gramStart"/>
      <w:r w:rsidR="00FE1EED" w:rsidRPr="00077E2B">
        <w:rPr>
          <w:rFonts w:asciiTheme="majorEastAsia" w:eastAsiaTheme="majorEastAsia" w:hAnsiTheme="majorEastAsia" w:hint="eastAsia"/>
        </w:rPr>
        <w:t>敓</w:t>
      </w:r>
      <w:proofErr w:type="gramEnd"/>
      <w:r w:rsidRPr="00077E2B">
        <w:rPr>
          <w:rFonts w:asciiTheme="majorEastAsia" w:eastAsiaTheme="majorEastAsia" w:hAnsiTheme="majorEastAsia" w:hint="eastAsia"/>
        </w:rPr>
        <w:t>（</w:t>
      </w:r>
      <w:r w:rsidR="00FE1EED" w:rsidRPr="00077E2B">
        <w:rPr>
          <w:rFonts w:asciiTheme="majorEastAsia" w:eastAsiaTheme="majorEastAsia" w:hAnsiTheme="majorEastAsia" w:hint="eastAsia"/>
        </w:rPr>
        <w:t>說/</w:t>
      </w:r>
      <w:r w:rsidRPr="00077E2B">
        <w:rPr>
          <w:rFonts w:asciiTheme="majorEastAsia" w:eastAsiaTheme="majorEastAsia" w:hAnsiTheme="majorEastAsia" w:hint="eastAsia"/>
        </w:rPr>
        <w:t>悅）</w:t>
      </w:r>
      <w:r w:rsidR="00FD175B" w:rsidRPr="00077E2B">
        <w:rPr>
          <w:rStyle w:val="af4"/>
          <w:rFonts w:asciiTheme="majorEastAsia" w:eastAsiaTheme="majorEastAsia" w:hAnsiTheme="majorEastAsia"/>
        </w:rPr>
        <w:footnoteReference w:id="86"/>
      </w:r>
      <w:proofErr w:type="gramStart"/>
      <w:r w:rsidRPr="00077E2B">
        <w:rPr>
          <w:rFonts w:asciiTheme="majorEastAsia" w:eastAsiaTheme="majorEastAsia" w:hAnsiTheme="majorEastAsia" w:hint="eastAsia"/>
        </w:rPr>
        <w:t>尃</w:t>
      </w:r>
      <w:proofErr w:type="gramEnd"/>
      <w:r w:rsidRPr="00077E2B">
        <w:rPr>
          <w:rFonts w:asciiTheme="majorEastAsia" w:eastAsiaTheme="majorEastAsia" w:hAnsiTheme="majorEastAsia" w:hint="eastAsia"/>
        </w:rPr>
        <w:t>（</w:t>
      </w:r>
      <w:r w:rsidR="00FE1EED" w:rsidRPr="00077E2B">
        <w:rPr>
          <w:rFonts w:asciiTheme="majorEastAsia" w:eastAsiaTheme="majorEastAsia" w:hAnsiTheme="majorEastAsia" w:hint="eastAsia"/>
        </w:rPr>
        <w:t>博/</w:t>
      </w:r>
      <w:proofErr w:type="gramStart"/>
      <w:r w:rsidRPr="00077E2B">
        <w:rPr>
          <w:rFonts w:asciiTheme="majorEastAsia" w:eastAsiaTheme="majorEastAsia" w:hAnsiTheme="majorEastAsia" w:hint="eastAsia"/>
        </w:rPr>
        <w:t>溥</w:t>
      </w:r>
      <w:proofErr w:type="gramEnd"/>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87"/>
      </w:r>
      <w:r w:rsidR="00FD175B" w:rsidRPr="00077E2B">
        <w:rPr>
          <w:rFonts w:asciiTheme="majorEastAsia" w:eastAsiaTheme="majorEastAsia" w:hAnsiTheme="majorEastAsia" w:hint="eastAsia"/>
        </w:rPr>
        <w:t xml:space="preserve"> </w:t>
      </w:r>
      <w:r w:rsidRPr="00077E2B">
        <w:rPr>
          <w:rFonts w:asciiTheme="majorEastAsia" w:eastAsiaTheme="majorEastAsia" w:hAnsiTheme="majorEastAsia"/>
        </w:rPr>
        <w:t>[</w:t>
      </w:r>
      <w:proofErr w:type="gramStart"/>
      <w:r w:rsidRPr="00077E2B">
        <w:rPr>
          <w:rFonts w:asciiTheme="majorEastAsia" w:eastAsiaTheme="majorEastAsia" w:hAnsiTheme="majorEastAsia" w:hint="eastAsia"/>
        </w:rPr>
        <w:t>而順</w:t>
      </w:r>
      <w:proofErr w:type="gramEnd"/>
      <w:r w:rsidRPr="00077E2B">
        <w:rPr>
          <w:rFonts w:asciiTheme="majorEastAsia" w:eastAsiaTheme="majorEastAsia" w:hAnsiTheme="majorEastAsia" w:hint="eastAsia"/>
        </w:rPr>
        <w:t>；與</w:t>
      </w:r>
      <w:proofErr w:type="gramStart"/>
      <w:r w:rsidRPr="00077E2B">
        <w:rPr>
          <w:rFonts w:asciiTheme="majorEastAsia" w:eastAsiaTheme="majorEastAsia" w:hAnsiTheme="majorEastAsia" w:hint="eastAsia"/>
        </w:rPr>
        <w:t>之言樂</w:t>
      </w:r>
      <w:proofErr w:type="gramEnd"/>
      <w:r w:rsidRPr="00077E2B">
        <w:rPr>
          <w:rFonts w:asciiTheme="majorEastAsia" w:eastAsiaTheme="majorEastAsia" w:hAnsiTheme="majorEastAsia" w:hint="eastAsia"/>
        </w:rPr>
        <w:t>，悅和</w:t>
      </w:r>
      <w:proofErr w:type="gramStart"/>
      <w:r w:rsidRPr="00077E2B">
        <w:rPr>
          <w:rFonts w:asciiTheme="majorEastAsia" w:eastAsiaTheme="majorEastAsia" w:hAnsiTheme="majorEastAsia" w:hint="eastAsia"/>
        </w:rPr>
        <w:t>而</w:t>
      </w:r>
      <w:proofErr w:type="gramEnd"/>
      <w:r w:rsidRPr="00077E2B">
        <w:rPr>
          <w:rFonts w:asciiTheme="majorEastAsia" w:eastAsiaTheme="majorEastAsia" w:hAnsiTheme="majorEastAsia" w:hint="eastAsia"/>
        </w:rPr>
        <w:t>長；與</w:t>
      </w:r>
      <w:r w:rsidRPr="00077E2B">
        <w:rPr>
          <w:rFonts w:asciiTheme="majorEastAsia" w:eastAsiaTheme="majorEastAsia" w:hAnsiTheme="majorEastAsia"/>
        </w:rPr>
        <w:t>]</w:t>
      </w:r>
      <w:r w:rsidRPr="00077E2B">
        <w:rPr>
          <w:rFonts w:asciiTheme="majorEastAsia" w:eastAsiaTheme="majorEastAsia" w:hAnsiTheme="majorEastAsia" w:hint="eastAsia"/>
        </w:rPr>
        <w:t>【</w:t>
      </w:r>
      <w:r w:rsidRPr="00077E2B">
        <w:rPr>
          <w:rFonts w:asciiTheme="majorEastAsia" w:eastAsiaTheme="majorEastAsia" w:hAnsiTheme="majorEastAsia"/>
        </w:rPr>
        <w:t>5</w:t>
      </w:r>
      <w:r w:rsidRPr="00077E2B">
        <w:rPr>
          <w:rFonts w:asciiTheme="majorEastAsia" w:eastAsiaTheme="majorEastAsia" w:hAnsiTheme="majorEastAsia" w:hint="eastAsia"/>
        </w:rPr>
        <w:t>】</w:t>
      </w:r>
      <w:r w:rsidRPr="00077E2B">
        <w:rPr>
          <w:rFonts w:asciiTheme="majorEastAsia" w:eastAsiaTheme="majorEastAsia" w:hAnsiTheme="majorEastAsia"/>
        </w:rPr>
        <w:lastRenderedPageBreak/>
        <w:t>[</w:t>
      </w:r>
      <w:r w:rsidRPr="00077E2B">
        <w:rPr>
          <w:rFonts w:asciiTheme="majorEastAsia" w:eastAsiaTheme="majorEastAsia" w:hAnsiTheme="majorEastAsia" w:hint="eastAsia"/>
        </w:rPr>
        <w:t>之</w:t>
      </w:r>
      <w:proofErr w:type="gramStart"/>
      <w:r w:rsidRPr="00077E2B">
        <w:rPr>
          <w:rFonts w:asciiTheme="majorEastAsia" w:eastAsiaTheme="majorEastAsia" w:hAnsiTheme="majorEastAsia" w:hint="eastAsia"/>
        </w:rPr>
        <w:t>言政，悅簡</w:t>
      </w:r>
      <w:proofErr w:type="gramEnd"/>
      <w:r w:rsidRPr="00077E2B">
        <w:rPr>
          <w:rFonts w:asciiTheme="majorEastAsia" w:eastAsiaTheme="majorEastAsia" w:hAnsiTheme="majorEastAsia" w:hint="eastAsia"/>
        </w:rPr>
        <w:t>而行；與之言道，悅</w:t>
      </w:r>
      <w:r w:rsidRPr="00077E2B">
        <w:rPr>
          <w:rFonts w:asciiTheme="majorEastAsia" w:eastAsiaTheme="majorEastAsia" w:hAnsiTheme="majorEastAsia"/>
        </w:rPr>
        <w:t>]</w:t>
      </w:r>
      <w:r w:rsidR="00DE14E7" w:rsidRPr="00077E2B">
        <w:rPr>
          <w:rStyle w:val="af4"/>
          <w:rFonts w:asciiTheme="majorEastAsia" w:eastAsiaTheme="majorEastAsia" w:hAnsiTheme="majorEastAsia"/>
        </w:rPr>
        <w:footnoteReference w:id="88"/>
      </w:r>
      <w:r w:rsidR="00FE1EED" w:rsidRPr="00077E2B">
        <w:rPr>
          <w:rFonts w:asciiTheme="majorEastAsia" w:eastAsiaTheme="majorEastAsia" w:hAnsiTheme="majorEastAsia"/>
          <w:noProof/>
        </w:rPr>
        <w:t xml:space="preserve"> </w:t>
      </w:r>
      <w:r w:rsidR="00FE1EED" w:rsidRPr="00077E2B">
        <w:rPr>
          <w:rFonts w:asciiTheme="majorEastAsia" w:eastAsiaTheme="majorEastAsia" w:hAnsiTheme="majorEastAsia"/>
          <w:noProof/>
        </w:rPr>
        <w:drawing>
          <wp:inline distT="0" distB="0" distL="0" distR="0" wp14:anchorId="57408B4F" wp14:editId="258A66B5">
            <wp:extent cx="115824" cy="125476"/>
            <wp:effectExtent l="0" t="0" r="0" b="8255"/>
            <wp:docPr id="19763058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5813" name=""/>
                    <pic:cNvPicPr/>
                  </pic:nvPicPr>
                  <pic:blipFill>
                    <a:blip r:embed="rId45"/>
                    <a:stretch>
                      <a:fillRect/>
                    </a:stretch>
                  </pic:blipFill>
                  <pic:spPr>
                    <a:xfrm>
                      <a:off x="0" y="0"/>
                      <a:ext cx="122503" cy="132712"/>
                    </a:xfrm>
                    <a:prstGeom prst="rect">
                      <a:avLst/>
                    </a:prstGeom>
                  </pic:spPr>
                </pic:pic>
              </a:graphicData>
            </a:graphic>
          </wp:inline>
        </w:drawing>
      </w:r>
      <w:r w:rsidRPr="00077E2B">
        <w:rPr>
          <w:rFonts w:asciiTheme="majorEastAsia" w:eastAsiaTheme="majorEastAsia" w:hAnsiTheme="majorEastAsia" w:hint="eastAsia"/>
        </w:rPr>
        <w:t>（</w:t>
      </w:r>
      <w:proofErr w:type="gramStart"/>
      <w:r w:rsidRPr="00077E2B">
        <w:rPr>
          <w:rFonts w:asciiTheme="majorEastAsia" w:eastAsiaTheme="majorEastAsia" w:hAnsiTheme="majorEastAsia" w:hint="eastAsia"/>
        </w:rPr>
        <w:t>繟</w:t>
      </w:r>
      <w:proofErr w:type="gramEnd"/>
      <w:r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89"/>
      </w:r>
      <w:r w:rsidRPr="00077E2B">
        <w:rPr>
          <w:rFonts w:asciiTheme="majorEastAsia" w:eastAsiaTheme="majorEastAsia" w:hAnsiTheme="majorEastAsia" w:hint="eastAsia"/>
        </w:rPr>
        <w:t>而</w:t>
      </w:r>
      <w:proofErr w:type="gramStart"/>
      <w:r w:rsidRPr="00077E2B">
        <w:rPr>
          <w:rFonts w:asciiTheme="majorEastAsia" w:eastAsiaTheme="majorEastAsia" w:hAnsiTheme="majorEastAsia" w:hint="eastAsia"/>
        </w:rPr>
        <w:t>和</w:t>
      </w:r>
      <w:proofErr w:type="gramEnd"/>
      <w:r w:rsidRPr="00077E2B">
        <w:rPr>
          <w:rFonts w:asciiTheme="majorEastAsia" w:eastAsiaTheme="majorEastAsia" w:hAnsiTheme="majorEastAsia" w:hint="eastAsia"/>
        </w:rPr>
        <w:t>。古（故）夫</w:t>
      </w:r>
      <w:r w:rsidR="00FE1EED" w:rsidRPr="00077E2B">
        <w:rPr>
          <w:rFonts w:asciiTheme="majorEastAsia" w:eastAsiaTheme="majorEastAsia" w:hAnsiTheme="majorEastAsia"/>
          <w:noProof/>
        </w:rPr>
        <w:drawing>
          <wp:inline distT="0" distB="0" distL="0" distR="0" wp14:anchorId="23BF4369" wp14:editId="7B89CA4A">
            <wp:extent cx="109728" cy="140452"/>
            <wp:effectExtent l="0" t="0" r="5080" b="0"/>
            <wp:docPr id="17694919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（舜）之悳（德）丌（其）城（誠）</w:t>
      </w:r>
      <w:r w:rsidR="00FE1EED" w:rsidRPr="00077E2B">
        <w:rPr>
          <w:rFonts w:asciiTheme="majorEastAsia" w:eastAsiaTheme="majorEastAsia" w:hAnsiTheme="majorEastAsia"/>
          <w:noProof/>
        </w:rPr>
        <w:drawing>
          <wp:inline distT="0" distB="0" distL="0" distR="0" wp14:anchorId="18072EA6" wp14:editId="077B5196">
            <wp:extent cx="114669" cy="118491"/>
            <wp:effectExtent l="0" t="0" r="0" b="0"/>
            <wp:docPr id="18077892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89208" name=""/>
                    <pic:cNvPicPr/>
                  </pic:nvPicPr>
                  <pic:blipFill>
                    <a:blip r:embed="rId46"/>
                    <a:stretch>
                      <a:fillRect/>
                    </a:stretch>
                  </pic:blipFill>
                  <pic:spPr>
                    <a:xfrm>
                      <a:off x="0" y="0"/>
                      <a:ext cx="121678" cy="125733"/>
                    </a:xfrm>
                    <a:prstGeom prst="rect">
                      <a:avLst/>
                    </a:prstGeom>
                  </pic:spPr>
                </pic:pic>
              </a:graphicData>
            </a:graphic>
          </wp:inline>
        </w:drawing>
      </w:r>
      <w:r w:rsidRPr="00077E2B">
        <w:rPr>
          <w:rFonts w:asciiTheme="majorEastAsia" w:eastAsiaTheme="majorEastAsia" w:hAnsiTheme="majorEastAsia" w:hint="eastAsia"/>
        </w:rPr>
        <w:t>（賢）矣，</w:t>
      </w:r>
      <w:r w:rsidR="00FE1EED" w:rsidRPr="00077E2B">
        <w:rPr>
          <w:rFonts w:asciiTheme="majorEastAsia" w:eastAsiaTheme="majorEastAsia" w:hAnsiTheme="majorEastAsia"/>
          <w:noProof/>
        </w:rPr>
        <w:drawing>
          <wp:inline distT="0" distB="0" distL="0" distR="0" wp14:anchorId="4689F41A" wp14:editId="1AA8B9F2">
            <wp:extent cx="96971" cy="100203"/>
            <wp:effectExtent l="0" t="0" r="0" b="0"/>
            <wp:docPr id="10763592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7"/>
                    <a:stretch>
                      <a:fillRect/>
                    </a:stretch>
                  </pic:blipFill>
                  <pic:spPr>
                    <a:xfrm>
                      <a:off x="0" y="0"/>
                      <a:ext cx="100152" cy="103490"/>
                    </a:xfrm>
                    <a:prstGeom prst="rect">
                      <a:avLst/>
                    </a:prstGeom>
                  </pic:spPr>
                </pic:pic>
              </a:graphicData>
            </a:graphic>
          </wp:inline>
        </w:drawing>
      </w:r>
      <w:r w:rsidR="00FE1EED" w:rsidRPr="00077E2B">
        <w:rPr>
          <w:rFonts w:asciiTheme="majorEastAsia" w:eastAsiaTheme="majorEastAsia" w:hAnsiTheme="majorEastAsia"/>
        </w:rPr>
        <w:t xml:space="preserve"> </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由</w:t>
      </w:r>
      <w:r w:rsidR="00FE1EED"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0"/>
      </w:r>
      <w:r w:rsidRPr="00077E2B">
        <w:rPr>
          <w:rFonts w:asciiTheme="majorEastAsia" w:eastAsiaTheme="majorEastAsia" w:hAnsiTheme="majorEastAsia" w:hint="eastAsia"/>
        </w:rPr>
        <w:t>者（諸）</w:t>
      </w:r>
      <w:r w:rsidR="00FE1EED" w:rsidRPr="00077E2B">
        <w:rPr>
          <w:rFonts w:asciiTheme="majorEastAsia" w:eastAsiaTheme="majorEastAsia" w:hAnsiTheme="majorEastAsia"/>
          <w:noProof/>
        </w:rPr>
        <w:drawing>
          <wp:inline distT="0" distB="0" distL="0" distR="0" wp14:anchorId="24F10C4E" wp14:editId="037815BD">
            <wp:extent cx="100000" cy="115384"/>
            <wp:effectExtent l="0" t="0" r="0" b="0"/>
            <wp:docPr id="16475016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1646" name=""/>
                    <pic:cNvPicPr/>
                  </pic:nvPicPr>
                  <pic:blipFill>
                    <a:blip r:embed="rId48"/>
                    <a:stretch>
                      <a:fillRect/>
                    </a:stretch>
                  </pic:blipFill>
                  <pic:spPr>
                    <a:xfrm>
                      <a:off x="0" y="0"/>
                      <a:ext cx="103699" cy="119653"/>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畎</w:t>
      </w:r>
      <w:r w:rsidR="00FE1EED" w:rsidRPr="00077E2B">
        <w:rPr>
          <w:rFonts w:asciiTheme="majorEastAsia" w:eastAsiaTheme="majorEastAsia" w:hAnsiTheme="majorEastAsia" w:hint="eastAsia"/>
        </w:rPr>
        <w:t>）</w:t>
      </w:r>
      <w:r w:rsidR="00FE1EED" w:rsidRPr="00077E2B">
        <w:rPr>
          <w:rFonts w:asciiTheme="majorEastAsia" w:eastAsiaTheme="majorEastAsia" w:hAnsiTheme="majorEastAsia"/>
          <w:noProof/>
        </w:rPr>
        <w:drawing>
          <wp:inline distT="0" distB="0" distL="0" distR="0" wp14:anchorId="014B20F9" wp14:editId="2904D640">
            <wp:extent cx="111227" cy="115062"/>
            <wp:effectExtent l="0" t="0" r="3175" b="0"/>
            <wp:docPr id="15892828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2876" name=""/>
                    <pic:cNvPicPr/>
                  </pic:nvPicPr>
                  <pic:blipFill>
                    <a:blip r:embed="rId49"/>
                    <a:stretch>
                      <a:fillRect/>
                    </a:stretch>
                  </pic:blipFill>
                  <pic:spPr>
                    <a:xfrm>
                      <a:off x="0" y="0"/>
                      <a:ext cx="113843" cy="117768"/>
                    </a:xfrm>
                    <a:prstGeom prst="rect">
                      <a:avLst/>
                    </a:prstGeom>
                  </pic:spPr>
                </pic:pic>
              </a:graphicData>
            </a:graphic>
          </wp:inline>
        </w:drawing>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畝</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之</w:t>
      </w:r>
      <w:r w:rsidR="00FE1EED" w:rsidRPr="00077E2B">
        <w:rPr>
          <w:rFonts w:asciiTheme="majorEastAsia" w:eastAsiaTheme="majorEastAsia" w:hAnsiTheme="majorEastAsia"/>
          <w:noProof/>
        </w:rPr>
        <w:drawing>
          <wp:inline distT="0" distB="0" distL="0" distR="0" wp14:anchorId="27B9D2FC" wp14:editId="1EDFC406">
            <wp:extent cx="100584" cy="134112"/>
            <wp:effectExtent l="0" t="0" r="0" b="0"/>
            <wp:docPr id="12614931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1633" name=""/>
                    <pic:cNvPicPr/>
                  </pic:nvPicPr>
                  <pic:blipFill>
                    <a:blip r:embed="rId44"/>
                    <a:stretch>
                      <a:fillRect/>
                    </a:stretch>
                  </pic:blipFill>
                  <pic:spPr>
                    <a:xfrm>
                      <a:off x="0" y="0"/>
                      <a:ext cx="102510" cy="136680"/>
                    </a:xfrm>
                    <a:prstGeom prst="rect">
                      <a:avLst/>
                    </a:prstGeom>
                  </pic:spPr>
                </pic:pic>
              </a:graphicData>
            </a:graphic>
          </wp:inline>
        </w:drawing>
      </w:r>
      <w:r w:rsidR="00FE1EED"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中</w:t>
      </w:r>
      <w:r w:rsidR="00FE1EED" w:rsidRPr="00077E2B">
        <w:rPr>
          <w:rFonts w:asciiTheme="majorEastAsia" w:eastAsiaTheme="majorEastAsia" w:hAnsiTheme="majorEastAsia" w:hint="eastAsia"/>
        </w:rPr>
        <w:t>）</w:t>
      </w:r>
      <w:r w:rsidRPr="00077E2B">
        <w:rPr>
          <w:rFonts w:asciiTheme="majorEastAsia" w:eastAsiaTheme="majorEastAsia" w:hAnsiTheme="majorEastAsia" w:hint="eastAsia"/>
        </w:rPr>
        <w:t>而</w:t>
      </w:r>
      <w:r w:rsidR="00FE1EED" w:rsidRPr="00077E2B">
        <w:rPr>
          <w:rFonts w:asciiTheme="majorEastAsia" w:eastAsiaTheme="majorEastAsia" w:hAnsiTheme="majorEastAsia"/>
          <w:noProof/>
        </w:rPr>
        <w:drawing>
          <wp:inline distT="0" distB="0" distL="0" distR="0" wp14:anchorId="56323239" wp14:editId="5EBD8C72">
            <wp:extent cx="156264" cy="150875"/>
            <wp:effectExtent l="0" t="0" r="0" b="1905"/>
            <wp:docPr id="684891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9198" name=""/>
                    <pic:cNvPicPr/>
                  </pic:nvPicPr>
                  <pic:blipFill>
                    <a:blip r:embed="rId22"/>
                    <a:stretch>
                      <a:fillRect/>
                    </a:stretch>
                  </pic:blipFill>
                  <pic:spPr>
                    <a:xfrm>
                      <a:off x="0" y="0"/>
                      <a:ext cx="162007" cy="156420"/>
                    </a:xfrm>
                    <a:prstGeom prst="rect">
                      <a:avLst/>
                    </a:prstGeom>
                  </pic:spPr>
                </pic:pic>
              </a:graphicData>
            </a:graphic>
          </wp:inline>
        </w:drawing>
      </w:r>
      <w:r w:rsidR="00FE1EED" w:rsidRPr="00077E2B">
        <w:rPr>
          <w:rFonts w:asciiTheme="majorEastAsia" w:eastAsiaTheme="majorEastAsia" w:hAnsiTheme="majorEastAsia" w:hint="eastAsia"/>
        </w:rPr>
        <w:t xml:space="preserve"> [</w:t>
      </w:r>
      <w:r w:rsidR="00FE1EED" w:rsidRPr="00077E2B">
        <w:rPr>
          <w:rFonts w:asciiTheme="majorEastAsia" w:eastAsiaTheme="majorEastAsia" w:hAnsiTheme="majorEastAsia"/>
          <w:noProof/>
        </w:rPr>
        <w:drawing>
          <wp:inline distT="0" distB="0" distL="0" distR="0" wp14:anchorId="28C1E627" wp14:editId="31A73FDC">
            <wp:extent cx="97536" cy="156905"/>
            <wp:effectExtent l="0" t="0" r="0" b="0"/>
            <wp:docPr id="1224569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23"/>
                    <a:stretch>
                      <a:fillRect/>
                    </a:stretch>
                  </pic:blipFill>
                  <pic:spPr>
                    <a:xfrm>
                      <a:off x="0" y="0"/>
                      <a:ext cx="100579" cy="161800"/>
                    </a:xfrm>
                    <a:prstGeom prst="rect">
                      <a:avLst/>
                    </a:prstGeom>
                  </pic:spPr>
                </pic:pic>
              </a:graphicData>
            </a:graphic>
          </wp:inline>
        </w:drawing>
      </w:r>
      <w:r w:rsidR="00FE1EED" w:rsidRPr="00077E2B">
        <w:rPr>
          <w:rFonts w:asciiTheme="majorEastAsia" w:eastAsiaTheme="majorEastAsia" w:hAnsiTheme="majorEastAsia" w:hint="eastAsia"/>
        </w:rPr>
        <w:t xml:space="preserve">（使）] </w:t>
      </w:r>
      <w:r w:rsidR="00222CA6" w:rsidRPr="00077E2B">
        <w:rPr>
          <w:rStyle w:val="af4"/>
          <w:rFonts w:asciiTheme="majorEastAsia" w:eastAsiaTheme="majorEastAsia" w:hAnsiTheme="majorEastAsia"/>
        </w:rPr>
        <w:footnoteReference w:id="91"/>
      </w:r>
      <w:r w:rsidRPr="00077E2B">
        <w:rPr>
          <w:rFonts w:asciiTheme="majorEastAsia" w:eastAsiaTheme="majorEastAsia" w:hAnsiTheme="majorEastAsia" w:hint="eastAsia"/>
        </w:rPr>
        <w:t>君天下而</w:t>
      </w:r>
      <w:r w:rsidR="00FE1EED" w:rsidRPr="00077E2B">
        <w:rPr>
          <w:rFonts w:asciiTheme="majorEastAsia" w:eastAsiaTheme="majorEastAsia" w:hAnsiTheme="majorEastAsia"/>
          <w:noProof/>
        </w:rPr>
        <w:drawing>
          <wp:inline distT="0" distB="0" distL="0" distR="0" wp14:anchorId="1EC4E688" wp14:editId="02CCC4C1">
            <wp:extent cx="109728" cy="134506"/>
            <wp:effectExtent l="0" t="0" r="5080" b="0"/>
            <wp:docPr id="20522951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4573" name=""/>
                    <pic:cNvPicPr/>
                  </pic:nvPicPr>
                  <pic:blipFill>
                    <a:blip r:embed="rId9"/>
                    <a:stretch>
                      <a:fillRect/>
                    </a:stretch>
                  </pic:blipFill>
                  <pic:spPr>
                    <a:xfrm>
                      <a:off x="0" y="0"/>
                      <a:ext cx="114812" cy="140737"/>
                    </a:xfrm>
                    <a:prstGeom prst="rect">
                      <a:avLst/>
                    </a:prstGeom>
                  </pic:spPr>
                </pic:pic>
              </a:graphicData>
            </a:graphic>
          </wp:inline>
        </w:drawing>
      </w:r>
      <w:r w:rsidR="00FE1EED" w:rsidRPr="00077E2B">
        <w:rPr>
          <w:rFonts w:asciiTheme="majorEastAsia" w:eastAsiaTheme="majorEastAsia" w:hAnsiTheme="majorEastAsia" w:hint="eastAsia"/>
        </w:rPr>
        <w:t>（爯</w:t>
      </w:r>
      <w:r w:rsidR="00FE1EED" w:rsidRPr="00077E2B">
        <w:rPr>
          <w:rFonts w:asciiTheme="majorEastAsia" w:eastAsiaTheme="majorEastAsia" w:hAnsiTheme="majorEastAsia"/>
          <w:lang w:eastAsia="zh-CN"/>
        </w:rPr>
        <w:sym w:font="Wingdings" w:char="F0E0"/>
      </w:r>
      <w:r w:rsidR="00FE1EED" w:rsidRPr="00077E2B">
        <w:rPr>
          <w:rFonts w:asciiTheme="majorEastAsia" w:eastAsiaTheme="majorEastAsia" w:hAnsiTheme="majorEastAsia" w:hint="eastAsia"/>
        </w:rPr>
        <w:t>稱）</w:t>
      </w:r>
      <w:r w:rsidR="00222CA6" w:rsidRPr="00077E2B">
        <w:rPr>
          <w:rStyle w:val="af4"/>
          <w:rFonts w:asciiTheme="majorEastAsia" w:eastAsiaTheme="majorEastAsia" w:hAnsiTheme="majorEastAsia"/>
        </w:rPr>
        <w:footnoteReference w:id="92"/>
      </w:r>
      <w:r w:rsidRPr="00077E2B">
        <w:rPr>
          <w:rFonts w:asciiTheme="majorEastAsia" w:eastAsiaTheme="majorEastAsia" w:hAnsiTheme="majorEastAsia" w:hint="eastAsia"/>
        </w:rPr>
        <w:t>。子</w:t>
      </w:r>
      <w:proofErr w:type="gramStart"/>
      <w:r w:rsidRPr="00077E2B">
        <w:rPr>
          <w:rFonts w:asciiTheme="majorEastAsia" w:eastAsiaTheme="majorEastAsia" w:hAnsiTheme="majorEastAsia" w:hint="eastAsia"/>
        </w:rPr>
        <w:t>羔</w:t>
      </w:r>
      <w:proofErr w:type="gramEnd"/>
      <w:r w:rsidRPr="00077E2B">
        <w:rPr>
          <w:rFonts w:asciiTheme="majorEastAsia" w:eastAsiaTheme="majorEastAsia" w:hAnsiTheme="majorEastAsia" w:hint="eastAsia"/>
        </w:rPr>
        <w:t>曰：</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女（如）</w:t>
      </w:r>
      <w:r w:rsidR="0014699B" w:rsidRPr="00077E2B">
        <w:rPr>
          <w:rFonts w:asciiTheme="majorEastAsia" w:eastAsiaTheme="majorEastAsia" w:hAnsiTheme="majorEastAsia"/>
          <w:noProof/>
        </w:rPr>
        <w:drawing>
          <wp:inline distT="0" distB="0" distL="0" distR="0" wp14:anchorId="7D1737A1" wp14:editId="7EBE1B03">
            <wp:extent cx="109728" cy="140452"/>
            <wp:effectExtent l="0" t="0" r="5080" b="0"/>
            <wp:docPr id="4612901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（舜）才（在）含（今）之</w:t>
      </w:r>
      <w:r w:rsidR="0014699B" w:rsidRPr="00077E2B">
        <w:rPr>
          <w:rFonts w:asciiTheme="majorEastAsia" w:eastAsiaTheme="majorEastAsia" w:hAnsiTheme="majorEastAsia" w:hint="eastAsia"/>
        </w:rPr>
        <w:t>殜</w:t>
      </w:r>
      <w:r w:rsidRPr="00077E2B">
        <w:rPr>
          <w:rFonts w:asciiTheme="majorEastAsia" w:eastAsiaTheme="majorEastAsia" w:hAnsiTheme="majorEastAsia" w:hint="eastAsia"/>
        </w:rPr>
        <w:t>（世）</w:t>
      </w:r>
      <w:r w:rsidR="0014699B" w:rsidRPr="00077E2B">
        <w:rPr>
          <w:rFonts w:asciiTheme="majorEastAsia" w:eastAsiaTheme="majorEastAsia" w:hAnsiTheme="majorEastAsia"/>
          <w:noProof/>
        </w:rPr>
        <w:drawing>
          <wp:inline distT="0" distB="0" distL="0" distR="0" wp14:anchorId="2A2AECDA" wp14:editId="4BCD3259">
            <wp:extent cx="104775" cy="104775"/>
            <wp:effectExtent l="0" t="0" r="9525" b="9525"/>
            <wp:docPr id="19321242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可（何）若？</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Pr="00077E2B">
        <w:rPr>
          <w:rFonts w:asciiTheme="majorEastAsia" w:eastAsiaTheme="majorEastAsia" w:hAnsiTheme="majorEastAsia"/>
        </w:rPr>
        <w:t>8</w:t>
      </w:r>
      <w:r w:rsidRPr="00077E2B">
        <w:rPr>
          <w:rFonts w:asciiTheme="majorEastAsia" w:eastAsiaTheme="majorEastAsia" w:hAnsiTheme="majorEastAsia" w:hint="eastAsia"/>
        </w:rPr>
        <w:t>】</w:t>
      </w:r>
      <w:r w:rsidR="005206B6" w:rsidRPr="00077E2B">
        <w:rPr>
          <w:rStyle w:val="af4"/>
          <w:rFonts w:asciiTheme="majorEastAsia" w:eastAsiaTheme="majorEastAsia" w:hAnsiTheme="majorEastAsia"/>
        </w:rPr>
        <w:footnoteReference w:id="93"/>
      </w:r>
      <w:r w:rsidR="0014699B" w:rsidRPr="00077E2B">
        <w:rPr>
          <w:rFonts w:asciiTheme="majorEastAsia" w:eastAsiaTheme="majorEastAsia" w:hAnsiTheme="majorEastAsia" w:hint="eastAsia"/>
        </w:rPr>
        <w:lastRenderedPageBreak/>
        <w:t>「</w:t>
      </w:r>
      <w:r w:rsidRPr="00077E2B">
        <w:rPr>
          <w:rFonts w:asciiTheme="majorEastAsia" w:eastAsiaTheme="majorEastAsia" w:hAnsiTheme="majorEastAsia" w:hint="eastAsia"/>
        </w:rPr>
        <w:t>亦</w:t>
      </w:r>
      <w:r w:rsidR="0014699B" w:rsidRPr="00077E2B">
        <w:rPr>
          <w:rFonts w:asciiTheme="majorEastAsia" w:eastAsiaTheme="majorEastAsia" w:hAnsiTheme="majorEastAsia"/>
          <w:noProof/>
        </w:rPr>
        <w:drawing>
          <wp:inline distT="0" distB="0" distL="0" distR="0" wp14:anchorId="02E94C4D" wp14:editId="44C75481">
            <wp:extent cx="140208" cy="134815"/>
            <wp:effectExtent l="0" t="0" r="0" b="0"/>
            <wp:docPr id="14028168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0"/>
                    <a:stretch>
                      <a:fillRect/>
                    </a:stretch>
                  </pic:blipFill>
                  <pic:spPr>
                    <a:xfrm>
                      <a:off x="0" y="0"/>
                      <a:ext cx="141022" cy="135598"/>
                    </a:xfrm>
                    <a:prstGeom prst="rect">
                      <a:avLst/>
                    </a:prstGeom>
                  </pic:spPr>
                </pic:pic>
              </a:graphicData>
            </a:graphic>
          </wp:inline>
        </w:drawing>
      </w:r>
      <w:r w:rsidR="0014699B" w:rsidRPr="00077E2B">
        <w:rPr>
          <w:rFonts w:asciiTheme="majorEastAsia" w:eastAsiaTheme="majorEastAsia" w:hAnsiTheme="majorEastAsia" w:hint="eastAsia"/>
        </w:rPr>
        <w:t>（紀/</w:t>
      </w:r>
      <w:r w:rsidRPr="00077E2B">
        <w:rPr>
          <w:rFonts w:asciiTheme="majorEastAsia" w:eastAsiaTheme="majorEastAsia" w:hAnsiTheme="majorEastAsia" w:hint="eastAsia"/>
        </w:rPr>
        <w:t>己</w:t>
      </w:r>
      <w:r w:rsidRPr="00077E2B">
        <w:rPr>
          <w:rFonts w:asciiTheme="majorEastAsia" w:eastAsiaTheme="majorEastAsia" w:hAnsiTheme="majorEastAsia"/>
        </w:rPr>
        <w:t>/</w:t>
      </w:r>
      <w:r w:rsidRPr="00077E2B">
        <w:rPr>
          <w:rFonts w:asciiTheme="majorEastAsia" w:eastAsiaTheme="majorEastAsia" w:hAnsiTheme="majorEastAsia" w:hint="eastAsia"/>
        </w:rPr>
        <w:t>記</w:t>
      </w:r>
      <w:r w:rsidRPr="00077E2B">
        <w:rPr>
          <w:rFonts w:asciiTheme="majorEastAsia" w:eastAsiaTheme="majorEastAsia" w:hAnsiTheme="majorEastAsia"/>
        </w:rPr>
        <w:t>/</w:t>
      </w:r>
      <w:r w:rsidRPr="00077E2B">
        <w:rPr>
          <w:rFonts w:asciiTheme="majorEastAsia" w:eastAsiaTheme="majorEastAsia" w:hAnsiTheme="majorEastAsia" w:hint="eastAsia"/>
        </w:rPr>
        <w:t>其</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4"/>
      </w:r>
      <w:r w:rsidRPr="00077E2B">
        <w:rPr>
          <w:rFonts w:asciiTheme="majorEastAsia" w:eastAsiaTheme="majorEastAsia" w:hAnsiTheme="majorEastAsia" w:hint="eastAsia"/>
        </w:rPr>
        <w:t>先王之遊</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由</w:t>
      </w:r>
      <w:r w:rsidR="0014699B" w:rsidRPr="00077E2B">
        <w:rPr>
          <w:rFonts w:asciiTheme="majorEastAsia" w:eastAsiaTheme="majorEastAsia" w:hAnsiTheme="majorEastAsia" w:hint="eastAsia"/>
        </w:rPr>
        <w:t>）</w:t>
      </w:r>
      <w:r w:rsidR="0014699B" w:rsidRPr="00077E2B">
        <w:rPr>
          <w:rFonts w:asciiTheme="majorEastAsia" w:eastAsiaTheme="majorEastAsia" w:hAnsiTheme="majorEastAsia"/>
          <w:noProof/>
        </w:rPr>
        <w:drawing>
          <wp:inline distT="0" distB="0" distL="0" distR="0" wp14:anchorId="0841D592" wp14:editId="60AB0792">
            <wp:extent cx="152400" cy="132735"/>
            <wp:effectExtent l="0" t="0" r="0" b="635"/>
            <wp:docPr id="72801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10238" name=""/>
                    <pic:cNvPicPr/>
                  </pic:nvPicPr>
                  <pic:blipFill>
                    <a:blip r:embed="rId51"/>
                    <a:stretch>
                      <a:fillRect/>
                    </a:stretch>
                  </pic:blipFill>
                  <pic:spPr>
                    <a:xfrm>
                      <a:off x="0" y="0"/>
                      <a:ext cx="153657" cy="133830"/>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道</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5"/>
      </w:r>
      <w:r w:rsidRPr="00077E2B">
        <w:rPr>
          <w:rFonts w:asciiTheme="majorEastAsia" w:eastAsiaTheme="majorEastAsia" w:hAnsiTheme="majorEastAsia" w:hint="eastAsia"/>
        </w:rPr>
        <w:t>，不</w:t>
      </w:r>
      <w:r w:rsidR="0014699B" w:rsidRPr="00077E2B">
        <w:rPr>
          <w:rFonts w:asciiTheme="majorEastAsia" w:eastAsiaTheme="majorEastAsia" w:hAnsiTheme="majorEastAsia"/>
          <w:noProof/>
        </w:rPr>
        <w:drawing>
          <wp:inline distT="0" distB="0" distL="0" distR="0" wp14:anchorId="436A64A5" wp14:editId="2BC14D3D">
            <wp:extent cx="128836" cy="119634"/>
            <wp:effectExtent l="0" t="0" r="5080" b="0"/>
            <wp:docPr id="2006495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5140" name=""/>
                    <pic:cNvPicPr/>
                  </pic:nvPicPr>
                  <pic:blipFill>
                    <a:blip r:embed="rId52"/>
                    <a:stretch>
                      <a:fillRect/>
                    </a:stretch>
                  </pic:blipFill>
                  <pic:spPr>
                    <a:xfrm>
                      <a:off x="0" y="0"/>
                      <a:ext cx="131874" cy="122455"/>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奉</w:t>
      </w:r>
      <w:r w:rsidR="00222CA6" w:rsidRPr="00077E2B">
        <w:rPr>
          <w:rFonts w:asciiTheme="majorEastAsia" w:eastAsiaTheme="majorEastAsia" w:hAnsiTheme="majorEastAsia" w:hint="eastAsia"/>
        </w:rPr>
        <w:t>/逢</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footnoteReference w:id="96"/>
      </w:r>
      <w:r w:rsidR="0014699B" w:rsidRPr="00077E2B">
        <w:rPr>
          <w:rFonts w:asciiTheme="majorEastAsia" w:eastAsiaTheme="majorEastAsia" w:hAnsiTheme="majorEastAsia"/>
          <w:noProof/>
        </w:rPr>
        <w:drawing>
          <wp:inline distT="0" distB="0" distL="0" distR="0" wp14:anchorId="0F98711B" wp14:editId="13C803A5">
            <wp:extent cx="121920" cy="130048"/>
            <wp:effectExtent l="0" t="0" r="0" b="3810"/>
            <wp:docPr id="21351053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5349" name=""/>
                    <pic:cNvPicPr/>
                  </pic:nvPicPr>
                  <pic:blipFill>
                    <a:blip r:embed="rId53"/>
                    <a:stretch>
                      <a:fillRect/>
                    </a:stretch>
                  </pic:blipFill>
                  <pic:spPr>
                    <a:xfrm>
                      <a:off x="0" y="0"/>
                      <a:ext cx="125427" cy="133789"/>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明</w:t>
      </w:r>
      <w:r w:rsidR="0014699B" w:rsidRPr="00077E2B">
        <w:rPr>
          <w:rFonts w:asciiTheme="majorEastAsia" w:eastAsiaTheme="majorEastAsia" w:hAnsiTheme="majorEastAsia" w:hint="eastAsia"/>
        </w:rPr>
        <w:t>）</w:t>
      </w:r>
      <w:r w:rsidR="00222CA6" w:rsidRPr="00077E2B">
        <w:rPr>
          <w:rStyle w:val="af4"/>
          <w:rFonts w:asciiTheme="majorEastAsia" w:eastAsiaTheme="majorEastAsia" w:hAnsiTheme="majorEastAsia"/>
        </w:rPr>
        <w:lastRenderedPageBreak/>
        <w:footnoteReference w:id="97"/>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王</w:t>
      </w:r>
      <w:r w:rsidR="0014699B" w:rsidRPr="00077E2B">
        <w:rPr>
          <w:rFonts w:asciiTheme="majorEastAsia" w:eastAsiaTheme="majorEastAsia" w:hAnsiTheme="majorEastAsia"/>
          <w:noProof/>
        </w:rPr>
        <w:drawing>
          <wp:inline distT="0" distB="0" distL="0" distR="0" wp14:anchorId="625276EC" wp14:editId="10A9204B">
            <wp:extent cx="104775" cy="104775"/>
            <wp:effectExtent l="0" t="0" r="9525" b="9525"/>
            <wp:docPr id="10016693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5682" name=""/>
                    <pic:cNvPicPr/>
                  </pic:nvPicPr>
                  <pic:blipFill>
                    <a:blip r:embed="rId24"/>
                    <a:stretch>
                      <a:fillRect/>
                    </a:stretch>
                  </pic:blipFill>
                  <pic:spPr>
                    <a:xfrm>
                      <a:off x="0" y="0"/>
                      <a:ext cx="107204" cy="107204"/>
                    </a:xfrm>
                    <a:prstGeom prst="rect">
                      <a:avLst/>
                    </a:prstGeom>
                  </pic:spPr>
                </pic:pic>
              </a:graphicData>
            </a:graphic>
          </wp:inline>
        </w:drawing>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則</w:t>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亦不大</w:t>
      </w:r>
      <w:r w:rsidR="0014699B" w:rsidRPr="00077E2B">
        <w:rPr>
          <w:rFonts w:asciiTheme="majorEastAsia" w:eastAsiaTheme="majorEastAsia" w:hAnsiTheme="majorEastAsia"/>
          <w:noProof/>
        </w:rPr>
        <w:drawing>
          <wp:inline distT="0" distB="0" distL="0" distR="0" wp14:anchorId="799744A4" wp14:editId="61E73DDC">
            <wp:extent cx="127412" cy="142113"/>
            <wp:effectExtent l="0" t="0" r="6350" b="0"/>
            <wp:docPr id="9290123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4"/>
                    <a:stretch>
                      <a:fillRect/>
                    </a:stretch>
                  </pic:blipFill>
                  <pic:spPr>
                    <a:xfrm>
                      <a:off x="0" y="0"/>
                      <a:ext cx="131932" cy="147154"/>
                    </a:xfrm>
                    <a:prstGeom prst="rect">
                      <a:avLst/>
                    </a:prstGeom>
                  </pic:spPr>
                </pic:pic>
              </a:graphicData>
            </a:graphic>
          </wp:inline>
        </w:drawing>
      </w:r>
      <w:r w:rsidR="0014699B" w:rsidRPr="00077E2B">
        <w:rPr>
          <w:rFonts w:asciiTheme="majorEastAsia" w:eastAsiaTheme="majorEastAsia" w:hAnsiTheme="majorEastAsia" w:hint="eastAsia"/>
        </w:rPr>
        <w:t xml:space="preserve"> [</w:t>
      </w:r>
      <w:r w:rsidR="0014699B" w:rsidRPr="00077E2B">
        <w:rPr>
          <w:rFonts w:asciiTheme="majorEastAsia" w:eastAsiaTheme="majorEastAsia" w:hAnsiTheme="majorEastAsia"/>
          <w:noProof/>
        </w:rPr>
        <w:drawing>
          <wp:inline distT="0" distB="0" distL="0" distR="0" wp14:anchorId="7DA4AF9F" wp14:editId="1BFC1462">
            <wp:extent cx="126637" cy="136017"/>
            <wp:effectExtent l="0" t="0" r="6985" b="0"/>
            <wp:docPr id="1714666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66464" name=""/>
                    <pic:cNvPicPr/>
                  </pic:nvPicPr>
                  <pic:blipFill>
                    <a:blip r:embed="rId55"/>
                    <a:stretch>
                      <a:fillRect/>
                    </a:stretch>
                  </pic:blipFill>
                  <pic:spPr>
                    <a:xfrm>
                      <a:off x="0" y="0"/>
                      <a:ext cx="129661" cy="139266"/>
                    </a:xfrm>
                    <a:prstGeom prst="rect">
                      <a:avLst/>
                    </a:prstGeom>
                  </pic:spPr>
                </pic:pic>
              </a:graphicData>
            </a:graphic>
          </wp:inline>
        </w:drawing>
      </w:r>
      <w:r w:rsidR="0014699B" w:rsidRPr="00077E2B">
        <w:rPr>
          <w:rFonts w:asciiTheme="majorEastAsia" w:eastAsiaTheme="majorEastAsia" w:hAnsiTheme="majorEastAsia" w:hint="eastAsia"/>
        </w:rPr>
        <w:t>（</w:t>
      </w:r>
      <w:proofErr w:type="gramStart"/>
      <w:r w:rsidR="0014699B" w:rsidRPr="00077E2B">
        <w:rPr>
          <w:rFonts w:asciiTheme="majorEastAsia" w:eastAsiaTheme="majorEastAsia" w:hAnsiTheme="majorEastAsia" w:hint="eastAsia"/>
        </w:rPr>
        <w:t>汴</w:t>
      </w:r>
      <w:proofErr w:type="gramEnd"/>
      <w:r w:rsidR="0014699B" w:rsidRPr="00077E2B">
        <w:rPr>
          <w:rFonts w:asciiTheme="majorEastAsia" w:eastAsiaTheme="majorEastAsia" w:hAnsiTheme="majorEastAsia"/>
          <w:lang w:eastAsia="zh-CN"/>
        </w:rPr>
        <w:sym w:font="Wingdings" w:char="F0E0"/>
      </w:r>
      <w:r w:rsidR="0014699B" w:rsidRPr="00077E2B">
        <w:rPr>
          <w:rFonts w:asciiTheme="majorEastAsia" w:eastAsiaTheme="majorEastAsia" w:hAnsiTheme="majorEastAsia" w:hint="eastAsia"/>
        </w:rPr>
        <w:t>變）]</w:t>
      </w:r>
      <w:r w:rsidR="00222CA6" w:rsidRPr="00077E2B">
        <w:rPr>
          <w:rFonts w:asciiTheme="majorEastAsia" w:eastAsiaTheme="majorEastAsia" w:hAnsiTheme="majorEastAsia" w:hint="eastAsia"/>
        </w:rPr>
        <w:t>/（使）</w:t>
      </w:r>
      <w:r w:rsidR="00222CA6" w:rsidRPr="00077E2B">
        <w:rPr>
          <w:rStyle w:val="af4"/>
          <w:rFonts w:asciiTheme="majorEastAsia" w:eastAsiaTheme="majorEastAsia" w:hAnsiTheme="majorEastAsia"/>
        </w:rPr>
        <w:footnoteReference w:id="98"/>
      </w:r>
      <w:r w:rsidR="0014699B" w:rsidRPr="00077E2B">
        <w:rPr>
          <w:rFonts w:asciiTheme="majorEastAsia" w:eastAsiaTheme="majorEastAsia" w:hAnsiTheme="majorEastAsia" w:hint="eastAsia"/>
        </w:rPr>
        <w:t>。」</w:t>
      </w:r>
      <w:r w:rsidRPr="00077E2B">
        <w:rPr>
          <w:rFonts w:asciiTheme="majorEastAsia" w:eastAsiaTheme="majorEastAsia" w:hAnsiTheme="majorEastAsia" w:hint="eastAsia"/>
        </w:rPr>
        <w:t>孔</w:t>
      </w:r>
      <w:r w:rsidRPr="00077E2B">
        <w:rPr>
          <w:rFonts w:asciiTheme="majorEastAsia" w:eastAsiaTheme="majorEastAsia" w:hAnsiTheme="majorEastAsia"/>
        </w:rPr>
        <w:t>=</w:t>
      </w:r>
      <w:r w:rsidRPr="00077E2B">
        <w:rPr>
          <w:rFonts w:asciiTheme="majorEastAsia" w:eastAsiaTheme="majorEastAsia" w:hAnsiTheme="majorEastAsia" w:hint="eastAsia"/>
        </w:rPr>
        <w:t>（孔子）曰：</w:t>
      </w:r>
      <w:r w:rsidR="0014699B" w:rsidRPr="00077E2B">
        <w:rPr>
          <w:rFonts w:asciiTheme="majorEastAsia" w:eastAsiaTheme="majorEastAsia" w:hAnsiTheme="majorEastAsia" w:hint="eastAsia"/>
        </w:rPr>
        <w:t>「</w:t>
      </w:r>
      <w:r w:rsidR="0014699B" w:rsidRPr="00077E2B">
        <w:rPr>
          <w:rFonts w:asciiTheme="majorEastAsia" w:eastAsiaTheme="majorEastAsia" w:hAnsiTheme="majorEastAsia"/>
          <w:noProof/>
        </w:rPr>
        <w:drawing>
          <wp:inline distT="0" distB="0" distL="0" distR="0" wp14:anchorId="5FBD5D32" wp14:editId="7EAD2831">
            <wp:extent cx="109728" cy="140452"/>
            <wp:effectExtent l="0" t="0" r="5080" b="0"/>
            <wp:docPr id="169673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rPr>
        <w:t>（舜）</w:t>
      </w:r>
      <w:proofErr w:type="gramStart"/>
      <w:r w:rsidRPr="00077E2B">
        <w:rPr>
          <w:rFonts w:asciiTheme="majorEastAsia" w:eastAsiaTheme="majorEastAsia" w:hAnsiTheme="majorEastAsia" w:hint="eastAsia"/>
        </w:rPr>
        <w:t>丌</w:t>
      </w:r>
      <w:proofErr w:type="gramEnd"/>
      <w:r w:rsidRPr="00077E2B">
        <w:rPr>
          <w:rFonts w:asciiTheme="majorEastAsia" w:eastAsiaTheme="majorEastAsia" w:hAnsiTheme="majorEastAsia" w:hint="eastAsia"/>
        </w:rPr>
        <w:t>（其）</w:t>
      </w:r>
      <w:proofErr w:type="gramStart"/>
      <w:r w:rsidRPr="00077E2B">
        <w:rPr>
          <w:rFonts w:asciiTheme="majorEastAsia" w:eastAsiaTheme="majorEastAsia" w:hAnsiTheme="majorEastAsia" w:hint="eastAsia"/>
        </w:rPr>
        <w:t>可胃（</w:t>
      </w:r>
      <w:proofErr w:type="gramEnd"/>
      <w:r w:rsidRPr="00077E2B">
        <w:rPr>
          <w:rFonts w:asciiTheme="majorEastAsia" w:eastAsiaTheme="majorEastAsia" w:hAnsiTheme="majorEastAsia" w:hint="eastAsia"/>
        </w:rPr>
        <w:t>謂）受</w:t>
      </w:r>
      <w:r w:rsidR="00387021" w:rsidRPr="00077E2B">
        <w:rPr>
          <w:rStyle w:val="af4"/>
          <w:rFonts w:asciiTheme="majorEastAsia" w:eastAsiaTheme="majorEastAsia" w:hAnsiTheme="majorEastAsia"/>
        </w:rPr>
        <w:footnoteReference w:id="99"/>
      </w:r>
      <w:r w:rsidRPr="00077E2B">
        <w:rPr>
          <w:rFonts w:asciiTheme="majorEastAsia" w:eastAsiaTheme="majorEastAsia" w:hAnsiTheme="majorEastAsia" w:hint="eastAsia"/>
        </w:rPr>
        <w:t>命之民矣。</w:t>
      </w:r>
      <w:r w:rsidR="0014699B" w:rsidRPr="00077E2B">
        <w:rPr>
          <w:rFonts w:asciiTheme="majorEastAsia" w:eastAsiaTheme="majorEastAsia" w:hAnsiTheme="majorEastAsia"/>
          <w:noProof/>
        </w:rPr>
        <w:drawing>
          <wp:inline distT="0" distB="0" distL="0" distR="0" wp14:anchorId="665EB362" wp14:editId="5A14B335">
            <wp:extent cx="109728" cy="140452"/>
            <wp:effectExtent l="0" t="0" r="5080" b="0"/>
            <wp:docPr id="11015897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11145" name=""/>
                    <pic:cNvPicPr/>
                  </pic:nvPicPr>
                  <pic:blipFill>
                    <a:blip r:embed="rId38"/>
                    <a:stretch>
                      <a:fillRect/>
                    </a:stretch>
                  </pic:blipFill>
                  <pic:spPr>
                    <a:xfrm>
                      <a:off x="0" y="0"/>
                      <a:ext cx="112590" cy="144116"/>
                    </a:xfrm>
                    <a:prstGeom prst="rect">
                      <a:avLst/>
                    </a:prstGeom>
                  </pic:spPr>
                </pic:pic>
              </a:graphicData>
            </a:graphic>
          </wp:inline>
        </w:drawing>
      </w:r>
      <w:r w:rsidRPr="00077E2B">
        <w:rPr>
          <w:rFonts w:asciiTheme="majorEastAsia" w:eastAsiaTheme="majorEastAsia" w:hAnsiTheme="majorEastAsia" w:hint="eastAsia"/>
          <w:lang w:eastAsia="zh-CN"/>
        </w:rPr>
        <w:t>（舜），人子也，【</w:t>
      </w:r>
      <w:r w:rsidRPr="00077E2B">
        <w:rPr>
          <w:rFonts w:asciiTheme="majorEastAsia" w:eastAsiaTheme="majorEastAsia" w:hAnsiTheme="majorEastAsia"/>
          <w:lang w:eastAsia="zh-CN"/>
        </w:rPr>
        <w:t>7</w:t>
      </w:r>
      <w:r w:rsidRPr="00077E2B">
        <w:rPr>
          <w:rFonts w:asciiTheme="majorEastAsia" w:eastAsiaTheme="majorEastAsia" w:hAnsiTheme="majorEastAsia" w:hint="eastAsia"/>
          <w:lang w:eastAsia="zh-CN"/>
        </w:rPr>
        <w:t>】</w:t>
      </w:r>
      <w:r w:rsidRPr="00077E2B">
        <w:rPr>
          <w:rFonts w:asciiTheme="majorEastAsia" w:eastAsiaTheme="majorEastAsia" w:hAnsiTheme="majorEastAsia"/>
          <w:lang w:eastAsia="zh-CN"/>
        </w:rPr>
        <w:t>[</w:t>
      </w:r>
      <w:r w:rsidRPr="00077E2B">
        <w:rPr>
          <w:rFonts w:asciiTheme="majorEastAsia" w:eastAsiaTheme="majorEastAsia" w:hAnsiTheme="majorEastAsia" w:hint="eastAsia"/>
          <w:lang w:eastAsia="zh-CN"/>
        </w:rPr>
        <w:t>而</w:t>
      </w:r>
      <w:r w:rsidRPr="00077E2B">
        <w:rPr>
          <w:rFonts w:asciiTheme="majorEastAsia" w:eastAsiaTheme="majorEastAsia" w:hAnsiTheme="majorEastAsia"/>
          <w:lang w:eastAsia="zh-CN"/>
        </w:rPr>
        <w:t>]</w:t>
      </w:r>
      <w:r w:rsidR="00222CA6" w:rsidRPr="00077E2B">
        <w:rPr>
          <w:rStyle w:val="af4"/>
          <w:rFonts w:asciiTheme="majorEastAsia" w:eastAsiaTheme="majorEastAsia" w:hAnsiTheme="majorEastAsia"/>
          <w:lang w:eastAsia="zh-CN"/>
        </w:rPr>
        <w:footnoteReference w:id="100"/>
      </w:r>
      <w:r w:rsidR="0014699B" w:rsidRPr="00077E2B">
        <w:rPr>
          <w:rFonts w:asciiTheme="majorEastAsia" w:eastAsiaTheme="majorEastAsia" w:hAnsiTheme="majorEastAsia" w:hint="eastAsia"/>
          <w:lang w:eastAsia="zh-CN"/>
        </w:rPr>
        <w:t xml:space="preserve"> </w:t>
      </w:r>
      <w:r w:rsidRPr="00077E2B">
        <w:rPr>
          <w:rFonts w:asciiTheme="majorEastAsia" w:eastAsiaTheme="majorEastAsia" w:hAnsiTheme="majorEastAsia" w:hint="eastAsia"/>
          <w:lang w:eastAsia="zh-CN"/>
        </w:rPr>
        <w:t>厽（</w:t>
      </w:r>
      <w:r w:rsidR="0014699B" w:rsidRPr="00077E2B">
        <w:rPr>
          <w:rFonts w:asciiTheme="majorEastAsia" w:eastAsiaTheme="majorEastAsia" w:hAnsiTheme="majorEastAsia" w:hint="eastAsia"/>
          <w:lang w:eastAsia="zh-CN"/>
        </w:rPr>
        <w:t>三</w:t>
      </w:r>
      <w:r w:rsidRPr="00077E2B">
        <w:rPr>
          <w:rFonts w:asciiTheme="majorEastAsia" w:eastAsiaTheme="majorEastAsia" w:hAnsiTheme="majorEastAsia" w:hint="eastAsia"/>
          <w:lang w:eastAsia="zh-CN"/>
        </w:rPr>
        <w:t>）天子</w:t>
      </w:r>
      <w:r w:rsidR="00387021" w:rsidRPr="00077E2B">
        <w:rPr>
          <w:rStyle w:val="af4"/>
          <w:rFonts w:asciiTheme="majorEastAsia" w:eastAsiaTheme="majorEastAsia" w:hAnsiTheme="majorEastAsia"/>
          <w:lang w:eastAsia="zh-CN"/>
        </w:rPr>
        <w:footnoteReference w:id="101"/>
      </w:r>
      <w:r w:rsidRPr="00077E2B">
        <w:rPr>
          <w:rFonts w:asciiTheme="majorEastAsia" w:eastAsiaTheme="majorEastAsia" w:hAnsiTheme="majorEastAsia" w:hint="eastAsia"/>
          <w:lang w:eastAsia="zh-CN"/>
        </w:rPr>
        <w:t>事之。</w:t>
      </w:r>
      <w:r w:rsidR="0014699B" w:rsidRPr="00077E2B">
        <w:rPr>
          <w:rFonts w:asciiTheme="majorEastAsia" w:eastAsiaTheme="majorEastAsia" w:hAnsiTheme="majorEastAsia" w:hint="eastAsia"/>
          <w:lang w:eastAsia="zh-CN"/>
        </w:rPr>
        <w:t>」</w:t>
      </w:r>
      <w:r w:rsidRPr="00077E2B">
        <w:rPr>
          <w:rFonts w:asciiTheme="majorEastAsia" w:eastAsiaTheme="majorEastAsia" w:hAnsiTheme="majorEastAsia" w:hint="eastAsia"/>
          <w:lang w:eastAsia="zh-CN"/>
        </w:rPr>
        <w:t>▄【</w:t>
      </w:r>
      <w:r w:rsidRPr="00077E2B">
        <w:rPr>
          <w:rFonts w:asciiTheme="majorEastAsia" w:eastAsiaTheme="majorEastAsia" w:hAnsiTheme="majorEastAsia"/>
          <w:lang w:eastAsia="zh-CN"/>
        </w:rPr>
        <w:t>14</w:t>
      </w:r>
      <w:r w:rsidRPr="00077E2B">
        <w:rPr>
          <w:rFonts w:asciiTheme="majorEastAsia" w:eastAsiaTheme="majorEastAsia" w:hAnsiTheme="majorEastAsia" w:hint="eastAsia"/>
          <w:lang w:eastAsia="zh-CN"/>
        </w:rPr>
        <w:t>】</w:t>
      </w:r>
    </w:p>
    <w:sectPr w:rsidR="009425D8" w:rsidRPr="00077E2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31795" w14:textId="77777777" w:rsidR="009036DF" w:rsidRDefault="009036DF" w:rsidP="002A4F4C">
      <w:pPr>
        <w:spacing w:after="0" w:line="240" w:lineRule="auto"/>
      </w:pPr>
      <w:r>
        <w:separator/>
      </w:r>
    </w:p>
  </w:endnote>
  <w:endnote w:type="continuationSeparator" w:id="0">
    <w:p w14:paraId="54E6391F" w14:textId="77777777" w:rsidR="009036DF" w:rsidRDefault="009036DF" w:rsidP="002A4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ExtG">
    <w:panose1 w:val="02010609060101010101"/>
    <w:charset w:val="86"/>
    <w:family w:val="modern"/>
    <w:pitch w:val="fixed"/>
    <w:sig w:usb0="00000003" w:usb1="0A0E0000" w:usb2="00000010" w:usb3="00000000" w:csb0="00040001"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85E1D" w14:textId="77777777" w:rsidR="009036DF" w:rsidRDefault="009036DF" w:rsidP="002A4F4C">
      <w:pPr>
        <w:spacing w:after="0" w:line="240" w:lineRule="auto"/>
      </w:pPr>
      <w:r>
        <w:separator/>
      </w:r>
    </w:p>
  </w:footnote>
  <w:footnote w:type="continuationSeparator" w:id="0">
    <w:p w14:paraId="09574264" w14:textId="77777777" w:rsidR="009036DF" w:rsidRDefault="009036DF" w:rsidP="002A4F4C">
      <w:pPr>
        <w:spacing w:after="0" w:line="240" w:lineRule="auto"/>
      </w:pPr>
      <w:r>
        <w:continuationSeparator/>
      </w:r>
    </w:p>
  </w:footnote>
  <w:footnote w:id="1">
    <w:p w14:paraId="6D706243" w14:textId="29B22ECD" w:rsidR="002A4F4C" w:rsidRPr="00CB4B83" w:rsidRDefault="002A4F4C">
      <w:pPr>
        <w:pStyle w:val="af2"/>
        <w:rPr>
          <w:rFonts w:asciiTheme="majorEastAsia" w:eastAsiaTheme="majorEastAsia" w:hAnsiTheme="majorEastAsia"/>
        </w:rPr>
      </w:pPr>
      <w:bookmarkStart w:id="0" w:name="_Hlk180491091"/>
      <w:bookmarkEnd w:id="0"/>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94AF4" w:rsidRPr="00CB4B83">
        <w:rPr>
          <w:rFonts w:asciiTheme="majorEastAsia" w:eastAsiaTheme="majorEastAsia" w:hAnsiTheme="majorEastAsia" w:hint="eastAsia"/>
        </w:rPr>
        <w:t>整理者：</w:t>
      </w:r>
      <w:r w:rsidRPr="00CB4B83">
        <w:rPr>
          <w:rFonts w:asciiTheme="majorEastAsia" w:eastAsiaTheme="majorEastAsia" w:hAnsiTheme="majorEastAsia" w:hint="eastAsia"/>
        </w:rPr>
        <w:t>《史記•仲尼弟子列傳》：</w:t>
      </w:r>
      <w:r w:rsidR="00094AF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高柴</w:t>
      </w:r>
      <w:proofErr w:type="gramEnd"/>
      <w:r w:rsidRPr="00CB4B83">
        <w:rPr>
          <w:rFonts w:asciiTheme="majorEastAsia" w:eastAsiaTheme="majorEastAsia" w:hAnsiTheme="majorEastAsia" w:hint="eastAsia"/>
        </w:rPr>
        <w:t>，字子</w:t>
      </w:r>
      <w:proofErr w:type="gramStart"/>
      <w:r w:rsidRPr="00CB4B83">
        <w:rPr>
          <w:rFonts w:asciiTheme="majorEastAsia" w:eastAsiaTheme="majorEastAsia" w:hAnsiTheme="majorEastAsia" w:hint="eastAsia"/>
        </w:rPr>
        <w:t>羔</w:t>
      </w:r>
      <w:proofErr w:type="gramEnd"/>
      <w:r w:rsidR="00094AF4" w:rsidRPr="00CB4B83">
        <w:rPr>
          <w:rFonts w:asciiTheme="majorEastAsia" w:eastAsiaTheme="majorEastAsia" w:hAnsiTheme="majorEastAsia" w:hint="eastAsia"/>
        </w:rPr>
        <w:t>」，也</w:t>
      </w:r>
      <w:proofErr w:type="gramStart"/>
      <w:r w:rsidR="00094AF4" w:rsidRPr="00CB4B83">
        <w:rPr>
          <w:rFonts w:asciiTheme="majorEastAsia" w:eastAsiaTheme="majorEastAsia" w:hAnsiTheme="majorEastAsia" w:hint="eastAsia"/>
        </w:rPr>
        <w:t>稱子高</w:t>
      </w:r>
      <w:proofErr w:type="gramEnd"/>
      <w:r w:rsidR="00094AF4" w:rsidRPr="00CB4B83">
        <w:rPr>
          <w:rFonts w:asciiTheme="majorEastAsia" w:eastAsiaTheme="majorEastAsia" w:hAnsiTheme="majorEastAsia" w:hint="eastAsia"/>
        </w:rPr>
        <w:t>、子</w:t>
      </w:r>
      <w:proofErr w:type="gramStart"/>
      <w:r w:rsidR="00094AF4" w:rsidRPr="00CB4B83">
        <w:rPr>
          <w:rFonts w:asciiTheme="majorEastAsia" w:eastAsiaTheme="majorEastAsia" w:hAnsiTheme="majorEastAsia" w:hint="eastAsia"/>
        </w:rPr>
        <w:t>皋</w:t>
      </w:r>
      <w:proofErr w:type="gramEnd"/>
      <w:r w:rsidR="00094AF4" w:rsidRPr="00CB4B83">
        <w:rPr>
          <w:rFonts w:asciiTheme="majorEastAsia" w:eastAsiaTheme="majorEastAsia" w:hAnsiTheme="majorEastAsia" w:hint="eastAsia"/>
        </w:rPr>
        <w:t>、季</w:t>
      </w:r>
      <w:proofErr w:type="gramStart"/>
      <w:r w:rsidR="00094AF4" w:rsidRPr="00CB4B83">
        <w:rPr>
          <w:rFonts w:asciiTheme="majorEastAsia" w:eastAsiaTheme="majorEastAsia" w:hAnsiTheme="majorEastAsia" w:hint="eastAsia"/>
        </w:rPr>
        <w:t>皋</w:t>
      </w:r>
      <w:proofErr w:type="gramEnd"/>
      <w:r w:rsidR="00094AF4" w:rsidRPr="00CB4B83">
        <w:rPr>
          <w:rFonts w:asciiTheme="majorEastAsia" w:eastAsiaTheme="majorEastAsia" w:hAnsiTheme="majorEastAsia" w:hint="eastAsia"/>
        </w:rPr>
        <w:t>，春秋末年衛國人</w:t>
      </w:r>
      <w:r w:rsidRPr="00CB4B83">
        <w:rPr>
          <w:rFonts w:asciiTheme="majorEastAsia" w:eastAsiaTheme="majorEastAsia" w:hAnsiTheme="majorEastAsia" w:hint="eastAsia"/>
        </w:rPr>
        <w:t>。</w:t>
      </w:r>
      <w:r w:rsidR="001B6FA3" w:rsidRPr="00CB4B83">
        <w:rPr>
          <w:rFonts w:asciiTheme="majorEastAsia" w:eastAsiaTheme="majorEastAsia" w:hAnsiTheme="majorEastAsia" w:hint="eastAsia"/>
        </w:rPr>
        <w:t>/夏世華：《史記•仲尼弟子列傳》：「</w:t>
      </w:r>
      <w:proofErr w:type="gramStart"/>
      <w:r w:rsidR="001B6FA3" w:rsidRPr="00CB4B83">
        <w:rPr>
          <w:rFonts w:asciiTheme="majorEastAsia" w:eastAsiaTheme="majorEastAsia" w:hAnsiTheme="majorEastAsia" w:hint="eastAsia"/>
        </w:rPr>
        <w:t>高柴</w:t>
      </w:r>
      <w:proofErr w:type="gramEnd"/>
      <w:r w:rsidR="001B6FA3" w:rsidRPr="00CB4B83">
        <w:rPr>
          <w:rFonts w:asciiTheme="majorEastAsia" w:eastAsiaTheme="majorEastAsia" w:hAnsiTheme="majorEastAsia" w:hint="eastAsia"/>
        </w:rPr>
        <w:t>，字子</w:t>
      </w:r>
      <w:proofErr w:type="gramStart"/>
      <w:r w:rsidR="001B6FA3" w:rsidRPr="00CB4B83">
        <w:rPr>
          <w:rFonts w:asciiTheme="majorEastAsia" w:eastAsiaTheme="majorEastAsia" w:hAnsiTheme="majorEastAsia" w:hint="eastAsia"/>
        </w:rPr>
        <w:t>羔</w:t>
      </w:r>
      <w:proofErr w:type="gramEnd"/>
      <w:r w:rsidR="001B6FA3" w:rsidRPr="00CB4B83">
        <w:rPr>
          <w:rFonts w:asciiTheme="majorEastAsia" w:eastAsiaTheme="majorEastAsia" w:hAnsiTheme="majorEastAsia" w:hint="eastAsia"/>
        </w:rPr>
        <w:t>，</w:t>
      </w:r>
      <w:r w:rsidRPr="00CB4B83">
        <w:rPr>
          <w:rFonts w:asciiTheme="majorEastAsia" w:eastAsiaTheme="majorEastAsia" w:hAnsiTheme="majorEastAsia" w:hint="eastAsia"/>
        </w:rPr>
        <w:t>少孔子三十</w:t>
      </w:r>
      <w:r w:rsidR="00094AF4" w:rsidRPr="00CB4B83">
        <w:rPr>
          <w:rFonts w:asciiTheme="majorEastAsia" w:eastAsiaTheme="majorEastAsia" w:hAnsiTheme="majorEastAsia" w:hint="eastAsia"/>
        </w:rPr>
        <w:t>歲</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長不盈五尺，授業孔子，孔子以為愚。</w:t>
      </w:r>
      <w:r w:rsidR="00094AF4" w:rsidRPr="00CB4B83">
        <w:rPr>
          <w:rFonts w:asciiTheme="majorEastAsia" w:eastAsiaTheme="majorEastAsia" w:hAnsiTheme="majorEastAsia" w:hint="eastAsia"/>
        </w:rPr>
        <w:t>」</w:t>
      </w:r>
      <w:r w:rsidRPr="00CB4B83">
        <w:rPr>
          <w:rFonts w:asciiTheme="majorEastAsia" w:eastAsiaTheme="majorEastAsia" w:hAnsiTheme="majorEastAsia" w:hint="eastAsia"/>
        </w:rPr>
        <w:t>《春秋經傳集解•哀公十五年傳》</w:t>
      </w:r>
      <w:r w:rsidR="001B6FA3"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將出</w:t>
      </w:r>
      <w:r w:rsidR="001B6FA3"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杜注</w:t>
      </w:r>
      <w:proofErr w:type="gramEnd"/>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，衛大夫髙柴，孔子弟子。《論語•先進》：子</w:t>
      </w:r>
      <w:proofErr w:type="gramStart"/>
      <w:r w:rsidRPr="00CB4B83">
        <w:rPr>
          <w:rFonts w:asciiTheme="majorEastAsia" w:eastAsiaTheme="majorEastAsia" w:hAnsiTheme="majorEastAsia" w:hint="eastAsia"/>
        </w:rPr>
        <w:t>路使子羔為費宰</w:t>
      </w:r>
      <w:proofErr w:type="gramEnd"/>
      <w:r w:rsidRPr="00CB4B83">
        <w:rPr>
          <w:rFonts w:asciiTheme="majorEastAsia" w:eastAsiaTheme="majorEastAsia" w:hAnsiTheme="majorEastAsia" w:hint="eastAsia"/>
        </w:rPr>
        <w:t>。《釋文》：《左傳》作子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《家語》作子</w:t>
      </w:r>
      <w:proofErr w:type="gramEnd"/>
      <w:r w:rsidRPr="00CB4B83">
        <w:rPr>
          <w:rFonts w:asciiTheme="majorEastAsia" w:eastAsiaTheme="majorEastAsia" w:hAnsiTheme="majorEastAsia" w:hint="eastAsia"/>
        </w:rPr>
        <w:t>髙，《禮記》作子皐。</w:t>
      </w:r>
    </w:p>
  </w:footnote>
  <w:footnote w:id="2">
    <w:p w14:paraId="31C0209F" w14:textId="0755C6EB"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1B6FA3" w:rsidRPr="00CB4B83">
        <w:rPr>
          <w:rFonts w:asciiTheme="majorEastAsia" w:eastAsiaTheme="majorEastAsia" w:hAnsiTheme="majorEastAsia" w:hint="eastAsia"/>
        </w:rPr>
        <w:t>夏世華：</w:t>
      </w:r>
      <w:proofErr w:type="gramStart"/>
      <w:r w:rsidRPr="00CB4B83">
        <w:rPr>
          <w:rFonts w:asciiTheme="majorEastAsia" w:eastAsiaTheme="majorEastAsia" w:hAnsiTheme="majorEastAsia" w:hint="eastAsia"/>
        </w:rPr>
        <w:t>孔字下有合文</w:t>
      </w:r>
      <w:proofErr w:type="gramEnd"/>
      <w:r w:rsidRPr="00CB4B83">
        <w:rPr>
          <w:rFonts w:asciiTheme="majorEastAsia" w:eastAsiaTheme="majorEastAsia" w:hAnsiTheme="majorEastAsia" w:hint="eastAsia"/>
        </w:rPr>
        <w:t>符號，讀為孔子，簡帛習見。</w:t>
      </w:r>
    </w:p>
  </w:footnote>
  <w:footnote w:id="3">
    <w:p w14:paraId="0B35E518" w14:textId="057F6CF0" w:rsidR="001B6FA3" w:rsidRPr="00CB4B83" w:rsidRDefault="001B6FA3" w:rsidP="001B6FA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整理者：「厽」為古文「叄」之省，讀為「三」。「三王」</w:t>
      </w:r>
      <w:proofErr w:type="gramStart"/>
      <w:r w:rsidRPr="00CB4B83">
        <w:rPr>
          <w:rFonts w:asciiTheme="majorEastAsia" w:eastAsiaTheme="majorEastAsia" w:hAnsiTheme="majorEastAsia" w:hint="eastAsia"/>
        </w:rPr>
        <w:t>指禹、契</w:t>
      </w:r>
      <w:proofErr w:type="gramEnd"/>
      <w:r w:rsidRPr="00CB4B83">
        <w:rPr>
          <w:rFonts w:asciiTheme="majorEastAsia" w:eastAsiaTheme="majorEastAsia" w:hAnsiTheme="majorEastAsia" w:hint="eastAsia"/>
        </w:rPr>
        <w:t>、后稷，即夏、商、周三代的始祖。</w:t>
      </w:r>
      <w:r w:rsidR="00B5346D" w:rsidRPr="00CB4B83">
        <w:rPr>
          <w:rFonts w:asciiTheme="majorEastAsia" w:eastAsiaTheme="majorEastAsia" w:hAnsiTheme="majorEastAsia" w:hint="eastAsia"/>
        </w:rPr>
        <w:t>/季旭</w:t>
      </w:r>
      <w:proofErr w:type="gramStart"/>
      <w:r w:rsidR="00B5346D" w:rsidRPr="00CB4B83">
        <w:rPr>
          <w:rFonts w:asciiTheme="majorEastAsia" w:eastAsiaTheme="majorEastAsia" w:hAnsiTheme="majorEastAsia" w:hint="eastAsia"/>
        </w:rPr>
        <w:t>昇</w:t>
      </w:r>
      <w:proofErr w:type="gramEnd"/>
      <w:r w:rsidR="00B5346D" w:rsidRPr="00CB4B83">
        <w:rPr>
          <w:rFonts w:asciiTheme="majorEastAsia" w:eastAsiaTheme="majorEastAsia" w:hAnsiTheme="majorEastAsia" w:hint="eastAsia"/>
        </w:rPr>
        <w:t>：「厽」為「參」之省體分化字，戰國文字作為數量詞與「三」混用無別。/俞紹宏、張青松：「厽」作數目字時本書釋讀為「三」。/林清源：「厽」是「三」字異體，可能是楚系文字的特有寫法。</w:t>
      </w:r>
    </w:p>
  </w:footnote>
  <w:footnote w:id="4">
    <w:p w14:paraId="3B4519C2" w14:textId="15F5BA74"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1B6FA3" w:rsidRPr="00CB4B83">
        <w:rPr>
          <w:rFonts w:asciiTheme="majorEastAsia" w:eastAsiaTheme="majorEastAsia" w:hAnsiTheme="majorEastAsia" w:hint="eastAsia"/>
        </w:rPr>
        <w:t xml:space="preserve"> </w:t>
      </w:r>
      <w:r w:rsidR="00B5346D" w:rsidRPr="00CB4B83">
        <w:rPr>
          <w:rFonts w:asciiTheme="majorEastAsia" w:eastAsiaTheme="majorEastAsia" w:hAnsiTheme="majorEastAsia" w:hint="eastAsia"/>
        </w:rPr>
        <w:t xml:space="preserve">整理者：「乍」讀「作」，興起。/ </w:t>
      </w:r>
      <w:r w:rsidR="00222CA6" w:rsidRPr="00CB4B83">
        <w:rPr>
          <w:rFonts w:asciiTheme="majorEastAsia" w:eastAsiaTheme="majorEastAsia" w:hAnsiTheme="majorEastAsia" w:hint="eastAsia"/>
        </w:rPr>
        <w:t>廖名春</w:t>
      </w:r>
      <w:r w:rsidR="001B6FA3" w:rsidRPr="00CB4B83">
        <w:rPr>
          <w:rFonts w:asciiTheme="majorEastAsia" w:eastAsiaTheme="majorEastAsia" w:hAnsiTheme="majorEastAsia" w:hint="eastAsia"/>
        </w:rPr>
        <w:t>：「乍」，</w:t>
      </w:r>
      <w:r w:rsidR="00222CA6" w:rsidRPr="00CB4B83">
        <w:rPr>
          <w:rFonts w:asciiTheme="majorEastAsia" w:eastAsiaTheme="majorEastAsia" w:hAnsiTheme="majorEastAsia" w:hint="eastAsia"/>
        </w:rPr>
        <w:t>生，</w:t>
      </w:r>
      <w:r w:rsidR="001B6FA3" w:rsidRPr="00CB4B83">
        <w:rPr>
          <w:rFonts w:asciiTheme="majorEastAsia" w:eastAsiaTheme="majorEastAsia" w:hAnsiTheme="majorEastAsia" w:hint="eastAsia"/>
        </w:rPr>
        <w:t>出生。</w:t>
      </w:r>
      <w:r w:rsidR="00222CA6" w:rsidRPr="00CB4B83">
        <w:rPr>
          <w:rFonts w:asciiTheme="majorEastAsia" w:eastAsiaTheme="majorEastAsia" w:hAnsiTheme="majorEastAsia" w:hint="eastAsia"/>
        </w:rPr>
        <w:t>《廣雅·釋詁一》：</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作，</w:t>
      </w:r>
      <w:proofErr w:type="gramStart"/>
      <w:r w:rsidR="00222CA6" w:rsidRPr="00CB4B83">
        <w:rPr>
          <w:rFonts w:asciiTheme="majorEastAsia" w:eastAsiaTheme="majorEastAsia" w:hAnsiTheme="majorEastAsia" w:hint="eastAsia"/>
        </w:rPr>
        <w:t>始也</w:t>
      </w:r>
      <w:proofErr w:type="gramEnd"/>
      <w:r w:rsidR="00222CA6" w:rsidRPr="00CB4B83">
        <w:rPr>
          <w:rFonts w:asciiTheme="majorEastAsia" w:eastAsiaTheme="majorEastAsia" w:hAnsiTheme="majorEastAsia" w:hint="eastAsia"/>
        </w:rPr>
        <w:t>。</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《禮記·檀弓下》：</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喪禮，哀戚之至也。節哀，</w:t>
      </w:r>
      <w:proofErr w:type="gramStart"/>
      <w:r w:rsidR="00222CA6" w:rsidRPr="00CB4B83">
        <w:rPr>
          <w:rFonts w:asciiTheme="majorEastAsia" w:eastAsiaTheme="majorEastAsia" w:hAnsiTheme="majorEastAsia" w:hint="eastAsia"/>
        </w:rPr>
        <w:t>順變也</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君子念始之</w:t>
      </w:r>
      <w:proofErr w:type="gramEnd"/>
      <w:r w:rsidR="00222CA6" w:rsidRPr="00CB4B83">
        <w:rPr>
          <w:rFonts w:asciiTheme="majorEastAsia" w:eastAsiaTheme="majorEastAsia" w:hAnsiTheme="majorEastAsia" w:hint="eastAsia"/>
        </w:rPr>
        <w:t>者也。</w:t>
      </w:r>
      <w:r w:rsidR="001B6F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鄭玄注</w:t>
      </w:r>
      <w:proofErr w:type="gramEnd"/>
      <w:r w:rsidR="00222CA6" w:rsidRPr="00CB4B83">
        <w:rPr>
          <w:rFonts w:asciiTheme="majorEastAsia" w:eastAsiaTheme="majorEastAsia" w:hAnsiTheme="majorEastAsia" w:hint="eastAsia"/>
        </w:rPr>
        <w:t>：</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始，生也。</w:t>
      </w:r>
      <w:r w:rsidR="001B6FA3" w:rsidRPr="00CB4B83">
        <w:rPr>
          <w:rFonts w:asciiTheme="majorEastAsia" w:eastAsiaTheme="majorEastAsia" w:hAnsiTheme="majorEastAsia" w:hint="eastAsia"/>
        </w:rPr>
        <w:t>」/林志鵬：「作」，始。/裘錫圭：「人子」指凡人之子。/蘇建洲：「作」，興起。/</w:t>
      </w:r>
      <w:r w:rsidR="00B5346D" w:rsidRPr="00CB4B83">
        <w:rPr>
          <w:rFonts w:asciiTheme="majorEastAsia" w:eastAsiaTheme="majorEastAsia" w:hAnsiTheme="majorEastAsia" w:hint="eastAsia"/>
        </w:rPr>
        <w:t xml:space="preserve"> </w:t>
      </w:r>
      <w:r w:rsidR="001B6FA3" w:rsidRPr="00CB4B83">
        <w:rPr>
          <w:rFonts w:asciiTheme="majorEastAsia" w:eastAsiaTheme="majorEastAsia" w:hAnsiTheme="majorEastAsia" w:hint="eastAsia"/>
        </w:rPr>
        <w:t>夏世華：</w:t>
      </w:r>
      <w:r w:rsidR="00B5346D" w:rsidRPr="00CB4B83">
        <w:rPr>
          <w:rFonts w:asciiTheme="majorEastAsia" w:eastAsiaTheme="majorEastAsia" w:hAnsiTheme="majorEastAsia" w:hint="eastAsia"/>
        </w:rPr>
        <w:t>曾</w:t>
      </w:r>
      <w:r w:rsidR="00222CA6" w:rsidRPr="00CB4B83">
        <w:rPr>
          <w:rFonts w:asciiTheme="majorEastAsia" w:eastAsiaTheme="majorEastAsia" w:hAnsiTheme="majorEastAsia" w:hint="eastAsia"/>
        </w:rPr>
        <w:t>以為</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乍</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可讀為</w:t>
      </w:r>
      <w:proofErr w:type="gramStart"/>
      <w:r w:rsidR="00222CA6" w:rsidRPr="00CB4B83">
        <w:rPr>
          <w:rFonts w:asciiTheme="majorEastAsia" w:eastAsiaTheme="majorEastAsia" w:hAnsiTheme="majorEastAsia" w:hint="eastAsia"/>
        </w:rPr>
        <w:t>祚</w:t>
      </w:r>
      <w:proofErr w:type="gramEnd"/>
      <w:r w:rsidR="00222CA6" w:rsidRPr="00CB4B83">
        <w:rPr>
          <w:rFonts w:asciiTheme="majorEastAsia" w:eastAsiaTheme="majorEastAsia" w:hAnsiTheme="majorEastAsia" w:hint="eastAsia"/>
        </w:rPr>
        <w:t>或</w:t>
      </w:r>
      <w:proofErr w:type="gramStart"/>
      <w:r w:rsidR="00222CA6" w:rsidRPr="00CB4B83">
        <w:rPr>
          <w:rFonts w:asciiTheme="majorEastAsia" w:eastAsiaTheme="majorEastAsia" w:hAnsiTheme="majorEastAsia" w:hint="eastAsia"/>
        </w:rPr>
        <w:t>胙</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胙</w:t>
      </w:r>
      <w:proofErr w:type="gramEnd"/>
      <w:r w:rsidR="00222CA6" w:rsidRPr="00CB4B83">
        <w:rPr>
          <w:rFonts w:asciiTheme="majorEastAsia" w:eastAsiaTheme="majorEastAsia" w:hAnsiTheme="majorEastAsia" w:hint="eastAsia"/>
        </w:rPr>
        <w:t>與</w:t>
      </w:r>
      <w:proofErr w:type="gramStart"/>
      <w:r w:rsidR="00222CA6" w:rsidRPr="00CB4B83">
        <w:rPr>
          <w:rFonts w:asciiTheme="majorEastAsia" w:eastAsiaTheme="majorEastAsia" w:hAnsiTheme="majorEastAsia" w:hint="eastAsia"/>
        </w:rPr>
        <w:t>祚</w:t>
      </w:r>
      <w:proofErr w:type="gramEnd"/>
      <w:r w:rsidR="00222CA6" w:rsidRPr="00CB4B83">
        <w:rPr>
          <w:rFonts w:asciiTheme="majorEastAsia" w:eastAsiaTheme="majorEastAsia" w:hAnsiTheme="majorEastAsia" w:hint="eastAsia"/>
        </w:rPr>
        <w:t>通，丁四新</w:t>
      </w:r>
      <w:proofErr w:type="gramStart"/>
      <w:r w:rsidR="00222CA6" w:rsidRPr="00CB4B83">
        <w:rPr>
          <w:rFonts w:asciiTheme="majorEastAsia" w:eastAsiaTheme="majorEastAsia" w:hAnsiTheme="majorEastAsia" w:hint="eastAsia"/>
        </w:rPr>
        <w:t>以為仍讀為</w:t>
      </w:r>
      <w:proofErr w:type="gramEnd"/>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作</w:t>
      </w:r>
      <w:r w:rsidR="001B6F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較合適，</w:t>
      </w:r>
      <w:proofErr w:type="gramStart"/>
      <w:r w:rsidR="00222CA6" w:rsidRPr="00CB4B83">
        <w:rPr>
          <w:rFonts w:asciiTheme="majorEastAsia" w:eastAsiaTheme="majorEastAsia" w:hAnsiTheme="majorEastAsia" w:hint="eastAsia"/>
        </w:rPr>
        <w:t>但訓作</w:t>
      </w:r>
      <w:proofErr w:type="gramEnd"/>
      <w:r w:rsidR="00222CA6" w:rsidRPr="00CB4B83">
        <w:rPr>
          <w:rFonts w:asciiTheme="majorEastAsia" w:eastAsiaTheme="majorEastAsia" w:hAnsiTheme="majorEastAsia" w:hint="eastAsia"/>
        </w:rPr>
        <w:t>為生有不妥，細</w:t>
      </w:r>
      <w:proofErr w:type="gramStart"/>
      <w:r w:rsidR="00222CA6" w:rsidRPr="00CB4B83">
        <w:rPr>
          <w:rFonts w:asciiTheme="majorEastAsia" w:eastAsiaTheme="majorEastAsia" w:hAnsiTheme="majorEastAsia" w:hint="eastAsia"/>
        </w:rPr>
        <w:t>繹</w:t>
      </w:r>
      <w:proofErr w:type="gramEnd"/>
      <w:r w:rsidR="00222CA6" w:rsidRPr="00CB4B83">
        <w:rPr>
          <w:rFonts w:asciiTheme="majorEastAsia" w:eastAsiaTheme="majorEastAsia" w:hAnsiTheme="majorEastAsia" w:hint="eastAsia"/>
        </w:rPr>
        <w:t>文意，當從</w:t>
      </w:r>
      <w:r w:rsidR="001B6FA3" w:rsidRPr="00CB4B83">
        <w:rPr>
          <w:rFonts w:asciiTheme="majorEastAsia" w:eastAsiaTheme="majorEastAsia" w:hAnsiTheme="majorEastAsia" w:hint="eastAsia"/>
        </w:rPr>
        <w:t>丁</w:t>
      </w:r>
      <w:r w:rsidR="00222CA6" w:rsidRPr="00CB4B83">
        <w:rPr>
          <w:rFonts w:asciiTheme="majorEastAsia" w:eastAsiaTheme="majorEastAsia" w:hAnsiTheme="majorEastAsia" w:hint="eastAsia"/>
        </w:rPr>
        <w:t>說。</w:t>
      </w:r>
      <w:r w:rsidR="00B5346D" w:rsidRPr="00CB4B83">
        <w:rPr>
          <w:rFonts w:asciiTheme="majorEastAsia" w:eastAsiaTheme="majorEastAsia" w:hAnsiTheme="majorEastAsia" w:hint="eastAsia"/>
        </w:rPr>
        <w:t>/俞紹宏、張青松：「作」，興起。</w:t>
      </w:r>
    </w:p>
  </w:footnote>
  <w:footnote w:id="5">
    <w:p w14:paraId="152C0F96" w14:textId="5B9DE879" w:rsidR="00B5346D" w:rsidRPr="00CB4B83" w:rsidRDefault="00B5346D">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夏世華：「人子」</w:t>
      </w:r>
      <w:proofErr w:type="gramStart"/>
      <w:r w:rsidRPr="00CB4B83">
        <w:rPr>
          <w:rFonts w:asciiTheme="majorEastAsia" w:eastAsiaTheme="majorEastAsia" w:hAnsiTheme="majorEastAsia" w:hint="eastAsia"/>
        </w:rPr>
        <w:t>謂人所</w:t>
      </w:r>
      <w:proofErr w:type="gramEnd"/>
      <w:r w:rsidRPr="00CB4B83">
        <w:rPr>
          <w:rFonts w:asciiTheme="majorEastAsia" w:eastAsiaTheme="majorEastAsia" w:hAnsiTheme="majorEastAsia" w:hint="eastAsia"/>
        </w:rPr>
        <w:t>生育之子，就傳說稱三王者僅及母而</w:t>
      </w:r>
      <w:proofErr w:type="gramStart"/>
      <w:r w:rsidRPr="00CB4B83">
        <w:rPr>
          <w:rFonts w:asciiTheme="majorEastAsia" w:eastAsiaTheme="majorEastAsia" w:hAnsiTheme="majorEastAsia" w:hint="eastAsia"/>
        </w:rPr>
        <w:t>不及父言</w:t>
      </w:r>
      <w:proofErr w:type="gramEnd"/>
      <w:r w:rsidRPr="00CB4B83">
        <w:rPr>
          <w:rFonts w:asciiTheme="majorEastAsia" w:eastAsiaTheme="majorEastAsia" w:hAnsiTheme="majorEastAsia" w:hint="eastAsia"/>
        </w:rPr>
        <w:t>。/俞紹宏、張青松：「人子」，凡人之子。</w:t>
      </w:r>
    </w:p>
  </w:footnote>
  <w:footnote w:id="6">
    <w:p w14:paraId="3B56861C" w14:textId="173AB509"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5346D" w:rsidRPr="00CB4B83">
        <w:rPr>
          <w:rFonts w:asciiTheme="majorEastAsia" w:eastAsiaTheme="majorEastAsia" w:hAnsiTheme="majorEastAsia" w:hint="eastAsia"/>
        </w:rPr>
        <w:t>夏世華：</w:t>
      </w:r>
      <w:proofErr w:type="gramStart"/>
      <w:r w:rsidR="00222CA6" w:rsidRPr="00CB4B83">
        <w:rPr>
          <w:rFonts w:asciiTheme="majorEastAsia" w:eastAsiaTheme="majorEastAsia" w:hAnsiTheme="majorEastAsia" w:hint="eastAsia"/>
        </w:rPr>
        <w:t>賤與貴</w:t>
      </w:r>
      <w:proofErr w:type="gramEnd"/>
      <w:r w:rsidR="00222CA6" w:rsidRPr="00CB4B83">
        <w:rPr>
          <w:rFonts w:asciiTheme="majorEastAsia" w:eastAsiaTheme="majorEastAsia" w:hAnsiTheme="majorEastAsia" w:hint="eastAsia"/>
        </w:rPr>
        <w:t>相對，指地位卑下，《論語·</w:t>
      </w:r>
      <w:r w:rsidR="00B5346D" w:rsidRPr="00CB4B83">
        <w:rPr>
          <w:rFonts w:asciiTheme="majorEastAsia" w:eastAsiaTheme="majorEastAsia" w:hAnsiTheme="majorEastAsia" w:hint="eastAsia"/>
        </w:rPr>
        <w:t>里</w:t>
      </w:r>
      <w:r w:rsidR="00222CA6" w:rsidRPr="00CB4B83">
        <w:rPr>
          <w:rFonts w:asciiTheme="majorEastAsia" w:eastAsiaTheme="majorEastAsia" w:hAnsiTheme="majorEastAsia" w:hint="eastAsia"/>
        </w:rPr>
        <w:t>仁》：</w:t>
      </w:r>
      <w:r w:rsidR="00B5346D"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貧與賤，是人之所惡也。</w:t>
      </w:r>
      <w:r w:rsidR="00B5346D"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邢昺</w:t>
      </w:r>
      <w:proofErr w:type="gramEnd"/>
      <w:r w:rsidR="00222CA6" w:rsidRPr="00CB4B83">
        <w:rPr>
          <w:rFonts w:asciiTheme="majorEastAsia" w:eastAsiaTheme="majorEastAsia" w:hAnsiTheme="majorEastAsia" w:hint="eastAsia"/>
        </w:rPr>
        <w:t>疏：</w:t>
      </w:r>
      <w:r w:rsidR="00B5346D"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無</w:t>
      </w:r>
      <w:proofErr w:type="gramStart"/>
      <w:r w:rsidR="00222CA6" w:rsidRPr="00CB4B83">
        <w:rPr>
          <w:rFonts w:asciiTheme="majorEastAsia" w:eastAsiaTheme="majorEastAsia" w:hAnsiTheme="majorEastAsia" w:hint="eastAsia"/>
        </w:rPr>
        <w:t>位曰賤。</w:t>
      </w:r>
      <w:proofErr w:type="gramEnd"/>
      <w:r w:rsidR="00B5346D"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魯瑞菁、黃人二皆強調三</w:t>
      </w:r>
      <w:proofErr w:type="gramStart"/>
      <w:r w:rsidR="00222CA6" w:rsidRPr="00CB4B83">
        <w:rPr>
          <w:rFonts w:asciiTheme="majorEastAsia" w:eastAsiaTheme="majorEastAsia" w:hAnsiTheme="majorEastAsia" w:hint="eastAsia"/>
        </w:rPr>
        <w:t>王感生</w:t>
      </w:r>
      <w:proofErr w:type="gramEnd"/>
      <w:r w:rsidR="00222CA6" w:rsidRPr="00CB4B83">
        <w:rPr>
          <w:rFonts w:asciiTheme="majorEastAsia" w:eastAsiaTheme="majorEastAsia" w:hAnsiTheme="majorEastAsia" w:hint="eastAsia"/>
        </w:rPr>
        <w:t>、有父無父之說涉及兩漢經今古文問題。</w:t>
      </w:r>
    </w:p>
  </w:footnote>
  <w:footnote w:id="7">
    <w:p w14:paraId="634A7420" w14:textId="3F7660FC"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5346D" w:rsidRPr="00CB4B83">
        <w:rPr>
          <w:rFonts w:asciiTheme="majorEastAsia" w:eastAsiaTheme="majorEastAsia" w:hAnsiTheme="majorEastAsia" w:hint="eastAsia"/>
        </w:rPr>
        <w:t>夏世華：</w:t>
      </w:r>
      <w:proofErr w:type="gramStart"/>
      <w:r w:rsidR="00222CA6" w:rsidRPr="00CB4B83">
        <w:rPr>
          <w:rFonts w:asciiTheme="majorEastAsia" w:eastAsiaTheme="majorEastAsia" w:hAnsiTheme="majorEastAsia" w:hint="eastAsia"/>
        </w:rPr>
        <w:t>而</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猶故也</w:t>
      </w:r>
      <w:proofErr w:type="gramEnd"/>
      <w:r w:rsidR="00222CA6" w:rsidRPr="00CB4B83">
        <w:rPr>
          <w:rFonts w:asciiTheme="majorEastAsia" w:eastAsiaTheme="majorEastAsia" w:hAnsiTheme="majorEastAsia" w:hint="eastAsia"/>
        </w:rPr>
        <w:t>，《春秋左氏傳·成公八年》：</w:t>
      </w:r>
      <w:r w:rsidR="00B5346D"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謂汶陽</w:t>
      </w:r>
      <w:proofErr w:type="gramEnd"/>
      <w:r w:rsidR="00222CA6" w:rsidRPr="00CB4B83">
        <w:rPr>
          <w:rFonts w:asciiTheme="majorEastAsia" w:eastAsiaTheme="majorEastAsia" w:hAnsiTheme="majorEastAsia" w:hint="eastAsia"/>
        </w:rPr>
        <w:t>之田，敝</w:t>
      </w:r>
      <w:proofErr w:type="gramStart"/>
      <w:r w:rsidR="00222CA6" w:rsidRPr="00CB4B83">
        <w:rPr>
          <w:rFonts w:asciiTheme="majorEastAsia" w:eastAsiaTheme="majorEastAsia" w:hAnsiTheme="majorEastAsia" w:hint="eastAsia"/>
        </w:rPr>
        <w:t>邑</w:t>
      </w:r>
      <w:proofErr w:type="gramEnd"/>
      <w:r w:rsidR="00222CA6" w:rsidRPr="00CB4B83">
        <w:rPr>
          <w:rFonts w:asciiTheme="majorEastAsia" w:eastAsiaTheme="majorEastAsia" w:hAnsiTheme="majorEastAsia" w:hint="eastAsia"/>
        </w:rPr>
        <w:t>之舊也，而</w:t>
      </w:r>
      <w:proofErr w:type="gramStart"/>
      <w:r w:rsidR="00222CA6" w:rsidRPr="00CB4B83">
        <w:rPr>
          <w:rFonts w:asciiTheme="majorEastAsia" w:eastAsiaTheme="majorEastAsia" w:hAnsiTheme="majorEastAsia" w:hint="eastAsia"/>
        </w:rPr>
        <w:t>用師於齊，使歸</w:t>
      </w:r>
      <w:proofErr w:type="gramEnd"/>
      <w:r w:rsidR="00222CA6" w:rsidRPr="00CB4B83">
        <w:rPr>
          <w:rFonts w:asciiTheme="majorEastAsia" w:eastAsiaTheme="majorEastAsia" w:hAnsiTheme="majorEastAsia" w:hint="eastAsia"/>
        </w:rPr>
        <w:t>諸敝</w:t>
      </w:r>
      <w:proofErr w:type="gramStart"/>
      <w:r w:rsidR="00222CA6" w:rsidRPr="00CB4B83">
        <w:rPr>
          <w:rFonts w:asciiTheme="majorEastAsia" w:eastAsiaTheme="majorEastAsia" w:hAnsiTheme="majorEastAsia" w:hint="eastAsia"/>
        </w:rPr>
        <w:t>邑</w:t>
      </w:r>
      <w:proofErr w:type="gramEnd"/>
      <w:r w:rsidR="00222CA6" w:rsidRPr="00CB4B83">
        <w:rPr>
          <w:rFonts w:asciiTheme="majorEastAsia" w:eastAsiaTheme="majorEastAsia" w:hAnsiTheme="majorEastAsia" w:hint="eastAsia"/>
        </w:rPr>
        <w:t>。</w:t>
      </w:r>
      <w:r w:rsidR="00B5346D" w:rsidRPr="00CB4B83">
        <w:rPr>
          <w:rFonts w:asciiTheme="majorEastAsia" w:eastAsiaTheme="majorEastAsia" w:hAnsiTheme="majorEastAsia" w:hint="eastAsia"/>
        </w:rPr>
        <w:t>」</w:t>
      </w:r>
    </w:p>
  </w:footnote>
  <w:footnote w:id="8">
    <w:p w14:paraId="2BE02BA0" w14:textId="5307FFA6" w:rsidR="00B5346D" w:rsidRPr="00CB4B83" w:rsidRDefault="00B5346D" w:rsidP="00445BE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整理者：讀「</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字隸作</w:t>
      </w:r>
      <w:proofErr w:type="gramEnd"/>
      <w:r w:rsidRPr="00CB4B83">
        <w:rPr>
          <w:rFonts w:asciiTheme="majorEastAsia" w:eastAsiaTheme="majorEastAsia" w:hAnsiTheme="majorEastAsia" w:hint="eastAsia"/>
        </w:rPr>
        <w:t>「</w:t>
      </w:r>
      <w:r w:rsidRPr="00CB4B83">
        <w:rPr>
          <w:rFonts w:asciiTheme="majorEastAsia" w:eastAsiaTheme="majorEastAsia" w:hAnsiTheme="majorEastAsia"/>
          <w:noProof/>
        </w:rPr>
        <w:drawing>
          <wp:inline distT="0" distB="0" distL="0" distR="0" wp14:anchorId="541CAB61" wp14:editId="48D987DD">
            <wp:extent cx="113284" cy="118209"/>
            <wp:effectExtent l="0" t="0" r="1270" b="0"/>
            <wp:docPr id="6378023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2396" name=""/>
                    <pic:cNvPicPr/>
                  </pic:nvPicPr>
                  <pic:blipFill>
                    <a:blip r:embed="rId1"/>
                    <a:stretch>
                      <a:fillRect/>
                    </a:stretch>
                  </pic:blipFill>
                  <pic:spPr>
                    <a:xfrm>
                      <a:off x="0" y="0"/>
                      <a:ext cx="116435" cy="121497"/>
                    </a:xfrm>
                    <a:prstGeom prst="rect">
                      <a:avLst/>
                    </a:prstGeom>
                  </pic:spPr>
                </pic:pic>
              </a:graphicData>
            </a:graphic>
          </wp:inline>
        </w:drawing>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」，《說文》「揚也」，</w:t>
      </w:r>
      <w:proofErr w:type="gramStart"/>
      <w:r w:rsidRPr="00CB4B83">
        <w:rPr>
          <w:rFonts w:asciiTheme="majorEastAsia" w:eastAsiaTheme="majorEastAsia" w:hAnsiTheme="majorEastAsia" w:hint="eastAsia"/>
        </w:rPr>
        <w:t>段注</w:t>
      </w:r>
      <w:proofErr w:type="gramEnd"/>
      <w:r w:rsidRPr="00CB4B83">
        <w:rPr>
          <w:rFonts w:asciiTheme="majorEastAsia" w:eastAsiaTheme="majorEastAsia" w:hAnsiTheme="majorEastAsia" w:hint="eastAsia"/>
        </w:rPr>
        <w:t>「自『稱』形而『</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』廢。」「不足</w:t>
      </w:r>
      <w:proofErr w:type="gramStart"/>
      <w:r w:rsidRPr="00CB4B83">
        <w:rPr>
          <w:rFonts w:asciiTheme="majorEastAsia" w:eastAsiaTheme="majorEastAsia" w:hAnsiTheme="majorEastAsia" w:hint="eastAsia"/>
        </w:rPr>
        <w:t>偁</w:t>
      </w:r>
      <w:proofErr w:type="gramEnd"/>
      <w:r w:rsidRPr="00CB4B83">
        <w:rPr>
          <w:rFonts w:asciiTheme="majorEastAsia" w:eastAsiaTheme="majorEastAsia" w:hAnsiTheme="majorEastAsia" w:hint="eastAsia"/>
        </w:rPr>
        <w:t>」，不足稱道。/劉樂賢：「與」讀「舉」，「稱」「舉」</w:t>
      </w:r>
      <w:proofErr w:type="gramStart"/>
      <w:r w:rsidRPr="00CB4B83">
        <w:rPr>
          <w:rFonts w:asciiTheme="majorEastAsia" w:eastAsiaTheme="majorEastAsia" w:hAnsiTheme="majorEastAsia" w:hint="eastAsia"/>
        </w:rPr>
        <w:t>意近</w:t>
      </w:r>
      <w:proofErr w:type="gramEnd"/>
      <w:r w:rsidR="00445BE9" w:rsidRPr="00CB4B83">
        <w:rPr>
          <w:rFonts w:asciiTheme="majorEastAsia" w:eastAsiaTheme="majorEastAsia" w:hAnsiTheme="majorEastAsia" w:hint="eastAsia"/>
        </w:rPr>
        <w:t>。/季旭</w:t>
      </w:r>
      <w:proofErr w:type="gramStart"/>
      <w:r w:rsidR="00445BE9" w:rsidRPr="00CB4B83">
        <w:rPr>
          <w:rFonts w:asciiTheme="majorEastAsia" w:eastAsiaTheme="majorEastAsia" w:hAnsiTheme="majorEastAsia" w:hint="eastAsia"/>
        </w:rPr>
        <w:t>昇</w:t>
      </w:r>
      <w:proofErr w:type="gramEnd"/>
      <w:r w:rsidR="00445BE9" w:rsidRPr="00CB4B83">
        <w:rPr>
          <w:rFonts w:asciiTheme="majorEastAsia" w:eastAsiaTheme="majorEastAsia" w:hAnsiTheme="majorEastAsia" w:hint="eastAsia"/>
        </w:rPr>
        <w:t>：「稱」，稱道、稱揚，與簡8</w:t>
      </w:r>
      <w:proofErr w:type="gramStart"/>
      <w:r w:rsidR="00445BE9" w:rsidRPr="00CB4B83">
        <w:rPr>
          <w:rFonts w:asciiTheme="majorEastAsia" w:eastAsiaTheme="majorEastAsia" w:hAnsiTheme="majorEastAsia" w:hint="eastAsia"/>
        </w:rPr>
        <w:t>訓為</w:t>
      </w:r>
      <w:proofErr w:type="gramEnd"/>
      <w:r w:rsidR="00445BE9" w:rsidRPr="00CB4B83">
        <w:rPr>
          <w:rFonts w:asciiTheme="majorEastAsia" w:eastAsiaTheme="majorEastAsia" w:hAnsiTheme="majorEastAsia" w:hint="eastAsia"/>
        </w:rPr>
        <w:t>「權衡</w:t>
      </w:r>
      <w:r w:rsidR="00445BE9" w:rsidRPr="00CB4B83">
        <w:rPr>
          <w:rFonts w:asciiTheme="majorEastAsia" w:eastAsiaTheme="majorEastAsia" w:hAnsiTheme="majorEastAsia"/>
        </w:rPr>
        <w:t>」</w:t>
      </w:r>
      <w:r w:rsidR="00445BE9" w:rsidRPr="00CB4B83">
        <w:rPr>
          <w:rFonts w:asciiTheme="majorEastAsia" w:eastAsiaTheme="majorEastAsia" w:hAnsiTheme="majorEastAsia" w:hint="eastAsia"/>
        </w:rPr>
        <w:t>之「稱</w:t>
      </w:r>
      <w:r w:rsidR="00445BE9" w:rsidRPr="00CB4B83">
        <w:rPr>
          <w:rFonts w:asciiTheme="majorEastAsia" w:eastAsiaTheme="majorEastAsia" w:hAnsiTheme="majorEastAsia"/>
        </w:rPr>
        <w:t>」</w:t>
      </w:r>
      <w:r w:rsidR="00445BE9" w:rsidRPr="00CB4B83">
        <w:rPr>
          <w:rFonts w:asciiTheme="majorEastAsia" w:eastAsiaTheme="majorEastAsia" w:hAnsiTheme="majorEastAsia" w:hint="eastAsia"/>
        </w:rPr>
        <w:t>者不同意。/ 俞紹宏、張青松：「稱」，稱道，</w:t>
      </w:r>
      <w:proofErr w:type="gramStart"/>
      <w:r w:rsidR="00445BE9" w:rsidRPr="00CB4B83">
        <w:rPr>
          <w:rFonts w:asciiTheme="majorEastAsia" w:eastAsiaTheme="majorEastAsia" w:hAnsiTheme="majorEastAsia" w:hint="eastAsia"/>
        </w:rPr>
        <w:t>稱舉</w:t>
      </w:r>
      <w:proofErr w:type="gramEnd"/>
      <w:r w:rsidR="00445BE9" w:rsidRPr="00CB4B83">
        <w:rPr>
          <w:rFonts w:asciiTheme="majorEastAsia" w:eastAsiaTheme="majorEastAsia" w:hAnsiTheme="majorEastAsia" w:hint="eastAsia"/>
        </w:rPr>
        <w:t>。意思是說三王之</w:t>
      </w:r>
      <w:proofErr w:type="gramStart"/>
      <w:r w:rsidR="00445BE9" w:rsidRPr="00CB4B83">
        <w:rPr>
          <w:rFonts w:asciiTheme="majorEastAsia" w:eastAsiaTheme="majorEastAsia" w:hAnsiTheme="majorEastAsia" w:hint="eastAsia"/>
        </w:rPr>
        <w:t>父賤，不值得稱舉</w:t>
      </w:r>
      <w:proofErr w:type="gramEnd"/>
      <w:r w:rsidR="00445BE9" w:rsidRPr="00CB4B83">
        <w:rPr>
          <w:rFonts w:asciiTheme="majorEastAsia" w:eastAsiaTheme="majorEastAsia" w:hAnsiTheme="majorEastAsia" w:hint="eastAsia"/>
        </w:rPr>
        <w:t>其名。</w:t>
      </w:r>
    </w:p>
  </w:footnote>
  <w:footnote w:id="9">
    <w:p w14:paraId="42647C1B" w14:textId="615656FA"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445BE9"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《禮記•坊記》</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子</w:t>
      </w:r>
      <w:proofErr w:type="gramStart"/>
      <w:r w:rsidR="00222CA6" w:rsidRPr="00CB4B83">
        <w:rPr>
          <w:rFonts w:asciiTheme="majorEastAsia" w:eastAsiaTheme="majorEastAsia" w:hAnsiTheme="majorEastAsia" w:hint="eastAsia"/>
        </w:rPr>
        <w:t>云</w:t>
      </w:r>
      <w:proofErr w:type="gramEnd"/>
      <w:r w:rsidR="00222CA6" w:rsidRPr="00CB4B83">
        <w:rPr>
          <w:rFonts w:asciiTheme="majorEastAsia" w:eastAsiaTheme="majorEastAsia" w:hAnsiTheme="majorEastAsia" w:hint="eastAsia"/>
        </w:rPr>
        <w:t>：善</w:t>
      </w:r>
      <w:proofErr w:type="gramStart"/>
      <w:r w:rsidR="00222CA6" w:rsidRPr="00CB4B83">
        <w:rPr>
          <w:rFonts w:asciiTheme="majorEastAsia" w:eastAsiaTheme="majorEastAsia" w:hAnsiTheme="majorEastAsia" w:hint="eastAsia"/>
        </w:rPr>
        <w:t>則稱親</w:t>
      </w:r>
      <w:proofErr w:type="gramEnd"/>
      <w:r w:rsidR="00222CA6" w:rsidRPr="00CB4B83">
        <w:rPr>
          <w:rFonts w:asciiTheme="majorEastAsia" w:eastAsiaTheme="majorEastAsia" w:hAnsiTheme="majorEastAsia" w:hint="eastAsia"/>
        </w:rPr>
        <w:t>，過則稱己，則</w:t>
      </w:r>
      <w:proofErr w:type="gramStart"/>
      <w:r w:rsidR="00222CA6" w:rsidRPr="00CB4B83">
        <w:rPr>
          <w:rFonts w:asciiTheme="majorEastAsia" w:eastAsiaTheme="majorEastAsia" w:hAnsiTheme="majorEastAsia" w:hint="eastAsia"/>
        </w:rPr>
        <w:t>民作孝</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大誓曰</w:t>
      </w:r>
      <w:proofErr w:type="gramEnd"/>
      <w:r w:rsidR="00222CA6" w:rsidRPr="00CB4B83">
        <w:rPr>
          <w:rFonts w:asciiTheme="majorEastAsia" w:eastAsiaTheme="majorEastAsia" w:hAnsiTheme="majorEastAsia" w:hint="eastAsia"/>
        </w:rPr>
        <w:t>：</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予克</w:t>
      </w:r>
      <w:proofErr w:type="gramStart"/>
      <w:r w:rsidR="00222CA6" w:rsidRPr="00CB4B83">
        <w:rPr>
          <w:rFonts w:asciiTheme="majorEastAsia" w:eastAsiaTheme="majorEastAsia" w:hAnsiTheme="majorEastAsia" w:hint="eastAsia"/>
        </w:rPr>
        <w:t>紂</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非予武</w:t>
      </w:r>
      <w:proofErr w:type="gramEnd"/>
      <w:r w:rsidR="00222CA6" w:rsidRPr="00CB4B83">
        <w:rPr>
          <w:rFonts w:asciiTheme="majorEastAsia" w:eastAsiaTheme="majorEastAsia" w:hAnsiTheme="majorEastAsia" w:hint="eastAsia"/>
        </w:rPr>
        <w:t>，惟</w:t>
      </w:r>
      <w:proofErr w:type="gramStart"/>
      <w:r w:rsidR="00222CA6" w:rsidRPr="00CB4B83">
        <w:rPr>
          <w:rFonts w:asciiTheme="majorEastAsia" w:eastAsiaTheme="majorEastAsia" w:hAnsiTheme="majorEastAsia" w:hint="eastAsia"/>
        </w:rPr>
        <w:t>朕文考</w:t>
      </w:r>
      <w:proofErr w:type="gramEnd"/>
      <w:r w:rsidR="00222CA6" w:rsidRPr="00CB4B83">
        <w:rPr>
          <w:rFonts w:asciiTheme="majorEastAsia" w:eastAsiaTheme="majorEastAsia" w:hAnsiTheme="majorEastAsia" w:hint="eastAsia"/>
        </w:rPr>
        <w:t>無罪，</w:t>
      </w:r>
      <w:proofErr w:type="gramStart"/>
      <w:r w:rsidR="00222CA6" w:rsidRPr="00CB4B83">
        <w:rPr>
          <w:rFonts w:asciiTheme="majorEastAsia" w:eastAsiaTheme="majorEastAsia" w:hAnsiTheme="majorEastAsia" w:hint="eastAsia"/>
        </w:rPr>
        <w:t>紂</w:t>
      </w:r>
      <w:proofErr w:type="gramEnd"/>
      <w:r w:rsidR="00222CA6" w:rsidRPr="00CB4B83">
        <w:rPr>
          <w:rFonts w:asciiTheme="majorEastAsia" w:eastAsiaTheme="majorEastAsia" w:hAnsiTheme="majorEastAsia" w:hint="eastAsia"/>
        </w:rPr>
        <w:t>克</w:t>
      </w:r>
      <w:proofErr w:type="gramStart"/>
      <w:r w:rsidR="00222CA6" w:rsidRPr="00CB4B83">
        <w:rPr>
          <w:rFonts w:asciiTheme="majorEastAsia" w:eastAsiaTheme="majorEastAsia" w:hAnsiTheme="majorEastAsia" w:hint="eastAsia"/>
        </w:rPr>
        <w:t>予</w:t>
      </w:r>
      <w:proofErr w:type="gramEnd"/>
      <w:r w:rsidR="00222CA6" w:rsidRPr="00CB4B83">
        <w:rPr>
          <w:rFonts w:asciiTheme="majorEastAsia" w:eastAsiaTheme="majorEastAsia" w:hAnsiTheme="majorEastAsia" w:hint="eastAsia"/>
        </w:rPr>
        <w:t>，非</w:t>
      </w:r>
      <w:proofErr w:type="gramStart"/>
      <w:r w:rsidR="00222CA6" w:rsidRPr="00CB4B83">
        <w:rPr>
          <w:rFonts w:asciiTheme="majorEastAsia" w:eastAsiaTheme="majorEastAsia" w:hAnsiTheme="majorEastAsia" w:hint="eastAsia"/>
        </w:rPr>
        <w:t>朕文考</w:t>
      </w:r>
      <w:proofErr w:type="gramEnd"/>
      <w:r w:rsidR="00222CA6" w:rsidRPr="00CB4B83">
        <w:rPr>
          <w:rFonts w:asciiTheme="majorEastAsia" w:eastAsiaTheme="majorEastAsia" w:hAnsiTheme="majorEastAsia" w:hint="eastAsia"/>
        </w:rPr>
        <w:t>有罪，</w:t>
      </w:r>
      <w:proofErr w:type="gramStart"/>
      <w:r w:rsidR="00222CA6" w:rsidRPr="00CB4B83">
        <w:rPr>
          <w:rFonts w:asciiTheme="majorEastAsia" w:eastAsiaTheme="majorEastAsia" w:hAnsiTheme="majorEastAsia" w:hint="eastAsia"/>
        </w:rPr>
        <w:t>惟予小子</w:t>
      </w:r>
      <w:proofErr w:type="gramEnd"/>
      <w:r w:rsidR="00222CA6" w:rsidRPr="00CB4B83">
        <w:rPr>
          <w:rFonts w:asciiTheme="majorEastAsia" w:eastAsiaTheme="majorEastAsia" w:hAnsiTheme="majorEastAsia" w:hint="eastAsia"/>
        </w:rPr>
        <w:t>無良。</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該文尚有</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善</w:t>
      </w:r>
      <w:proofErr w:type="gramStart"/>
      <w:r w:rsidR="00222CA6" w:rsidRPr="00CB4B83">
        <w:rPr>
          <w:rFonts w:asciiTheme="majorEastAsia" w:eastAsiaTheme="majorEastAsia" w:hAnsiTheme="majorEastAsia" w:hint="eastAsia"/>
        </w:rPr>
        <w:t>則稱人</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善</w:t>
      </w:r>
      <w:proofErr w:type="gramStart"/>
      <w:r w:rsidR="00222CA6" w:rsidRPr="00CB4B83">
        <w:rPr>
          <w:rFonts w:asciiTheme="majorEastAsia" w:eastAsiaTheme="majorEastAsia" w:hAnsiTheme="majorEastAsia" w:hint="eastAsia"/>
        </w:rPr>
        <w:t>則稱君</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之說，《坊記》所引《大誓》之文，今</w:t>
      </w:r>
      <w:proofErr w:type="gramStart"/>
      <w:r w:rsidR="00222CA6" w:rsidRPr="00CB4B83">
        <w:rPr>
          <w:rFonts w:asciiTheme="majorEastAsia" w:eastAsiaTheme="majorEastAsia" w:hAnsiTheme="majorEastAsia" w:hint="eastAsia"/>
        </w:rPr>
        <w:t>本未</w:t>
      </w:r>
      <w:proofErr w:type="gramEnd"/>
      <w:r w:rsidR="00222CA6" w:rsidRPr="00CB4B83">
        <w:rPr>
          <w:rFonts w:asciiTheme="majorEastAsia" w:eastAsiaTheme="majorEastAsia" w:hAnsiTheme="majorEastAsia" w:hint="eastAsia"/>
        </w:rPr>
        <w:t>見，且《書》多見</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萬方有罪，即當</w:t>
      </w:r>
      <w:proofErr w:type="gramStart"/>
      <w:r w:rsidR="00222CA6" w:rsidRPr="00CB4B83">
        <w:rPr>
          <w:rFonts w:asciiTheme="majorEastAsia" w:eastAsiaTheme="majorEastAsia" w:hAnsiTheme="majorEastAsia" w:hint="eastAsia"/>
        </w:rPr>
        <w:t>朕身，朕身</w:t>
      </w:r>
      <w:proofErr w:type="gramEnd"/>
      <w:r w:rsidR="00222CA6" w:rsidRPr="00CB4B83">
        <w:rPr>
          <w:rFonts w:asciiTheme="majorEastAsia" w:eastAsiaTheme="majorEastAsia" w:hAnsiTheme="majorEastAsia" w:hint="eastAsia"/>
        </w:rPr>
        <w:t>有罪，</w:t>
      </w:r>
      <w:proofErr w:type="gramStart"/>
      <w:r w:rsidR="00222CA6" w:rsidRPr="00CB4B83">
        <w:rPr>
          <w:rFonts w:asciiTheme="majorEastAsia" w:eastAsiaTheme="majorEastAsia" w:hAnsiTheme="majorEastAsia" w:hint="eastAsia"/>
        </w:rPr>
        <w:t>無及萬方</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之類説法，蓋歸善於人，歸過於己乃一久遠傳統。子</w:t>
      </w:r>
      <w:proofErr w:type="gramStart"/>
      <w:r w:rsidR="00222CA6" w:rsidRPr="00CB4B83">
        <w:rPr>
          <w:rFonts w:asciiTheme="majorEastAsia" w:eastAsiaTheme="majorEastAsia" w:hAnsiTheme="majorEastAsia" w:hint="eastAsia"/>
        </w:rPr>
        <w:t>羔</w:t>
      </w:r>
      <w:proofErr w:type="gramEnd"/>
      <w:r w:rsidR="00222CA6" w:rsidRPr="00CB4B83">
        <w:rPr>
          <w:rFonts w:asciiTheme="majorEastAsia" w:eastAsiaTheme="majorEastAsia" w:hAnsiTheme="majorEastAsia" w:hint="eastAsia"/>
        </w:rPr>
        <w:t>因夏、商、周三代所歷數</w:t>
      </w:r>
      <w:proofErr w:type="gramStart"/>
      <w:r w:rsidR="00222CA6" w:rsidRPr="00CB4B83">
        <w:rPr>
          <w:rFonts w:asciiTheme="majorEastAsia" w:eastAsiaTheme="majorEastAsia" w:hAnsiTheme="majorEastAsia" w:hint="eastAsia"/>
        </w:rPr>
        <w:t>世</w:t>
      </w:r>
      <w:proofErr w:type="gramEnd"/>
      <w:r w:rsidR="00222CA6" w:rsidRPr="00CB4B83">
        <w:rPr>
          <w:rFonts w:asciiTheme="majorEastAsia" w:eastAsiaTheme="majorEastAsia" w:hAnsiTheme="majorEastAsia" w:hint="eastAsia"/>
        </w:rPr>
        <w:t>而確知</w:t>
      </w:r>
      <w:proofErr w:type="gramStart"/>
      <w:r w:rsidR="00222CA6" w:rsidRPr="00CB4B83">
        <w:rPr>
          <w:rFonts w:asciiTheme="majorEastAsia" w:eastAsiaTheme="majorEastAsia" w:hAnsiTheme="majorEastAsia" w:hint="eastAsia"/>
        </w:rPr>
        <w:t>三</w:t>
      </w:r>
      <w:proofErr w:type="gramEnd"/>
      <w:r w:rsidR="00222CA6" w:rsidRPr="00CB4B83">
        <w:rPr>
          <w:rFonts w:asciiTheme="majorEastAsia" w:eastAsiaTheme="majorEastAsia" w:hAnsiTheme="majorEastAsia" w:hint="eastAsia"/>
        </w:rPr>
        <w:t>王者</w:t>
      </w:r>
      <w:proofErr w:type="gramStart"/>
      <w:r w:rsidR="00222CA6" w:rsidRPr="00CB4B83">
        <w:rPr>
          <w:rFonts w:asciiTheme="majorEastAsia" w:eastAsiaTheme="majorEastAsia" w:hAnsiTheme="majorEastAsia" w:hint="eastAsia"/>
        </w:rPr>
        <w:t>之受福有</w:t>
      </w:r>
      <w:proofErr w:type="gramEnd"/>
      <w:r w:rsidR="00222CA6" w:rsidRPr="00CB4B83">
        <w:rPr>
          <w:rFonts w:asciiTheme="majorEastAsia" w:eastAsiaTheme="majorEastAsia" w:hAnsiTheme="majorEastAsia" w:hint="eastAsia"/>
        </w:rPr>
        <w:t>土，</w:t>
      </w:r>
      <w:proofErr w:type="gramStart"/>
      <w:r w:rsidR="00222CA6" w:rsidRPr="00CB4B83">
        <w:rPr>
          <w:rFonts w:asciiTheme="majorEastAsia" w:eastAsiaTheme="majorEastAsia" w:hAnsiTheme="majorEastAsia" w:hint="eastAsia"/>
        </w:rPr>
        <w:t>此福之</w:t>
      </w:r>
      <w:proofErr w:type="gramEnd"/>
      <w:r w:rsidR="00222CA6" w:rsidRPr="00CB4B83">
        <w:rPr>
          <w:rFonts w:asciiTheme="majorEastAsia" w:eastAsiaTheme="majorEastAsia" w:hAnsiTheme="majorEastAsia" w:hint="eastAsia"/>
        </w:rPr>
        <w:t>大者，衡之</w:t>
      </w:r>
      <w:proofErr w:type="gramStart"/>
      <w:r w:rsidR="00222CA6" w:rsidRPr="00CB4B83">
        <w:rPr>
          <w:rFonts w:asciiTheme="majorEastAsia" w:eastAsiaTheme="majorEastAsia" w:hAnsiTheme="majorEastAsia" w:hint="eastAsia"/>
        </w:rPr>
        <w:t>世</w:t>
      </w:r>
      <w:proofErr w:type="gramEnd"/>
      <w:r w:rsidR="00222CA6" w:rsidRPr="00CB4B83">
        <w:rPr>
          <w:rFonts w:asciiTheme="majorEastAsia" w:eastAsiaTheme="majorEastAsia" w:hAnsiTheme="majorEastAsia" w:hint="eastAsia"/>
        </w:rPr>
        <w:t>官</w:t>
      </w:r>
      <w:proofErr w:type="gramStart"/>
      <w:r w:rsidR="00222CA6" w:rsidRPr="00CB4B83">
        <w:rPr>
          <w:rFonts w:asciiTheme="majorEastAsia" w:eastAsiaTheme="majorEastAsia" w:hAnsiTheme="majorEastAsia" w:hint="eastAsia"/>
        </w:rPr>
        <w:t>世</w:t>
      </w:r>
      <w:proofErr w:type="gramEnd"/>
      <w:r w:rsidR="00222CA6" w:rsidRPr="00CB4B83">
        <w:rPr>
          <w:rFonts w:asciiTheme="majorEastAsia" w:eastAsiaTheme="majorEastAsia" w:hAnsiTheme="majorEastAsia" w:hint="eastAsia"/>
        </w:rPr>
        <w:t>職及三代血緣政治之背景，</w:t>
      </w:r>
      <w:proofErr w:type="gramStart"/>
      <w:r w:rsidR="00222CA6" w:rsidRPr="00CB4B83">
        <w:rPr>
          <w:rFonts w:asciiTheme="majorEastAsia" w:eastAsiaTheme="majorEastAsia" w:hAnsiTheme="majorEastAsia" w:hint="eastAsia"/>
        </w:rPr>
        <w:t>必當稱其</w:t>
      </w:r>
      <w:proofErr w:type="gramEnd"/>
      <w:r w:rsidR="00222CA6" w:rsidRPr="00CB4B83">
        <w:rPr>
          <w:rFonts w:asciiTheme="majorEastAsia" w:eastAsiaTheme="majorEastAsia" w:hAnsiTheme="majorEastAsia" w:hint="eastAsia"/>
        </w:rPr>
        <w:t>先之烈，</w:t>
      </w:r>
      <w:proofErr w:type="gramStart"/>
      <w:r w:rsidR="00222CA6" w:rsidRPr="00CB4B83">
        <w:rPr>
          <w:rFonts w:asciiTheme="majorEastAsia" w:eastAsiaTheme="majorEastAsia" w:hAnsiTheme="majorEastAsia" w:hint="eastAsia"/>
        </w:rPr>
        <w:t>若未稱之</w:t>
      </w:r>
      <w:proofErr w:type="gramEnd"/>
      <w:r w:rsidR="00222CA6" w:rsidRPr="00CB4B83">
        <w:rPr>
          <w:rFonts w:asciiTheme="majorEastAsia" w:eastAsiaTheme="majorEastAsia" w:hAnsiTheme="majorEastAsia" w:hint="eastAsia"/>
        </w:rPr>
        <w:t>，則或</w:t>
      </w:r>
      <w:proofErr w:type="gramStart"/>
      <w:r w:rsidR="00222CA6" w:rsidRPr="00CB4B83">
        <w:rPr>
          <w:rFonts w:asciiTheme="majorEastAsia" w:eastAsiaTheme="majorEastAsia" w:hAnsiTheme="majorEastAsia" w:hint="eastAsia"/>
        </w:rPr>
        <w:t>因位卑無</w:t>
      </w:r>
      <w:proofErr w:type="gramEnd"/>
      <w:r w:rsidR="00222CA6" w:rsidRPr="00CB4B83">
        <w:rPr>
          <w:rFonts w:asciiTheme="majorEastAsia" w:eastAsiaTheme="majorEastAsia" w:hAnsiTheme="majorEastAsia" w:hint="eastAsia"/>
        </w:rPr>
        <w:t>善而不足稱，或因</w:t>
      </w:r>
      <w:proofErr w:type="gramStart"/>
      <w:r w:rsidR="00222CA6" w:rsidRPr="00CB4B83">
        <w:rPr>
          <w:rFonts w:asciiTheme="majorEastAsia" w:eastAsiaTheme="majorEastAsia" w:hAnsiTheme="majorEastAsia" w:hint="eastAsia"/>
        </w:rPr>
        <w:t>有罪錯而</w:t>
      </w:r>
      <w:proofErr w:type="gramEnd"/>
      <w:r w:rsidR="00222CA6" w:rsidRPr="00CB4B83">
        <w:rPr>
          <w:rFonts w:asciiTheme="majorEastAsia" w:eastAsiaTheme="majorEastAsia" w:hAnsiTheme="majorEastAsia" w:hint="eastAsia"/>
        </w:rPr>
        <w:t>不宜稱，稱則揚父之短也，是為不孝。故其</w:t>
      </w:r>
      <w:proofErr w:type="gramStart"/>
      <w:r w:rsidR="00222CA6" w:rsidRPr="00CB4B83">
        <w:rPr>
          <w:rFonts w:asciiTheme="majorEastAsia" w:eastAsiaTheme="majorEastAsia" w:hAnsiTheme="majorEastAsia" w:hint="eastAsia"/>
        </w:rPr>
        <w:t>時善則稱親與</w:t>
      </w:r>
      <w:proofErr w:type="gramEnd"/>
      <w:r w:rsidR="00222CA6" w:rsidRPr="00CB4B83">
        <w:rPr>
          <w:rFonts w:asciiTheme="majorEastAsia" w:eastAsiaTheme="majorEastAsia" w:hAnsiTheme="majorEastAsia" w:hint="eastAsia"/>
        </w:rPr>
        <w:t>為尊者</w:t>
      </w:r>
      <w:proofErr w:type="gramStart"/>
      <w:r w:rsidR="00222CA6" w:rsidRPr="00CB4B83">
        <w:rPr>
          <w:rFonts w:asciiTheme="majorEastAsia" w:eastAsiaTheme="majorEastAsia" w:hAnsiTheme="majorEastAsia" w:hint="eastAsia"/>
        </w:rPr>
        <w:t>諱</w:t>
      </w:r>
      <w:proofErr w:type="gramEnd"/>
      <w:r w:rsidR="00222CA6" w:rsidRPr="00CB4B83">
        <w:rPr>
          <w:rFonts w:asciiTheme="majorEastAsia" w:eastAsiaTheme="majorEastAsia" w:hAnsiTheme="majorEastAsia" w:hint="eastAsia"/>
        </w:rPr>
        <w:t>皆</w:t>
      </w:r>
      <w:proofErr w:type="gramStart"/>
      <w:r w:rsidR="00222CA6" w:rsidRPr="00CB4B83">
        <w:rPr>
          <w:rFonts w:asciiTheme="majorEastAsia" w:eastAsiaTheme="majorEastAsia" w:hAnsiTheme="majorEastAsia" w:hint="eastAsia"/>
        </w:rPr>
        <w:t>天下通義</w:t>
      </w:r>
      <w:proofErr w:type="gramEnd"/>
      <w:r w:rsidR="00222CA6" w:rsidRPr="00CB4B83">
        <w:rPr>
          <w:rFonts w:asciiTheme="majorEastAsia" w:eastAsiaTheme="majorEastAsia" w:hAnsiTheme="majorEastAsia" w:hint="eastAsia"/>
        </w:rPr>
        <w:t>，而</w:t>
      </w:r>
      <w:proofErr w:type="gramStart"/>
      <w:r w:rsidR="00222CA6" w:rsidRPr="00CB4B83">
        <w:rPr>
          <w:rFonts w:asciiTheme="majorEastAsia" w:eastAsiaTheme="majorEastAsia" w:hAnsiTheme="majorEastAsia" w:hint="eastAsia"/>
        </w:rPr>
        <w:t>舊說皆稱</w:t>
      </w:r>
      <w:proofErr w:type="gramEnd"/>
      <w:r w:rsidR="00222CA6" w:rsidRPr="00CB4B83">
        <w:rPr>
          <w:rFonts w:asciiTheme="majorEastAsia" w:eastAsiaTheme="majorEastAsia" w:hAnsiTheme="majorEastAsia" w:hint="eastAsia"/>
        </w:rPr>
        <w:t>三王者之母而不及其父，子</w:t>
      </w:r>
      <w:proofErr w:type="gramStart"/>
      <w:r w:rsidR="00222CA6" w:rsidRPr="00CB4B83">
        <w:rPr>
          <w:rFonts w:asciiTheme="majorEastAsia" w:eastAsiaTheme="majorEastAsia" w:hAnsiTheme="majorEastAsia" w:hint="eastAsia"/>
        </w:rPr>
        <w:t>羔</w:t>
      </w:r>
      <w:proofErr w:type="gramEnd"/>
      <w:r w:rsidR="00222CA6" w:rsidRPr="00CB4B83">
        <w:rPr>
          <w:rFonts w:asciiTheme="majorEastAsia" w:eastAsiaTheme="majorEastAsia" w:hAnsiTheme="majorEastAsia" w:hint="eastAsia"/>
        </w:rPr>
        <w:t>之</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，當基於此背景。</w:t>
      </w:r>
    </w:p>
  </w:footnote>
  <w:footnote w:id="10">
    <w:p w14:paraId="15E9E97C" w14:textId="0571239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445BE9" w:rsidRPr="00CB4B83">
        <w:rPr>
          <w:rFonts w:asciiTheme="majorEastAsia" w:eastAsiaTheme="majorEastAsia" w:hAnsiTheme="majorEastAsia" w:hint="eastAsia"/>
        </w:rPr>
        <w:t>整理者：謹</w:t>
      </w:r>
      <w:proofErr w:type="gramStart"/>
      <w:r w:rsidR="00445BE9" w:rsidRPr="00CB4B83">
        <w:rPr>
          <w:rFonts w:asciiTheme="majorEastAsia" w:eastAsiaTheme="majorEastAsia" w:hAnsiTheme="majorEastAsia" w:hint="eastAsia"/>
        </w:rPr>
        <w:t>作隸定而</w:t>
      </w:r>
      <w:r w:rsidR="00222CA6" w:rsidRPr="00CB4B83">
        <w:rPr>
          <w:rFonts w:asciiTheme="majorEastAsia" w:eastAsiaTheme="majorEastAsia" w:hAnsiTheme="majorEastAsia" w:hint="eastAsia"/>
        </w:rPr>
        <w:t>未釋讀</w:t>
      </w:r>
      <w:proofErr w:type="gramEnd"/>
      <w:r w:rsidR="00445BE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65495C" w:rsidRPr="00CB4B83">
        <w:rPr>
          <w:rFonts w:asciiTheme="majorEastAsia" w:eastAsiaTheme="majorEastAsia" w:hAnsiTheme="majorEastAsia" w:hint="eastAsia"/>
        </w:rPr>
        <w:t>、秦樺林</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w:t>
      </w:r>
      <w:r w:rsidR="00445BE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曹建國</w:t>
      </w:r>
      <w:r w:rsidR="00445BE9" w:rsidRPr="00CB4B83">
        <w:rPr>
          <w:rFonts w:asciiTheme="majorEastAsia" w:eastAsiaTheme="majorEastAsia" w:hAnsiTheme="majorEastAsia" w:hint="eastAsia"/>
        </w:rPr>
        <w:t>、季旭</w:t>
      </w:r>
      <w:proofErr w:type="gramStart"/>
      <w:r w:rsidR="00445BE9" w:rsidRPr="00CB4B83">
        <w:rPr>
          <w:rFonts w:asciiTheme="majorEastAsia" w:eastAsiaTheme="majorEastAsia" w:hAnsiTheme="majorEastAsia" w:hint="eastAsia"/>
        </w:rPr>
        <w:t>昇</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其</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，季旭</w:t>
      </w:r>
      <w:proofErr w:type="gramStart"/>
      <w:r w:rsidR="00222CA6" w:rsidRPr="00CB4B83">
        <w:rPr>
          <w:rFonts w:asciiTheme="majorEastAsia" w:eastAsiaTheme="majorEastAsia" w:hAnsiTheme="majorEastAsia" w:hint="eastAsia"/>
        </w:rPr>
        <w:t>昇</w:t>
      </w:r>
      <w:proofErr w:type="gramEnd"/>
      <w:r w:rsidR="00222CA6" w:rsidRPr="00CB4B83">
        <w:rPr>
          <w:rFonts w:asciiTheme="majorEastAsia" w:eastAsiaTheme="majorEastAsia" w:hAnsiTheme="majorEastAsia" w:hint="eastAsia"/>
        </w:rPr>
        <w:t>從之。</w:t>
      </w:r>
      <w:r w:rsidR="00445BE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劉樂賢</w:t>
      </w:r>
      <w:r w:rsidR="00445BE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此字</w:t>
      </w:r>
      <w:r w:rsidR="00445BE9" w:rsidRPr="00CB4B83">
        <w:rPr>
          <w:rFonts w:asciiTheme="majorEastAsia" w:eastAsiaTheme="majorEastAsia" w:hAnsiTheme="majorEastAsia" w:hint="eastAsia"/>
        </w:rPr>
        <w:t>屬</w:t>
      </w:r>
      <w:r w:rsidR="00222CA6" w:rsidRPr="00CB4B83">
        <w:rPr>
          <w:rFonts w:asciiTheme="majorEastAsia" w:eastAsiaTheme="majorEastAsia" w:hAnsiTheme="majorEastAsia" w:hint="eastAsia"/>
        </w:rPr>
        <w:t>上</w:t>
      </w:r>
      <w:proofErr w:type="gramEnd"/>
      <w:r w:rsidR="00222CA6" w:rsidRPr="00CB4B83">
        <w:rPr>
          <w:rFonts w:asciiTheme="majorEastAsia" w:eastAsiaTheme="majorEastAsia" w:hAnsiTheme="majorEastAsia" w:hint="eastAsia"/>
        </w:rPr>
        <w:t>讀</w:t>
      </w:r>
      <w:r w:rsidR="00445BE9" w:rsidRPr="00CB4B83">
        <w:rPr>
          <w:rFonts w:asciiTheme="majorEastAsia" w:eastAsiaTheme="majorEastAsia" w:hAnsiTheme="majorEastAsia" w:hint="eastAsia"/>
        </w:rPr>
        <w:t>「也」</w:t>
      </w:r>
      <w:r w:rsidR="00222CA6" w:rsidRPr="00CB4B83">
        <w:rPr>
          <w:rFonts w:asciiTheme="majorEastAsia" w:eastAsiaTheme="majorEastAsia" w:hAnsiTheme="majorEastAsia" w:hint="eastAsia"/>
        </w:rPr>
        <w:t>，以為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不足也與</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似可讀為</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不足稱也舉</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445BE9" w:rsidRPr="00CB4B83">
        <w:rPr>
          <w:rFonts w:asciiTheme="majorEastAsia" w:eastAsiaTheme="majorEastAsia" w:hAnsiTheme="majorEastAsia" w:hint="eastAsia"/>
        </w:rPr>
        <w:t>此</w:t>
      </w:r>
      <w:r w:rsidR="00222CA6" w:rsidRPr="00CB4B83">
        <w:rPr>
          <w:rFonts w:asciiTheme="majorEastAsia" w:eastAsiaTheme="majorEastAsia" w:hAnsiTheme="majorEastAsia" w:hint="eastAsia"/>
        </w:rPr>
        <w:t>字秦漢文字中習見，都用作</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也</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w:t>
      </w:r>
      <w:r w:rsidR="00445BE9" w:rsidRPr="00CB4B83">
        <w:rPr>
          <w:rFonts w:asciiTheme="majorEastAsia" w:eastAsiaTheme="majorEastAsia" w:hAnsiTheme="majorEastAsia" w:hint="eastAsia"/>
        </w:rPr>
        <w:t>」/ 何琳儀、</w:t>
      </w:r>
      <w:r w:rsidR="00222CA6" w:rsidRPr="00CB4B83">
        <w:rPr>
          <w:rFonts w:asciiTheme="majorEastAsia" w:eastAsiaTheme="majorEastAsia" w:hAnsiTheme="majorEastAsia" w:hint="eastAsia"/>
        </w:rPr>
        <w:t>李學勤</w:t>
      </w:r>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讀為助詞</w:t>
      </w:r>
      <w:r w:rsidR="00445BE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445BE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/張桂光：「與</w:t>
      </w:r>
      <w:r w:rsidR="0065495C" w:rsidRPr="00CB4B83">
        <w:rPr>
          <w:rFonts w:asciiTheme="majorEastAsia" w:eastAsiaTheme="majorEastAsia" w:hAnsiTheme="majorEastAsia"/>
          <w:noProof/>
        </w:rPr>
        <w:drawing>
          <wp:inline distT="0" distB="0" distL="0" distR="0" wp14:anchorId="0A677842" wp14:editId="3E7D33F3">
            <wp:extent cx="164592" cy="140388"/>
            <wp:effectExtent l="0" t="0" r="6985" b="0"/>
            <wp:docPr id="6766767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30638" name=""/>
                    <pic:cNvPicPr/>
                  </pic:nvPicPr>
                  <pic:blipFill>
                    <a:blip r:embed="rId2"/>
                    <a:stretch>
                      <a:fillRect/>
                    </a:stretch>
                  </pic:blipFill>
                  <pic:spPr>
                    <a:xfrm>
                      <a:off x="0" y="0"/>
                      <a:ext cx="167310" cy="142706"/>
                    </a:xfrm>
                    <a:prstGeom prst="rect">
                      <a:avLst/>
                    </a:prstGeom>
                  </pic:spPr>
                </pic:pic>
              </a:graphicData>
            </a:graphic>
          </wp:inline>
        </w:drawing>
      </w:r>
      <w:r w:rsidR="0065495C" w:rsidRPr="00CB4B83">
        <w:rPr>
          <w:rFonts w:asciiTheme="majorEastAsia" w:eastAsiaTheme="majorEastAsia" w:hAnsiTheme="majorEastAsia" w:hint="eastAsia"/>
        </w:rPr>
        <w:t>」屬下讀「舉</w:t>
      </w:r>
      <w:proofErr w:type="gramStart"/>
      <w:r w:rsidR="0065495C" w:rsidRPr="00CB4B83">
        <w:rPr>
          <w:rFonts w:asciiTheme="majorEastAsia" w:eastAsiaTheme="majorEastAsia" w:hAnsiTheme="majorEastAsia" w:hint="eastAsia"/>
        </w:rPr>
        <w:t>翳</w:t>
      </w:r>
      <w:proofErr w:type="gramEnd"/>
      <w:r w:rsidR="0065495C" w:rsidRPr="00CB4B83">
        <w:rPr>
          <w:rFonts w:asciiTheme="majorEastAsia" w:eastAsiaTheme="majorEastAsia" w:hAnsiTheme="majorEastAsia" w:hint="eastAsia"/>
        </w:rPr>
        <w:t>」，有</w:t>
      </w:r>
      <w:proofErr w:type="gramStart"/>
      <w:r w:rsidR="0065495C" w:rsidRPr="00CB4B83">
        <w:rPr>
          <w:rFonts w:asciiTheme="majorEastAsia" w:eastAsiaTheme="majorEastAsia" w:hAnsiTheme="majorEastAsia" w:hint="eastAsia"/>
        </w:rPr>
        <w:t>撥開雲障</w:t>
      </w:r>
      <w:proofErr w:type="gramEnd"/>
      <w:r w:rsidR="0065495C" w:rsidRPr="00CB4B83">
        <w:rPr>
          <w:rFonts w:asciiTheme="majorEastAsia" w:eastAsiaTheme="majorEastAsia" w:hAnsiTheme="majorEastAsia" w:hint="eastAsia"/>
        </w:rPr>
        <w:t>，從芸芸眾生中選拔出來的意思。/李學勤：「城」讀「誠」。/ 夏世華：</w:t>
      </w:r>
      <w:proofErr w:type="gramStart"/>
      <w:r w:rsidR="00222CA6" w:rsidRPr="00CB4B83">
        <w:rPr>
          <w:rFonts w:asciiTheme="majorEastAsia" w:eastAsiaTheme="majorEastAsia" w:hAnsiTheme="majorEastAsia" w:hint="eastAsia"/>
        </w:rPr>
        <w:t>字當讀為</w:t>
      </w:r>
      <w:proofErr w:type="gramEnd"/>
      <w:r w:rsidR="00222CA6" w:rsidRPr="00CB4B83">
        <w:rPr>
          <w:rFonts w:asciiTheme="majorEastAsia" w:eastAsiaTheme="majorEastAsia" w:hAnsiTheme="majorEastAsia" w:hint="eastAsia"/>
        </w:rPr>
        <w:t>抑，</w:t>
      </w:r>
      <w:proofErr w:type="gramStart"/>
      <w:r w:rsidR="00222CA6" w:rsidRPr="00CB4B83">
        <w:rPr>
          <w:rFonts w:asciiTheme="majorEastAsia" w:eastAsiaTheme="majorEastAsia" w:hAnsiTheme="majorEastAsia" w:hint="eastAsia"/>
        </w:rPr>
        <w:t>王引之</w:t>
      </w:r>
      <w:proofErr w:type="gramEnd"/>
      <w:r w:rsidR="00222CA6" w:rsidRPr="00CB4B83">
        <w:rPr>
          <w:rFonts w:asciiTheme="majorEastAsia" w:eastAsiaTheme="majorEastAsia" w:hAnsiTheme="majorEastAsia" w:hint="eastAsia"/>
        </w:rPr>
        <w:t>《經傳釋詞》：</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抑，詞之轉也，</w:t>
      </w:r>
      <w:proofErr w:type="gramStart"/>
      <w:r w:rsidR="00222CA6" w:rsidRPr="00CB4B83">
        <w:rPr>
          <w:rFonts w:asciiTheme="majorEastAsia" w:eastAsiaTheme="majorEastAsia" w:hAnsiTheme="majorEastAsia" w:hint="eastAsia"/>
        </w:rPr>
        <w:t>《昭二十三年左傳》注曰</w:t>
      </w:r>
      <w:proofErr w:type="gramEnd"/>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辭</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，常語也，字</w:t>
      </w:r>
      <w:proofErr w:type="gramStart"/>
      <w:r w:rsidR="00222CA6" w:rsidRPr="00CB4B83">
        <w:rPr>
          <w:rFonts w:asciiTheme="majorEastAsia" w:eastAsiaTheme="majorEastAsia" w:hAnsiTheme="majorEastAsia" w:hint="eastAsia"/>
        </w:rPr>
        <w:t>或作意</w:t>
      </w:r>
      <w:proofErr w:type="gramEnd"/>
      <w:r w:rsidR="00222CA6" w:rsidRPr="00CB4B83">
        <w:rPr>
          <w:rFonts w:asciiTheme="majorEastAsia" w:eastAsiaTheme="majorEastAsia" w:hAnsiTheme="majorEastAsia" w:hint="eastAsia"/>
        </w:rPr>
        <w:t>。《周語》：</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敢問天道乎？</w:t>
      </w:r>
      <w:proofErr w:type="gramStart"/>
      <w:r w:rsidR="00222CA6" w:rsidRPr="00CB4B83">
        <w:rPr>
          <w:rFonts w:asciiTheme="majorEastAsia" w:eastAsiaTheme="majorEastAsia" w:hAnsiTheme="majorEastAsia" w:hint="eastAsia"/>
        </w:rPr>
        <w:t>抑人故</w:t>
      </w:r>
      <w:proofErr w:type="gramEnd"/>
      <w:r w:rsidR="00222CA6" w:rsidRPr="00CB4B83">
        <w:rPr>
          <w:rFonts w:asciiTheme="majorEastAsia" w:eastAsiaTheme="majorEastAsia" w:hAnsiTheme="majorEastAsia" w:hint="eastAsia"/>
        </w:rPr>
        <w:t>也？</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《論語·學而》篇：</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求之</w:t>
      </w:r>
      <w:proofErr w:type="gramStart"/>
      <w:r w:rsidR="00222CA6" w:rsidRPr="00CB4B83">
        <w:rPr>
          <w:rFonts w:asciiTheme="majorEastAsia" w:eastAsiaTheme="majorEastAsia" w:hAnsiTheme="majorEastAsia" w:hint="eastAsia"/>
        </w:rPr>
        <w:t>與</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抑與之與</w:t>
      </w:r>
      <w:proofErr w:type="gramEnd"/>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抑</w:t>
      </w:r>
      <w:proofErr w:type="gramStart"/>
      <w:r w:rsidR="00222CA6" w:rsidRPr="00CB4B83">
        <w:rPr>
          <w:rFonts w:asciiTheme="majorEastAsia" w:eastAsiaTheme="majorEastAsia" w:hAnsiTheme="majorEastAsia" w:hint="eastAsia"/>
        </w:rPr>
        <w:t>亦</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亦詞之</w:t>
      </w:r>
      <w:proofErr w:type="gramEnd"/>
      <w:r w:rsidR="00222CA6" w:rsidRPr="00CB4B83">
        <w:rPr>
          <w:rFonts w:asciiTheme="majorEastAsia" w:eastAsiaTheme="majorEastAsia" w:hAnsiTheme="majorEastAsia" w:hint="eastAsia"/>
        </w:rPr>
        <w:t>轉也。《昭二十三年左傳》曰：</w:t>
      </w:r>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其抑亦將卒以祚</w:t>
      </w:r>
      <w:proofErr w:type="gramEnd"/>
      <w:r w:rsidR="00222CA6" w:rsidRPr="00CB4B83">
        <w:rPr>
          <w:rFonts w:asciiTheme="majorEastAsia" w:eastAsiaTheme="majorEastAsia" w:hAnsiTheme="majorEastAsia" w:hint="eastAsia"/>
        </w:rPr>
        <w:t>呉乎？</w:t>
      </w:r>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《論語·子路》篇曰</w:t>
      </w:r>
      <w:proofErr w:type="gramEnd"/>
      <w:r w:rsidR="00222CA6"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抑亦可以為次矣。</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李學勤讀為助詞</w:t>
      </w:r>
      <w:r w:rsidR="00DA116E"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DA116E" w:rsidRPr="00CB4B83">
        <w:rPr>
          <w:rFonts w:asciiTheme="majorEastAsia" w:eastAsiaTheme="majorEastAsia" w:hAnsiTheme="majorEastAsia"/>
        </w:rPr>
        <w:t>」</w:t>
      </w:r>
      <w:r w:rsidR="00222CA6" w:rsidRPr="00CB4B83">
        <w:rPr>
          <w:rFonts w:asciiTheme="majorEastAsia" w:eastAsiaTheme="majorEastAsia" w:hAnsiTheme="majorEastAsia" w:hint="eastAsia"/>
        </w:rPr>
        <w:t>，此從聲音及</w:t>
      </w:r>
      <w:proofErr w:type="gramStart"/>
      <w:r w:rsidR="00222CA6" w:rsidRPr="00CB4B83">
        <w:rPr>
          <w:rFonts w:asciiTheme="majorEastAsia" w:eastAsiaTheme="majorEastAsia" w:hAnsiTheme="majorEastAsia" w:hint="eastAsia"/>
        </w:rPr>
        <w:t>繄</w:t>
      </w:r>
      <w:proofErr w:type="gramEnd"/>
      <w:r w:rsidR="00222CA6" w:rsidRPr="00CB4B83">
        <w:rPr>
          <w:rFonts w:asciiTheme="majorEastAsia" w:eastAsiaTheme="majorEastAsia" w:hAnsiTheme="majorEastAsia" w:hint="eastAsia"/>
        </w:rPr>
        <w:t>作語詞，皆無問題，</w:t>
      </w:r>
      <w:proofErr w:type="gramStart"/>
      <w:r w:rsidR="00222CA6" w:rsidRPr="00CB4B83">
        <w:rPr>
          <w:rFonts w:asciiTheme="majorEastAsia" w:eastAsiaTheme="majorEastAsia" w:hAnsiTheme="majorEastAsia" w:hint="eastAsia"/>
        </w:rPr>
        <w:t>詳可參</w:t>
      </w:r>
      <w:proofErr w:type="gramEnd"/>
      <w:r w:rsidR="00222CA6" w:rsidRPr="00CB4B83">
        <w:rPr>
          <w:rFonts w:asciiTheme="majorEastAsia" w:eastAsiaTheme="majorEastAsia" w:hAnsiTheme="majorEastAsia" w:hint="eastAsia"/>
        </w:rPr>
        <w:t>《經傳釋詞》</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伊、</w:t>
      </w:r>
      <w:proofErr w:type="gramStart"/>
      <w:r w:rsidR="00222CA6" w:rsidRPr="00CB4B83">
        <w:rPr>
          <w:rFonts w:asciiTheme="majorEastAsia" w:eastAsiaTheme="majorEastAsia" w:hAnsiTheme="majorEastAsia" w:hint="eastAsia"/>
        </w:rPr>
        <w:t>繄</w:t>
      </w:r>
      <w:proofErr w:type="gramEnd"/>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條。黃人二從何琳儀說，</w:t>
      </w:r>
      <w:proofErr w:type="gramStart"/>
      <w:r w:rsidR="00222CA6" w:rsidRPr="00CB4B83">
        <w:rPr>
          <w:rFonts w:asciiTheme="majorEastAsia" w:eastAsiaTheme="majorEastAsia" w:hAnsiTheme="majorEastAsia" w:hint="eastAsia"/>
        </w:rPr>
        <w:t>亦讀為</w:t>
      </w:r>
      <w:proofErr w:type="gramEnd"/>
      <w:r w:rsidR="00DA116E"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DA116E" w:rsidRPr="00CB4B83">
        <w:rPr>
          <w:rFonts w:asciiTheme="majorEastAsia" w:eastAsiaTheme="majorEastAsia" w:hAnsiTheme="majorEastAsia"/>
        </w:rPr>
        <w:t>」</w:t>
      </w:r>
      <w:r w:rsidR="00222CA6" w:rsidRPr="00CB4B83">
        <w:rPr>
          <w:rFonts w:asciiTheme="majorEastAsia" w:eastAsiaTheme="majorEastAsia" w:hAnsiTheme="majorEastAsia" w:hint="eastAsia"/>
        </w:rPr>
        <w:t>。初擬從此讀，</w:t>
      </w:r>
      <w:r w:rsidR="00DA116E" w:rsidRPr="00CB4B83">
        <w:rPr>
          <w:rFonts w:asciiTheme="majorEastAsia" w:eastAsiaTheme="majorEastAsia" w:hAnsiTheme="majorEastAsia" w:hint="eastAsia"/>
        </w:rPr>
        <w:t>d但</w:t>
      </w:r>
      <w:r w:rsidR="00222CA6" w:rsidRPr="00CB4B83">
        <w:rPr>
          <w:rFonts w:asciiTheme="majorEastAsia" w:eastAsiaTheme="majorEastAsia" w:hAnsiTheme="majorEastAsia" w:hint="eastAsia"/>
        </w:rPr>
        <w:t>丁四</w:t>
      </w:r>
      <w:r w:rsidR="00DA116E" w:rsidRPr="00CB4B83">
        <w:rPr>
          <w:rFonts w:asciiTheme="majorEastAsia" w:eastAsiaTheme="majorEastAsia" w:hAnsiTheme="majorEastAsia" w:hint="eastAsia"/>
        </w:rPr>
        <w:t>新</w:t>
      </w:r>
      <w:r w:rsidR="00222CA6" w:rsidRPr="00CB4B83">
        <w:rPr>
          <w:rFonts w:asciiTheme="majorEastAsia" w:eastAsiaTheme="majorEastAsia" w:hAnsiTheme="majorEastAsia" w:hint="eastAsia"/>
        </w:rPr>
        <w:t>指出從先秦文獻句法</w:t>
      </w:r>
      <w:proofErr w:type="gramStart"/>
      <w:r w:rsidR="00222CA6" w:rsidRPr="00CB4B83">
        <w:rPr>
          <w:rFonts w:asciiTheme="majorEastAsia" w:eastAsiaTheme="majorEastAsia" w:hAnsiTheme="majorEastAsia" w:hint="eastAsia"/>
        </w:rPr>
        <w:t>用例看</w:t>
      </w:r>
      <w:proofErr w:type="gramEnd"/>
      <w:r w:rsidR="00222CA6" w:rsidRPr="00CB4B83">
        <w:rPr>
          <w:rFonts w:asciiTheme="majorEastAsia" w:eastAsiaTheme="majorEastAsia" w:hAnsiTheme="majorEastAsia" w:hint="eastAsia"/>
        </w:rPr>
        <w:t>，當從</w:t>
      </w:r>
      <w:proofErr w:type="gramStart"/>
      <w:r w:rsidR="00222CA6" w:rsidRPr="00CB4B83">
        <w:rPr>
          <w:rFonts w:asciiTheme="majorEastAsia" w:eastAsiaTheme="majorEastAsia" w:hAnsiTheme="majorEastAsia" w:hint="eastAsia"/>
        </w:rPr>
        <w:t>陳劍讀</w:t>
      </w:r>
      <w:proofErr w:type="gramEnd"/>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抑</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為是。特為檢索，確無</w:t>
      </w:r>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繄</w:t>
      </w:r>
      <w:proofErr w:type="gramEnd"/>
      <w:r w:rsidR="00222CA6" w:rsidRPr="00CB4B83">
        <w:rPr>
          <w:rFonts w:asciiTheme="majorEastAsia" w:eastAsiaTheme="majorEastAsia" w:hAnsiTheme="majorEastAsia" w:hint="eastAsia"/>
        </w:rPr>
        <w:t>亦</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或</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殹亦</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連言之例，且伊、繄亦不常作疑辭，故知</w:t>
      </w:r>
      <w:r w:rsidR="0065495C" w:rsidRPr="00CB4B83">
        <w:rPr>
          <w:rFonts w:asciiTheme="majorEastAsia" w:eastAsiaTheme="majorEastAsia" w:hAnsiTheme="majorEastAsia" w:hint="eastAsia"/>
        </w:rPr>
        <w:t>丁</w:t>
      </w:r>
      <w:r w:rsidR="00222CA6" w:rsidRPr="00CB4B83">
        <w:rPr>
          <w:rFonts w:asciiTheme="majorEastAsia" w:eastAsiaTheme="majorEastAsia" w:hAnsiTheme="majorEastAsia" w:hint="eastAsia"/>
        </w:rPr>
        <w:t>說甚的。</w:t>
      </w:r>
    </w:p>
  </w:footnote>
  <w:footnote w:id="11">
    <w:p w14:paraId="57DE12FD" w14:textId="1F06C21E"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65495C" w:rsidRPr="00CB4B83">
        <w:rPr>
          <w:rFonts w:asciiTheme="majorEastAsia" w:eastAsiaTheme="majorEastAsia" w:hAnsiTheme="majorEastAsia" w:hint="eastAsia"/>
        </w:rPr>
        <w:t>整理者、陳劍、季旭</w:t>
      </w:r>
      <w:proofErr w:type="gramStart"/>
      <w:r w:rsidR="0065495C" w:rsidRPr="00CB4B83">
        <w:rPr>
          <w:rFonts w:asciiTheme="majorEastAsia" w:eastAsiaTheme="majorEastAsia" w:hAnsiTheme="majorEastAsia" w:hint="eastAsia"/>
        </w:rPr>
        <w:t>昇</w:t>
      </w:r>
      <w:proofErr w:type="gramEnd"/>
      <w:r w:rsidR="0065495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釋讀為</w:t>
      </w:r>
      <w:proofErr w:type="gramEnd"/>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成</w:t>
      </w:r>
      <w:r w:rsidR="0065495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李學勤</w:t>
      </w:r>
      <w:r w:rsidR="0065495C"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讀為</w:t>
      </w:r>
      <w:r w:rsidR="0065495C" w:rsidRPr="00CB4B83">
        <w:rPr>
          <w:rFonts w:asciiTheme="majorEastAsia" w:eastAsiaTheme="majorEastAsia" w:hAnsiTheme="majorEastAsia" w:hint="eastAsia"/>
        </w:rPr>
        <w:t xml:space="preserve">「誠」。/ </w:t>
      </w:r>
      <w:r w:rsidR="00222CA6" w:rsidRPr="00CB4B83">
        <w:rPr>
          <w:rFonts w:asciiTheme="majorEastAsia" w:eastAsiaTheme="majorEastAsia" w:hAnsiTheme="majorEastAsia" w:hint="eastAsia"/>
        </w:rPr>
        <w:t>裘錫圭</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解</w:t>
      </w:r>
      <w:proofErr w:type="gramStart"/>
      <w:r w:rsidR="00222CA6" w:rsidRPr="00CB4B83">
        <w:rPr>
          <w:rFonts w:asciiTheme="majorEastAsia" w:eastAsiaTheme="majorEastAsia" w:hAnsiTheme="majorEastAsia" w:hint="eastAsia"/>
        </w:rPr>
        <w:t>此句為</w:t>
      </w:r>
      <w:proofErr w:type="gramEnd"/>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真的是天帝的兒子呢？</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其</w:t>
      </w:r>
      <w:proofErr w:type="gramStart"/>
      <w:r w:rsidR="00222CA6" w:rsidRPr="00CB4B83">
        <w:rPr>
          <w:rFonts w:asciiTheme="majorEastAsia" w:eastAsiaTheme="majorEastAsia" w:hAnsiTheme="majorEastAsia" w:hint="eastAsia"/>
        </w:rPr>
        <w:t>意亦讀</w:t>
      </w:r>
      <w:proofErr w:type="gramEnd"/>
      <w:r w:rsidR="00222CA6" w:rsidRPr="00CB4B83">
        <w:rPr>
          <w:rFonts w:asciiTheme="majorEastAsia" w:eastAsiaTheme="majorEastAsia" w:hAnsiTheme="majorEastAsia" w:hint="eastAsia"/>
        </w:rPr>
        <w:t>為誠。</w:t>
      </w:r>
      <w:r w:rsidR="0065495C" w:rsidRPr="00CB4B83">
        <w:rPr>
          <w:rFonts w:asciiTheme="majorEastAsia" w:eastAsiaTheme="majorEastAsia" w:hAnsiTheme="majorEastAsia" w:hint="eastAsia"/>
        </w:rPr>
        <w:t>/林志鵬：「城」</w:t>
      </w:r>
      <w:proofErr w:type="gramStart"/>
      <w:r w:rsidR="0065495C" w:rsidRPr="00CB4B83">
        <w:rPr>
          <w:rFonts w:asciiTheme="majorEastAsia" w:eastAsiaTheme="majorEastAsia" w:hAnsiTheme="majorEastAsia" w:hint="eastAsia"/>
        </w:rPr>
        <w:t>疑</w:t>
      </w:r>
      <w:proofErr w:type="gramEnd"/>
      <w:r w:rsidR="0065495C" w:rsidRPr="00CB4B83">
        <w:rPr>
          <w:rFonts w:asciiTheme="majorEastAsia" w:eastAsiaTheme="majorEastAsia" w:hAnsiTheme="majorEastAsia" w:hint="eastAsia"/>
        </w:rPr>
        <w:t>讀「承」，繼承。</w:t>
      </w:r>
    </w:p>
  </w:footnote>
  <w:footnote w:id="12">
    <w:p w14:paraId="1F7C8719" w14:textId="3494F4C7" w:rsidR="002A4F4C" w:rsidRPr="00CB4B83" w:rsidRDefault="002A4F4C" w:rsidP="00802B9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65495C"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古代王亦稱天子。但依重編釋文，文末有</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舜，人子也，而三天子事之</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，此兩處</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天子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皆與</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人子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相對為文</w:t>
      </w:r>
      <w:r w:rsidR="0065495C" w:rsidRPr="00CB4B83">
        <w:rPr>
          <w:rFonts w:asciiTheme="majorEastAsia" w:eastAsiaTheme="majorEastAsia" w:hAnsiTheme="majorEastAsia" w:hint="eastAsia"/>
        </w:rPr>
        <w:t>。/ 裘錫圭</w:t>
      </w:r>
      <w:r w:rsidR="00802B92" w:rsidRPr="00CB4B83">
        <w:rPr>
          <w:rFonts w:asciiTheme="majorEastAsia" w:eastAsiaTheme="majorEastAsia" w:hAnsiTheme="majorEastAsia" w:hint="eastAsia"/>
        </w:rPr>
        <w:t>2004</w:t>
      </w:r>
      <w:r w:rsidR="0065495C" w:rsidRPr="00CB4B83">
        <w:rPr>
          <w:rFonts w:asciiTheme="majorEastAsia" w:eastAsiaTheme="majorEastAsia" w:hAnsiTheme="majorEastAsia" w:hint="eastAsia"/>
        </w:rPr>
        <w:t>：本篇</w:t>
      </w:r>
      <w:proofErr w:type="gramStart"/>
      <w:r w:rsidR="0065495C" w:rsidRPr="00CB4B83">
        <w:rPr>
          <w:rFonts w:asciiTheme="majorEastAsia" w:eastAsiaTheme="majorEastAsia" w:hAnsiTheme="majorEastAsia" w:hint="eastAsia"/>
        </w:rPr>
        <w:t>所說的</w:t>
      </w:r>
      <w:proofErr w:type="gramEnd"/>
      <w:r w:rsidR="0065495C" w:rsidRPr="00CB4B83">
        <w:rPr>
          <w:rFonts w:asciiTheme="majorEastAsia" w:eastAsiaTheme="majorEastAsia" w:hAnsiTheme="majorEastAsia" w:hint="eastAsia"/>
        </w:rPr>
        <w:t>「天子」指天帝之子。夏、商、周三代王室的始祖禹、</w:t>
      </w:r>
      <w:proofErr w:type="gramStart"/>
      <w:r w:rsidR="0065495C" w:rsidRPr="00CB4B83">
        <w:rPr>
          <w:rFonts w:asciiTheme="majorEastAsia" w:eastAsiaTheme="majorEastAsia" w:hAnsiTheme="majorEastAsia" w:hint="eastAsia"/>
        </w:rPr>
        <w:t>契</w:t>
      </w:r>
      <w:proofErr w:type="gramEnd"/>
      <w:r w:rsidR="0065495C" w:rsidRPr="00CB4B83">
        <w:rPr>
          <w:rFonts w:asciiTheme="majorEastAsia" w:eastAsiaTheme="majorEastAsia" w:hAnsiTheme="majorEastAsia" w:hint="eastAsia"/>
        </w:rPr>
        <w:t>、后稷，都有無父而生的神與傳說，所以子</w:t>
      </w:r>
      <w:proofErr w:type="gramStart"/>
      <w:r w:rsidR="0065495C" w:rsidRPr="00CB4B83">
        <w:rPr>
          <w:rFonts w:asciiTheme="majorEastAsia" w:eastAsiaTheme="majorEastAsia" w:hAnsiTheme="majorEastAsia" w:hint="eastAsia"/>
        </w:rPr>
        <w:t>羔</w:t>
      </w:r>
      <w:proofErr w:type="gramEnd"/>
      <w:r w:rsidR="0065495C" w:rsidRPr="00CB4B83">
        <w:rPr>
          <w:rFonts w:asciiTheme="majorEastAsia" w:eastAsiaTheme="majorEastAsia" w:hAnsiTheme="majorEastAsia" w:hint="eastAsia"/>
        </w:rPr>
        <w:t>問孔子：他們究竟是地位低賤因而其名失傳的那種人的兒子呢，還是真的是天帝的兒子呢？10、11、12、13等號簡文以肯定的態度講述</w:t>
      </w:r>
      <w:proofErr w:type="gramStart"/>
      <w:r w:rsidR="0065495C" w:rsidRPr="00CB4B83">
        <w:rPr>
          <w:rFonts w:asciiTheme="majorEastAsia" w:eastAsiaTheme="majorEastAsia" w:hAnsiTheme="majorEastAsia" w:hint="eastAsia"/>
        </w:rPr>
        <w:t>了禹、契</w:t>
      </w:r>
      <w:proofErr w:type="gramEnd"/>
      <w:r w:rsidR="0065495C" w:rsidRPr="00CB4B83">
        <w:rPr>
          <w:rFonts w:asciiTheme="majorEastAsia" w:eastAsiaTheme="majorEastAsia" w:hAnsiTheme="majorEastAsia" w:hint="eastAsia"/>
        </w:rPr>
        <w:t>、后稷的降生神話，可見此文中的孔子承認他們是「天子」。/夏世華：「</w:t>
      </w:r>
      <w:r w:rsidR="00222CA6" w:rsidRPr="00CB4B83">
        <w:rPr>
          <w:rFonts w:asciiTheme="majorEastAsia" w:eastAsiaTheme="majorEastAsia" w:hAnsiTheme="majorEastAsia" w:hint="eastAsia"/>
        </w:rPr>
        <w:t>天子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的表層意思指天帝之子，但天地不能生育三王，故其意指向天帝與三王者之關係，</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天子</w:t>
      </w:r>
      <w:r w:rsidR="0065495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在該文中指受天所命而誕生之子。</w:t>
      </w:r>
      <w:r w:rsidR="00802B92" w:rsidRPr="00CB4B83">
        <w:rPr>
          <w:rFonts w:asciiTheme="majorEastAsia" w:eastAsiaTheme="majorEastAsia" w:hAnsiTheme="majorEastAsia" w:hint="eastAsia"/>
        </w:rPr>
        <w:t>/ 裘錫圭2012：「天子」，天之子，在此立不專指帝王。/ 俞紹宏、張青松：「天子」，天帝之子。</w:t>
      </w:r>
    </w:p>
  </w:footnote>
  <w:footnote w:id="13">
    <w:p w14:paraId="4A625799" w14:textId="1BBCD3F7" w:rsidR="00802B92" w:rsidRPr="00CB4B83" w:rsidRDefault="00802B9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未訓，斷讀</w:t>
      </w:r>
      <w:proofErr w:type="gramEnd"/>
      <w:r w:rsidRPr="00CB4B83">
        <w:rPr>
          <w:rFonts w:asciiTheme="majorEastAsia" w:eastAsiaTheme="majorEastAsia" w:hAnsiTheme="majorEastAsia" w:hint="eastAsia"/>
        </w:rPr>
        <w:t>為「善，</w:t>
      </w:r>
      <w:proofErr w:type="gramStart"/>
      <w:r w:rsidRPr="00CB4B83">
        <w:rPr>
          <w:rFonts w:asciiTheme="majorEastAsia" w:eastAsiaTheme="majorEastAsia" w:hAnsiTheme="majorEastAsia" w:hint="eastAsia"/>
        </w:rPr>
        <w:t>爾問之</w:t>
      </w:r>
      <w:proofErr w:type="gramEnd"/>
      <w:r w:rsidRPr="00CB4B83">
        <w:rPr>
          <w:rFonts w:asciiTheme="majorEastAsia" w:eastAsiaTheme="majorEastAsia" w:hAnsiTheme="majorEastAsia" w:hint="eastAsia"/>
        </w:rPr>
        <w:t>也舊矣」。/</w:t>
      </w:r>
      <w:r w:rsidR="00DA116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廖名春：「善」</w:t>
      </w:r>
      <w:proofErr w:type="gramStart"/>
      <w:r w:rsidRPr="00CB4B83">
        <w:rPr>
          <w:rFonts w:asciiTheme="majorEastAsia" w:eastAsiaTheme="majorEastAsia" w:hAnsiTheme="majorEastAsia" w:hint="eastAsia"/>
        </w:rPr>
        <w:t>後斷讀</w:t>
      </w:r>
      <w:proofErr w:type="gramEnd"/>
      <w:r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DA116E" w:rsidRPr="00CB4B83">
        <w:rPr>
          <w:rFonts w:asciiTheme="majorEastAsia" w:eastAsiaTheme="majorEastAsia" w:hAnsiTheme="majorEastAsia" w:hint="eastAsia"/>
        </w:rPr>
        <w:t xml:space="preserve"> </w:t>
      </w:r>
      <w:r w:rsidR="00D36FC8" w:rsidRPr="00CB4B83">
        <w:rPr>
          <w:rFonts w:asciiTheme="majorEastAsia" w:eastAsiaTheme="majorEastAsia" w:hAnsiTheme="majorEastAsia" w:hint="eastAsia"/>
        </w:rPr>
        <w:t>張桂光：簡</w:t>
      </w:r>
      <w:proofErr w:type="gramStart"/>
      <w:r w:rsidR="00D36FC8" w:rsidRPr="00CB4B83">
        <w:rPr>
          <w:rFonts w:asciiTheme="majorEastAsia" w:eastAsiaTheme="majorEastAsia" w:hAnsiTheme="majorEastAsia" w:hint="eastAsia"/>
        </w:rPr>
        <w:t>文斷讀</w:t>
      </w:r>
      <w:proofErr w:type="gramEnd"/>
      <w:r w:rsidR="00D36FC8" w:rsidRPr="00CB4B83">
        <w:rPr>
          <w:rFonts w:asciiTheme="majorEastAsia" w:eastAsiaTheme="majorEastAsia" w:hAnsiTheme="majorEastAsia" w:hint="eastAsia"/>
        </w:rPr>
        <w:t>為：「善，而問之也，舊矣。」</w:t>
      </w:r>
    </w:p>
  </w:footnote>
  <w:footnote w:id="14">
    <w:p w14:paraId="3A0D6A05" w14:textId="361C5A1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02B92"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釋讀為</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爾</w:t>
      </w:r>
      <w:r w:rsidR="00802B92" w:rsidRPr="00CB4B83">
        <w:rPr>
          <w:rFonts w:asciiTheme="majorEastAsia" w:eastAsiaTheme="majorEastAsia" w:hAnsiTheme="majorEastAsia" w:hint="eastAsia"/>
        </w:rPr>
        <w:t xml:space="preserve">」。/ </w:t>
      </w:r>
      <w:r w:rsidR="00D36FC8" w:rsidRPr="00CB4B83">
        <w:rPr>
          <w:rFonts w:asciiTheme="majorEastAsia" w:eastAsiaTheme="majorEastAsia" w:hAnsiTheme="majorEastAsia" w:hint="eastAsia"/>
        </w:rPr>
        <w:t>夏世華：「而」，</w:t>
      </w:r>
      <w:proofErr w:type="gramStart"/>
      <w:r w:rsidR="00D36FC8" w:rsidRPr="00CB4B83">
        <w:rPr>
          <w:rFonts w:asciiTheme="majorEastAsia" w:eastAsiaTheme="majorEastAsia" w:hAnsiTheme="majorEastAsia" w:hint="eastAsia"/>
        </w:rPr>
        <w:t>汝</w:t>
      </w:r>
      <w:proofErr w:type="gramEnd"/>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《莊子·齊物論》子</w:t>
      </w:r>
      <w:proofErr w:type="gramStart"/>
      <w:r w:rsidR="00222CA6" w:rsidRPr="00CB4B83">
        <w:rPr>
          <w:rFonts w:asciiTheme="majorEastAsia" w:eastAsiaTheme="majorEastAsia" w:hAnsiTheme="majorEastAsia" w:hint="eastAsia"/>
        </w:rPr>
        <w:t>綦</w:t>
      </w:r>
      <w:proofErr w:type="gramEnd"/>
      <w:r w:rsidR="00222CA6" w:rsidRPr="00CB4B83">
        <w:rPr>
          <w:rFonts w:asciiTheme="majorEastAsia" w:eastAsiaTheme="majorEastAsia" w:hAnsiTheme="majorEastAsia" w:hint="eastAsia"/>
        </w:rPr>
        <w:t>答顔成子遊曰：</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偃</w:t>
      </w:r>
      <w:proofErr w:type="gramEnd"/>
      <w:r w:rsidR="00222CA6" w:rsidRPr="00CB4B83">
        <w:rPr>
          <w:rFonts w:asciiTheme="majorEastAsia" w:eastAsiaTheme="majorEastAsia" w:hAnsiTheme="majorEastAsia" w:hint="eastAsia"/>
        </w:rPr>
        <w:t>，不</w:t>
      </w:r>
      <w:proofErr w:type="gramStart"/>
      <w:r w:rsidR="00222CA6" w:rsidRPr="00CB4B83">
        <w:rPr>
          <w:rFonts w:asciiTheme="majorEastAsia" w:eastAsiaTheme="majorEastAsia" w:hAnsiTheme="majorEastAsia" w:hint="eastAsia"/>
        </w:rPr>
        <w:t>亦善乎</w:t>
      </w:r>
      <w:proofErr w:type="gramEnd"/>
      <w:r w:rsidR="00222CA6" w:rsidRPr="00CB4B83">
        <w:rPr>
          <w:rFonts w:asciiTheme="majorEastAsia" w:eastAsiaTheme="majorEastAsia" w:hAnsiTheme="majorEastAsia" w:hint="eastAsia"/>
        </w:rPr>
        <w:t>，而問之也。</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與孔子答子</w:t>
      </w:r>
      <w:proofErr w:type="gramStart"/>
      <w:r w:rsidR="00222CA6" w:rsidRPr="00CB4B83">
        <w:rPr>
          <w:rFonts w:asciiTheme="majorEastAsia" w:eastAsiaTheme="majorEastAsia" w:hAnsiTheme="majorEastAsia" w:hint="eastAsia"/>
        </w:rPr>
        <w:t>羔</w:t>
      </w:r>
      <w:proofErr w:type="gramEnd"/>
      <w:r w:rsidR="00222CA6" w:rsidRPr="00CB4B83">
        <w:rPr>
          <w:rFonts w:asciiTheme="majorEastAsia" w:eastAsiaTheme="majorEastAsia" w:hAnsiTheme="majorEastAsia" w:hint="eastAsia"/>
        </w:rPr>
        <w:t>此問同一</w:t>
      </w:r>
      <w:proofErr w:type="gramStart"/>
      <w:r w:rsidR="00222CA6" w:rsidRPr="00CB4B83">
        <w:rPr>
          <w:rFonts w:asciiTheme="majorEastAsia" w:eastAsiaTheme="majorEastAsia" w:hAnsiTheme="majorEastAsia" w:hint="eastAsia"/>
        </w:rPr>
        <w:t>文例，成玄英疏</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而</w:t>
      </w:r>
      <w:proofErr w:type="gramStart"/>
      <w:r w:rsidR="00222CA6" w:rsidRPr="00CB4B83">
        <w:rPr>
          <w:rFonts w:asciiTheme="majorEastAsia" w:eastAsiaTheme="majorEastAsia" w:hAnsiTheme="majorEastAsia" w:hint="eastAsia"/>
        </w:rPr>
        <w:t>猶汝也</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DA116E" w:rsidRPr="00CB4B83">
        <w:rPr>
          <w:rFonts w:asciiTheme="majorEastAsia" w:eastAsiaTheme="majorEastAsia" w:hAnsiTheme="majorEastAsia" w:hint="eastAsia"/>
        </w:rPr>
        <w:t xml:space="preserve"> </w:t>
      </w:r>
      <w:r w:rsidR="00D36FC8" w:rsidRPr="00CB4B83">
        <w:rPr>
          <w:rFonts w:asciiTheme="majorEastAsia" w:eastAsiaTheme="majorEastAsia" w:hAnsiTheme="majorEastAsia" w:hint="eastAsia"/>
        </w:rPr>
        <w:t>裘錫圭2012：「而」用為第二人稱代詞。</w:t>
      </w:r>
    </w:p>
  </w:footnote>
  <w:footnote w:id="15">
    <w:p w14:paraId="2157E71A" w14:textId="2C821C0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D36FC8" w:rsidRPr="00CB4B83">
        <w:rPr>
          <w:rFonts w:asciiTheme="majorEastAsia" w:eastAsiaTheme="majorEastAsia" w:hAnsiTheme="majorEastAsia" w:hint="eastAsia"/>
        </w:rPr>
        <w:t xml:space="preserve"> </w:t>
      </w:r>
      <w:r w:rsidR="00802B92"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未訓</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舊</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字從上讀。</w:t>
      </w:r>
      <w:r w:rsidR="00802B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陳偉</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proofErr w:type="gramStart"/>
      <w:r w:rsidR="00802B92"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讀</w:t>
      </w:r>
      <w:proofErr w:type="gramEnd"/>
      <w:r w:rsidR="00222CA6" w:rsidRPr="00CB4B83">
        <w:rPr>
          <w:rFonts w:asciiTheme="majorEastAsia" w:eastAsiaTheme="majorEastAsia" w:hAnsiTheme="majorEastAsia" w:hint="eastAsia"/>
        </w:rPr>
        <w:t>，並以《禮記·學記》</w:t>
      </w:r>
      <w:proofErr w:type="gramStart"/>
      <w:r w:rsidR="00222CA6" w:rsidRPr="00CB4B83">
        <w:rPr>
          <w:rFonts w:asciiTheme="majorEastAsia" w:eastAsiaTheme="majorEastAsia" w:hAnsiTheme="majorEastAsia" w:hint="eastAsia"/>
        </w:rPr>
        <w:t>云</w:t>
      </w:r>
      <w:proofErr w:type="gramEnd"/>
      <w:r w:rsidR="00222CA6" w:rsidRPr="00CB4B83">
        <w:rPr>
          <w:rFonts w:asciiTheme="majorEastAsia" w:eastAsiaTheme="majorEastAsia" w:hAnsiTheme="majorEastAsia" w:hint="eastAsia"/>
        </w:rPr>
        <w:t>：</w:t>
      </w:r>
      <w:r w:rsidR="00802B92"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善問者</w:t>
      </w:r>
      <w:proofErr w:type="gramEnd"/>
      <w:r w:rsidR="00222CA6" w:rsidRPr="00CB4B83">
        <w:rPr>
          <w:rFonts w:asciiTheme="majorEastAsia" w:eastAsiaTheme="majorEastAsia" w:hAnsiTheme="majorEastAsia" w:hint="eastAsia"/>
        </w:rPr>
        <w:t>，如攻堅木，先</w:t>
      </w:r>
      <w:proofErr w:type="gramStart"/>
      <w:r w:rsidR="00222CA6" w:rsidRPr="00CB4B83">
        <w:rPr>
          <w:rFonts w:asciiTheme="majorEastAsia" w:eastAsiaTheme="majorEastAsia" w:hAnsiTheme="majorEastAsia" w:hint="eastAsia"/>
        </w:rPr>
        <w:t>其易者</w:t>
      </w:r>
      <w:proofErr w:type="gramEnd"/>
      <w:r w:rsidR="00222CA6" w:rsidRPr="00CB4B83">
        <w:rPr>
          <w:rFonts w:asciiTheme="majorEastAsia" w:eastAsiaTheme="majorEastAsia" w:hAnsiTheme="majorEastAsia" w:hint="eastAsia"/>
        </w:rPr>
        <w:t>，後其節目，</w:t>
      </w:r>
      <w:proofErr w:type="gramStart"/>
      <w:r w:rsidR="00222CA6" w:rsidRPr="00CB4B83">
        <w:rPr>
          <w:rFonts w:asciiTheme="majorEastAsia" w:eastAsiaTheme="majorEastAsia" w:hAnsiTheme="majorEastAsia" w:hint="eastAsia"/>
        </w:rPr>
        <w:t>及其久也</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相說以解</w:t>
      </w:r>
      <w:proofErr w:type="gramEnd"/>
      <w:r w:rsidR="00222CA6" w:rsidRPr="00CB4B83">
        <w:rPr>
          <w:rFonts w:asciiTheme="majorEastAsia" w:eastAsiaTheme="majorEastAsia" w:hAnsiTheme="majorEastAsia" w:hint="eastAsia"/>
        </w:rPr>
        <w:t>。</w:t>
      </w:r>
      <w:r w:rsidR="00802B92" w:rsidRPr="00CB4B83">
        <w:rPr>
          <w:rFonts w:asciiTheme="majorEastAsia" w:eastAsiaTheme="majorEastAsia" w:hAnsiTheme="majorEastAsia" w:hint="eastAsia"/>
        </w:rPr>
        <w:t>』孔子贊賞子</w:t>
      </w:r>
      <w:proofErr w:type="gramStart"/>
      <w:r w:rsidR="00802B92" w:rsidRPr="00CB4B83">
        <w:rPr>
          <w:rFonts w:asciiTheme="majorEastAsia" w:eastAsiaTheme="majorEastAsia" w:hAnsiTheme="majorEastAsia" w:hint="eastAsia"/>
        </w:rPr>
        <w:t>羔</w:t>
      </w:r>
      <w:proofErr w:type="gramEnd"/>
      <w:r w:rsidR="00802B92" w:rsidRPr="00CB4B83">
        <w:rPr>
          <w:rFonts w:asciiTheme="majorEastAsia" w:eastAsiaTheme="majorEastAsia" w:hAnsiTheme="majorEastAsia" w:hint="eastAsia"/>
        </w:rPr>
        <w:t>反復發間、層層深入的問學態度和方式</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適如《學記》</w:t>
      </w:r>
      <w:proofErr w:type="gramEnd"/>
      <w:r w:rsidR="00222CA6" w:rsidRPr="00CB4B83">
        <w:rPr>
          <w:rFonts w:asciiTheme="majorEastAsia" w:eastAsiaTheme="majorEastAsia" w:hAnsiTheme="majorEastAsia" w:hint="eastAsia"/>
        </w:rPr>
        <w:t>所</w:t>
      </w:r>
      <w:proofErr w:type="gramStart"/>
      <w:r w:rsidR="00222CA6" w:rsidRPr="00CB4B83">
        <w:rPr>
          <w:rFonts w:asciiTheme="majorEastAsia" w:eastAsiaTheme="majorEastAsia" w:hAnsiTheme="majorEastAsia" w:hint="eastAsia"/>
        </w:rPr>
        <w:t>云</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為解。</w:t>
      </w:r>
      <w:r w:rsidR="00802B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何琳儀：當</w:t>
      </w:r>
      <w:proofErr w:type="gramStart"/>
      <w:r w:rsidR="00222CA6" w:rsidRPr="00CB4B83">
        <w:rPr>
          <w:rFonts w:asciiTheme="majorEastAsia" w:eastAsiaTheme="majorEastAsia" w:hAnsiTheme="majorEastAsia" w:hint="eastAsia"/>
        </w:rPr>
        <w:t>屬下讀作</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舊（久）</w:t>
      </w:r>
      <w:proofErr w:type="gramStart"/>
      <w:r w:rsidR="00222CA6" w:rsidRPr="00CB4B83">
        <w:rPr>
          <w:rFonts w:asciiTheme="majorEastAsia" w:eastAsiaTheme="majorEastAsia" w:hAnsiTheme="majorEastAsia" w:hint="eastAsia"/>
        </w:rPr>
        <w:t>矣其莫</w:t>
      </w:r>
      <w:proofErr w:type="gramEnd"/>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802B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802B92"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讀</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舊</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久</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其</w:t>
      </w:r>
      <w:r w:rsidR="00802B9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字前斷句。</w:t>
      </w:r>
    </w:p>
  </w:footnote>
  <w:footnote w:id="16">
    <w:p w14:paraId="7D173D15" w14:textId="78B8D009" w:rsidR="00802B92" w:rsidRPr="00CB4B83" w:rsidRDefault="00802B92" w:rsidP="00802B9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斷讀為</w:t>
      </w:r>
      <w:proofErr w:type="gramEnd"/>
      <w:r w:rsidRPr="00CB4B83">
        <w:rPr>
          <w:rFonts w:asciiTheme="majorEastAsia" w:eastAsiaTheme="majorEastAsia" w:hAnsiTheme="majorEastAsia" w:hint="eastAsia"/>
        </w:rPr>
        <w:t>「善，</w:t>
      </w:r>
      <w:proofErr w:type="gramStart"/>
      <w:r w:rsidRPr="00CB4B83">
        <w:rPr>
          <w:rFonts w:asciiTheme="majorEastAsia" w:eastAsiaTheme="majorEastAsia" w:hAnsiTheme="majorEastAsia" w:hint="eastAsia"/>
        </w:rPr>
        <w:t>爾問之</w:t>
      </w:r>
      <w:proofErr w:type="gramEnd"/>
      <w:r w:rsidRPr="00CB4B83">
        <w:rPr>
          <w:rFonts w:asciiTheme="majorEastAsia" w:eastAsiaTheme="majorEastAsia" w:hAnsiTheme="majorEastAsia" w:hint="eastAsia"/>
        </w:rPr>
        <w:t>也舊矣。」/</w:t>
      </w:r>
      <w:r w:rsidR="00DA116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陳劍：「也」後加句號。</w:t>
      </w:r>
      <w:r w:rsidR="00D36FC8" w:rsidRPr="00CB4B83">
        <w:rPr>
          <w:rFonts w:asciiTheme="majorEastAsia" w:eastAsiaTheme="majorEastAsia" w:hAnsiTheme="majorEastAsia" w:hint="eastAsia"/>
        </w:rPr>
        <w:t>「</w:t>
      </w:r>
      <w:r w:rsidRPr="00CB4B83">
        <w:rPr>
          <w:rFonts w:asciiTheme="majorEastAsia" w:eastAsiaTheme="majorEastAsia" w:hAnsiTheme="majorEastAsia" w:hint="eastAsia"/>
        </w:rPr>
        <w:t>久</w:t>
      </w:r>
      <w:r w:rsidR="00D36FC8" w:rsidRPr="00CB4B83">
        <w:rPr>
          <w:rFonts w:asciiTheme="majorEastAsia" w:eastAsiaTheme="majorEastAsia" w:hAnsiTheme="majorEastAsia" w:hint="eastAsia"/>
        </w:rPr>
        <w:t>矣」</w:t>
      </w:r>
      <w:r w:rsidRPr="00CB4B83">
        <w:rPr>
          <w:rFonts w:asciiTheme="majorEastAsia" w:eastAsiaTheme="majorEastAsia" w:hAnsiTheme="majorEastAsia" w:hint="eastAsia"/>
        </w:rPr>
        <w:t>屬下讀</w:t>
      </w:r>
      <w:r w:rsidR="00D36FC8" w:rsidRPr="00CB4B83">
        <w:rPr>
          <w:rFonts w:asciiTheme="majorEastAsia" w:eastAsiaTheme="majorEastAsia" w:hAnsiTheme="majorEastAsia" w:hint="eastAsia"/>
        </w:rPr>
        <w:t>。</w:t>
      </w:r>
    </w:p>
  </w:footnote>
  <w:footnote w:id="17">
    <w:p w14:paraId="70B657B9" w14:textId="1CE50C0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36FC8" w:rsidRPr="00CB4B83">
        <w:rPr>
          <w:rFonts w:asciiTheme="majorEastAsia" w:eastAsiaTheme="majorEastAsia" w:hAnsiTheme="majorEastAsia" w:hint="eastAsia"/>
        </w:rPr>
        <w:t>廖名春：「莫」後補「聞之」。/ 夏世華：</w:t>
      </w:r>
      <w:r w:rsidR="00222CA6" w:rsidRPr="00CB4B83">
        <w:rPr>
          <w:rFonts w:asciiTheme="majorEastAsia" w:eastAsiaTheme="majorEastAsia" w:hAnsiTheme="majorEastAsia" w:hint="eastAsia"/>
        </w:rPr>
        <w:t>依《子羔》復原圖，簡</w:t>
      </w:r>
      <w:r w:rsidR="00222CA6" w:rsidRPr="00CB4B83">
        <w:rPr>
          <w:rFonts w:asciiTheme="majorEastAsia" w:eastAsiaTheme="majorEastAsia" w:hAnsiTheme="majorEastAsia"/>
        </w:rPr>
        <w:t>9</w:t>
      </w:r>
      <w:r w:rsidR="00222CA6" w:rsidRPr="00CB4B83">
        <w:rPr>
          <w:rFonts w:asciiTheme="majorEastAsia" w:eastAsiaTheme="majorEastAsia" w:hAnsiTheme="majorEastAsia" w:hint="eastAsia"/>
        </w:rPr>
        <w:t>下</w:t>
      </w:r>
      <w:proofErr w:type="gramStart"/>
      <w:r w:rsidR="00222CA6" w:rsidRPr="00CB4B83">
        <w:rPr>
          <w:rFonts w:asciiTheme="majorEastAsia" w:eastAsiaTheme="majorEastAsia" w:hAnsiTheme="majorEastAsia" w:hint="eastAsia"/>
        </w:rPr>
        <w:t>闋</w:t>
      </w:r>
      <w:proofErr w:type="gramEnd"/>
      <w:r w:rsidR="00222CA6" w:rsidRPr="00CB4B83">
        <w:rPr>
          <w:rFonts w:asciiTheme="majorEastAsia" w:eastAsiaTheme="majorEastAsia" w:hAnsiTheme="majorEastAsia"/>
        </w:rPr>
        <w:t>9</w:t>
      </w:r>
      <w:r w:rsidR="00222CA6" w:rsidRPr="00CB4B83">
        <w:rPr>
          <w:rFonts w:asciiTheme="majorEastAsia" w:eastAsiaTheme="majorEastAsia" w:hAnsiTheme="majorEastAsia" w:hint="eastAsia"/>
        </w:rPr>
        <w:t>字左右</w:t>
      </w:r>
      <w:r w:rsidR="00D36FC8" w:rsidRPr="00CB4B83">
        <w:rPr>
          <w:rFonts w:asciiTheme="majorEastAsia" w:eastAsiaTheme="majorEastAsia" w:hAnsiTheme="majorEastAsia" w:hint="eastAsia"/>
        </w:rPr>
        <w:t>，「莫」後補「得</w:t>
      </w:r>
      <w:proofErr w:type="gramStart"/>
      <w:r w:rsidR="00D36FC8" w:rsidRPr="00CB4B83">
        <w:rPr>
          <w:rFonts w:asciiTheme="majorEastAsia" w:eastAsiaTheme="majorEastAsia" w:hAnsiTheme="majorEastAsia" w:hint="eastAsia"/>
        </w:rPr>
        <w:t>而聞矣</w:t>
      </w:r>
      <w:proofErr w:type="gramEnd"/>
      <w:r w:rsidR="00D36FC8" w:rsidRPr="00CB4B83">
        <w:rPr>
          <w:rFonts w:asciiTheme="majorEastAsia" w:eastAsiaTheme="majorEastAsia" w:hAnsiTheme="majorEastAsia" w:hint="eastAsia"/>
        </w:rPr>
        <w:t>」4字</w:t>
      </w:r>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其下從廖名春依</w:t>
      </w:r>
      <w:proofErr w:type="gramStart"/>
      <w:r w:rsidR="00D36FC8" w:rsidRPr="00CB4B83">
        <w:rPr>
          <w:rFonts w:asciiTheme="majorEastAsia" w:eastAsiaTheme="majorEastAsia" w:hAnsiTheme="majorEastAsia" w:hint="eastAsia"/>
        </w:rPr>
        <w:t>《</w:t>
      </w:r>
      <w:proofErr w:type="gramEnd"/>
      <w:r w:rsidR="00D36FC8" w:rsidRPr="00CB4B83">
        <w:rPr>
          <w:rFonts w:asciiTheme="majorEastAsia" w:eastAsiaTheme="majorEastAsia" w:hAnsiTheme="majorEastAsia" w:hint="eastAsia"/>
        </w:rPr>
        <w:t>帝繋》與《路史》、黃人二依《吳越春秋·越王無餘外傳第六》文，補作「禹之母，有莘（辛）氏之」（</w:t>
      </w:r>
      <w:r w:rsidR="00222CA6" w:rsidRPr="00CB4B83">
        <w:rPr>
          <w:rFonts w:asciiTheme="majorEastAsia" w:eastAsiaTheme="majorEastAsia" w:hAnsiTheme="majorEastAsia" w:hint="eastAsia"/>
        </w:rPr>
        <w:t>禹之母為有莘氏，《大戴禮記·五帝德》：</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宰我曰</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請問禹</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孔子曰：</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高陽之孫，</w:t>
      </w:r>
      <w:proofErr w:type="gramStart"/>
      <w:r w:rsidR="00222CA6" w:rsidRPr="00CB4B83">
        <w:rPr>
          <w:rFonts w:asciiTheme="majorEastAsia" w:eastAsiaTheme="majorEastAsia" w:hAnsiTheme="majorEastAsia" w:hint="eastAsia"/>
        </w:rPr>
        <w:t>鯀</w:t>
      </w:r>
      <w:proofErr w:type="gramEnd"/>
      <w:r w:rsidR="00222CA6" w:rsidRPr="00CB4B83">
        <w:rPr>
          <w:rFonts w:asciiTheme="majorEastAsia" w:eastAsiaTheme="majorEastAsia" w:hAnsiTheme="majorEastAsia" w:hint="eastAsia"/>
        </w:rPr>
        <w:t>之子也，</w:t>
      </w:r>
      <w:proofErr w:type="gramStart"/>
      <w:r w:rsidR="00222CA6" w:rsidRPr="00CB4B83">
        <w:rPr>
          <w:rFonts w:asciiTheme="majorEastAsia" w:eastAsiaTheme="majorEastAsia" w:hAnsiTheme="majorEastAsia" w:hint="eastAsia"/>
        </w:rPr>
        <w:t>曰文命</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又</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帝繋》：</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鯀</w:t>
      </w:r>
      <w:proofErr w:type="gramEnd"/>
      <w:r w:rsidR="00222CA6" w:rsidRPr="00CB4B83">
        <w:rPr>
          <w:rFonts w:asciiTheme="majorEastAsia" w:eastAsiaTheme="majorEastAsia" w:hAnsiTheme="majorEastAsia" w:hint="eastAsia"/>
        </w:rPr>
        <w:t>娶於有莘氏，有</w:t>
      </w:r>
      <w:proofErr w:type="gramStart"/>
      <w:r w:rsidR="00222CA6" w:rsidRPr="00CB4B83">
        <w:rPr>
          <w:rFonts w:asciiTheme="majorEastAsia" w:eastAsiaTheme="majorEastAsia" w:hAnsiTheme="majorEastAsia" w:hint="eastAsia"/>
        </w:rPr>
        <w:t>莘</w:t>
      </w:r>
      <w:proofErr w:type="gramEnd"/>
      <w:r w:rsidR="00222CA6" w:rsidRPr="00CB4B83">
        <w:rPr>
          <w:rFonts w:asciiTheme="majorEastAsia" w:eastAsiaTheme="majorEastAsia" w:hAnsiTheme="majorEastAsia" w:hint="eastAsia"/>
        </w:rPr>
        <w:t>氏</w:t>
      </w:r>
      <w:proofErr w:type="gramStart"/>
      <w:r w:rsidR="00222CA6" w:rsidRPr="00CB4B83">
        <w:rPr>
          <w:rFonts w:asciiTheme="majorEastAsia" w:eastAsiaTheme="majorEastAsia" w:hAnsiTheme="majorEastAsia" w:hint="eastAsia"/>
        </w:rPr>
        <w:t>之子謂之女志氏</w:t>
      </w:r>
      <w:proofErr w:type="gramEnd"/>
      <w:r w:rsidR="00222CA6" w:rsidRPr="00CB4B83">
        <w:rPr>
          <w:rFonts w:asciiTheme="majorEastAsia" w:eastAsiaTheme="majorEastAsia" w:hAnsiTheme="majorEastAsia" w:hint="eastAsia"/>
        </w:rPr>
        <w:t>，産文命。</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又《史記·夏本紀》索引：</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《系本》</w:t>
      </w:r>
      <w:proofErr w:type="gramStart"/>
      <w:r w:rsidR="00222CA6" w:rsidRPr="00CB4B83">
        <w:rPr>
          <w:rFonts w:asciiTheme="majorEastAsia" w:eastAsiaTheme="majorEastAsia" w:hAnsiTheme="majorEastAsia" w:hint="eastAsia"/>
        </w:rPr>
        <w:t>云</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鯀</w:t>
      </w:r>
      <w:proofErr w:type="gramEnd"/>
      <w:r w:rsidR="00222CA6" w:rsidRPr="00CB4B83">
        <w:rPr>
          <w:rFonts w:asciiTheme="majorEastAsia" w:eastAsiaTheme="majorEastAsia" w:hAnsiTheme="majorEastAsia" w:hint="eastAsia"/>
        </w:rPr>
        <w:t>取有辛氏女，謂之女志，</w:t>
      </w:r>
      <w:proofErr w:type="gramStart"/>
      <w:r w:rsidR="00222CA6" w:rsidRPr="00CB4B83">
        <w:rPr>
          <w:rFonts w:asciiTheme="majorEastAsia" w:eastAsiaTheme="majorEastAsia" w:hAnsiTheme="majorEastAsia" w:hint="eastAsia"/>
        </w:rPr>
        <w:t>是生高密</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宋</w:t>
      </w:r>
      <w:proofErr w:type="gramStart"/>
      <w:r w:rsidR="00222CA6" w:rsidRPr="00CB4B83">
        <w:rPr>
          <w:rFonts w:asciiTheme="majorEastAsia" w:eastAsiaTheme="majorEastAsia" w:hAnsiTheme="majorEastAsia" w:hint="eastAsia"/>
        </w:rPr>
        <w:t>衷云</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高密，禹</w:t>
      </w:r>
      <w:proofErr w:type="gramStart"/>
      <w:r w:rsidR="00222CA6" w:rsidRPr="00CB4B83">
        <w:rPr>
          <w:rFonts w:asciiTheme="majorEastAsia" w:eastAsiaTheme="majorEastAsia" w:hAnsiTheme="majorEastAsia" w:hint="eastAsia"/>
        </w:rPr>
        <w:t>所封國</w:t>
      </w:r>
      <w:proofErr w:type="gramEnd"/>
      <w:r w:rsidR="00222CA6" w:rsidRPr="00CB4B83">
        <w:rPr>
          <w:rFonts w:asciiTheme="majorEastAsia" w:eastAsiaTheme="majorEastAsia" w:hAnsiTheme="majorEastAsia" w:hint="eastAsia"/>
        </w:rPr>
        <w:t>。</w:t>
      </w:r>
      <w:r w:rsidR="00D36FC8" w:rsidRPr="00CB4B83">
        <w:rPr>
          <w:rFonts w:asciiTheme="majorEastAsia" w:eastAsiaTheme="majorEastAsia" w:hAnsiTheme="majorEastAsia" w:hint="eastAsia"/>
        </w:rPr>
        <w:t>』」</w:t>
      </w:r>
      <w:proofErr w:type="gramStart"/>
      <w:r w:rsidR="00D36FC8" w:rsidRPr="00CB4B83">
        <w:rPr>
          <w:rFonts w:asciiTheme="majorEastAsia" w:eastAsiaTheme="majorEastAsia" w:hAnsiTheme="majorEastAsia" w:hint="eastAsia"/>
        </w:rPr>
        <w:t>）</w:t>
      </w:r>
      <w:proofErr w:type="gramEnd"/>
      <w:r w:rsidR="00D36FC8" w:rsidRPr="00CB4B83">
        <w:rPr>
          <w:rFonts w:asciiTheme="majorEastAsia" w:eastAsiaTheme="majorEastAsia" w:hAnsiTheme="majorEastAsia" w:hint="eastAsia"/>
        </w:rPr>
        <w:t>，下可</w:t>
      </w:r>
      <w:proofErr w:type="gramStart"/>
      <w:r w:rsidR="00D36FC8" w:rsidRPr="00CB4B83">
        <w:rPr>
          <w:rFonts w:asciiTheme="majorEastAsia" w:eastAsiaTheme="majorEastAsia" w:hAnsiTheme="majorEastAsia" w:hint="eastAsia"/>
        </w:rPr>
        <w:t>接讀簡</w:t>
      </w:r>
      <w:proofErr w:type="gramEnd"/>
      <w:r w:rsidR="00D36FC8" w:rsidRPr="00CB4B83">
        <w:rPr>
          <w:rFonts w:asciiTheme="majorEastAsia" w:eastAsiaTheme="majorEastAsia" w:hAnsiTheme="majorEastAsia" w:hint="eastAsia"/>
        </w:rPr>
        <w:t>11上（簡11上首殘字釋「女」）。/ 裘錫圭：「莫」後補「</w:t>
      </w:r>
      <w:r w:rsidR="00D36FC8" w:rsidRPr="00CB4B83">
        <w:rPr>
          <w:rFonts w:asciiTheme="majorEastAsia" w:eastAsiaTheme="majorEastAsia" w:hAnsiTheme="majorEastAsia" w:cs="MS Gothic" w:hint="eastAsia"/>
        </w:rPr>
        <w:t>□□□□。</w:t>
      </w:r>
      <w:r w:rsidR="00D36FC8" w:rsidRPr="00CB4B83">
        <w:rPr>
          <w:rFonts w:asciiTheme="majorEastAsia" w:eastAsiaTheme="majorEastAsia" w:hAnsiTheme="majorEastAsia" w:hint="eastAsia"/>
        </w:rPr>
        <w:t>禹之母，</w:t>
      </w:r>
      <w:r w:rsidR="00D36FC8" w:rsidRPr="00CB4B83">
        <w:rPr>
          <w:rFonts w:asciiTheme="majorEastAsia" w:eastAsiaTheme="majorEastAsia" w:hAnsiTheme="majorEastAsia" w:cs="MS Gothic" w:hint="eastAsia"/>
        </w:rPr>
        <w:t>□□</w:t>
      </w:r>
      <w:r w:rsidR="00D36FC8" w:rsidRPr="00CB4B83">
        <w:rPr>
          <w:rFonts w:asciiTheme="majorEastAsia" w:eastAsiaTheme="majorEastAsia" w:hAnsiTheme="majorEastAsia" w:hint="eastAsia"/>
        </w:rPr>
        <w:t>氏之」，「之」屬下</w:t>
      </w:r>
      <w:proofErr w:type="gramStart"/>
      <w:r w:rsidR="00D36FC8" w:rsidRPr="00CB4B83">
        <w:rPr>
          <w:rFonts w:asciiTheme="majorEastAsia" w:eastAsiaTheme="majorEastAsia" w:hAnsiTheme="majorEastAsia" w:hint="eastAsia"/>
        </w:rPr>
        <w:t>一</w:t>
      </w:r>
      <w:proofErr w:type="gramEnd"/>
      <w:r w:rsidR="00D36FC8" w:rsidRPr="00CB4B83">
        <w:rPr>
          <w:rFonts w:asciiTheme="majorEastAsia" w:eastAsiaTheme="majorEastAsia" w:hAnsiTheme="majorEastAsia" w:hint="eastAsia"/>
        </w:rPr>
        <w:t>簡。</w:t>
      </w:r>
    </w:p>
  </w:footnote>
  <w:footnote w:id="18">
    <w:p w14:paraId="4F9A7164" w14:textId="43C38290" w:rsidR="00B5359A" w:rsidRPr="00CB4B83" w:rsidRDefault="0028496E" w:rsidP="00B5359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陳劍：簡11上前可補闕文「禹之母</w:t>
      </w:r>
      <w:r w:rsidRPr="00CB4B83">
        <w:rPr>
          <w:rFonts w:asciiTheme="majorEastAsia" w:eastAsiaTheme="majorEastAsia" w:hAnsiTheme="majorEastAsia"/>
        </w:rPr>
        <w:t>…</w:t>
      </w:r>
      <w:r w:rsidRPr="00CB4B83">
        <w:rPr>
          <w:rFonts w:asciiTheme="majorEastAsia" w:eastAsiaTheme="majorEastAsia" w:hAnsiTheme="majorEastAsia" w:hint="eastAsia"/>
        </w:rPr>
        <w:t>之女」。/ 廖名春：</w:t>
      </w:r>
      <w:proofErr w:type="gramStart"/>
      <w:r w:rsidRPr="00CB4B83">
        <w:rPr>
          <w:rFonts w:asciiTheme="majorEastAsia" w:eastAsiaTheme="majorEastAsia" w:hAnsiTheme="majorEastAsia" w:hint="eastAsia"/>
        </w:rPr>
        <w:t>補閥文作</w:t>
      </w:r>
      <w:proofErr w:type="gramEnd"/>
      <w:r w:rsidRPr="00CB4B83">
        <w:rPr>
          <w:rFonts w:asciiTheme="majorEastAsia" w:eastAsiaTheme="majorEastAsia" w:hAnsiTheme="majorEastAsia" w:hint="eastAsia"/>
        </w:rPr>
        <w:t>「禹之母，有</w:t>
      </w:r>
      <w:proofErr w:type="gramStart"/>
      <w:r w:rsidRPr="00CB4B83">
        <w:rPr>
          <w:rFonts w:asciiTheme="majorEastAsia" w:eastAsiaTheme="majorEastAsia" w:hAnsiTheme="majorEastAsia" w:hint="eastAsia"/>
        </w:rPr>
        <w:t>莘</w:t>
      </w:r>
      <w:proofErr w:type="gramEnd"/>
      <w:r w:rsidRPr="00CB4B83">
        <w:rPr>
          <w:rFonts w:asciiTheme="majorEastAsia" w:eastAsiaTheme="majorEastAsia" w:hAnsiTheme="majorEastAsia" w:hint="eastAsia"/>
        </w:rPr>
        <w:t>（辛）氏之」。</w:t>
      </w:r>
      <w:r w:rsidR="00B5359A" w:rsidRPr="00CB4B83">
        <w:rPr>
          <w:rFonts w:asciiTheme="majorEastAsia" w:eastAsiaTheme="majorEastAsia" w:hAnsiTheme="majorEastAsia" w:hint="eastAsia"/>
        </w:rPr>
        <w:t>/ 季旭</w:t>
      </w:r>
      <w:proofErr w:type="gramStart"/>
      <w:r w:rsidR="00B5359A" w:rsidRPr="00CB4B83">
        <w:rPr>
          <w:rFonts w:asciiTheme="majorEastAsia" w:eastAsiaTheme="majorEastAsia" w:hAnsiTheme="majorEastAsia" w:hint="eastAsia"/>
        </w:rPr>
        <w:t>昇</w:t>
      </w:r>
      <w:proofErr w:type="gramEnd"/>
      <w:r w:rsidR="00B5359A" w:rsidRPr="00CB4B83">
        <w:rPr>
          <w:rFonts w:asciiTheme="majorEastAsia" w:eastAsiaTheme="majorEastAsia" w:hAnsiTheme="majorEastAsia" w:hint="eastAsia"/>
        </w:rPr>
        <w:t>：闕文至少可補「禹之母，有</w:t>
      </w:r>
      <w:proofErr w:type="gramStart"/>
      <w:r w:rsidR="00B5359A" w:rsidRPr="00CB4B83">
        <w:rPr>
          <w:rFonts w:asciiTheme="majorEastAsia" w:eastAsiaTheme="majorEastAsia" w:hAnsiTheme="majorEastAsia" w:hint="eastAsia"/>
        </w:rPr>
        <w:t>莘</w:t>
      </w:r>
      <w:proofErr w:type="gramEnd"/>
      <w:r w:rsidR="00B5359A" w:rsidRPr="00CB4B83">
        <w:rPr>
          <w:rFonts w:asciiTheme="majorEastAsia" w:eastAsiaTheme="majorEastAsia" w:hAnsiTheme="majorEastAsia" w:hint="eastAsia"/>
        </w:rPr>
        <w:t>（辛）氏之女」。/ 蘇建洲：簡11上首釋文改作「</w:t>
      </w:r>
      <w:proofErr w:type="gramStart"/>
      <w:r w:rsidR="00B5359A" w:rsidRPr="00CB4B83">
        <w:rPr>
          <w:rFonts w:asciiTheme="majorEastAsia" w:eastAsiaTheme="majorEastAsia" w:hAnsiTheme="majorEastAsia" w:hint="eastAsia"/>
        </w:rPr>
        <w:t>（</w:t>
      </w:r>
      <w:proofErr w:type="gramEnd"/>
      <w:r w:rsidR="00B5359A" w:rsidRPr="00CB4B83">
        <w:rPr>
          <w:rFonts w:asciiTheme="majorEastAsia" w:eastAsiaTheme="majorEastAsia" w:hAnsiTheme="majorEastAsia" w:hint="eastAsia"/>
        </w:rPr>
        <w:t>禹之母，又</w:t>
      </w:r>
      <w:proofErr w:type="gramStart"/>
      <w:r w:rsidR="00B5359A" w:rsidRPr="00CB4B83">
        <w:rPr>
          <w:rFonts w:asciiTheme="majorEastAsia" w:eastAsiaTheme="majorEastAsia" w:hAnsiTheme="majorEastAsia" w:hint="eastAsia"/>
        </w:rPr>
        <w:t>（</w:t>
      </w:r>
      <w:proofErr w:type="gramEnd"/>
      <w:r w:rsidR="00B5359A" w:rsidRPr="00CB4B83">
        <w:rPr>
          <w:rFonts w:asciiTheme="majorEastAsia" w:eastAsiaTheme="majorEastAsia" w:hAnsiTheme="majorEastAsia" w:hint="eastAsia"/>
        </w:rPr>
        <w:t>有</w:t>
      </w:r>
      <w:proofErr w:type="gramStart"/>
      <w:r w:rsidR="00B5359A" w:rsidRPr="00CB4B83">
        <w:rPr>
          <w:rFonts w:asciiTheme="majorEastAsia" w:eastAsiaTheme="majorEastAsia" w:hAnsiTheme="majorEastAsia" w:hint="eastAsia"/>
        </w:rPr>
        <w:t>）莘</w:t>
      </w:r>
      <w:proofErr w:type="gramEnd"/>
      <w:r w:rsidR="00B5359A" w:rsidRPr="00CB4B83">
        <w:rPr>
          <w:rFonts w:asciiTheme="majorEastAsia" w:eastAsiaTheme="majorEastAsia" w:hAnsiTheme="majorEastAsia" w:hint="eastAsia"/>
        </w:rPr>
        <w:t>是（氏）之女…</w:t>
      </w:r>
      <w:proofErr w:type="gramStart"/>
      <w:r w:rsidR="00B5359A" w:rsidRPr="00CB4B83">
        <w:rPr>
          <w:rFonts w:asciiTheme="majorEastAsia" w:eastAsiaTheme="majorEastAsia" w:hAnsiTheme="majorEastAsia" w:hint="eastAsia"/>
        </w:rPr>
        <w:t>…）</w:t>
      </w:r>
      <w:proofErr w:type="gramEnd"/>
      <w:r w:rsidR="00B5359A" w:rsidRPr="00CB4B83">
        <w:rPr>
          <w:rFonts w:asciiTheme="majorEastAsia" w:eastAsiaTheme="majorEastAsia" w:hAnsiTheme="majorEastAsia" w:cs="MS Gothic" w:hint="eastAsia"/>
        </w:rPr>
        <w:t>□</w:t>
      </w:r>
      <w:r w:rsidR="00B5359A" w:rsidRPr="00CB4B83">
        <w:rPr>
          <w:rFonts w:asciiTheme="majorEastAsia" w:eastAsiaTheme="majorEastAsia" w:hAnsiTheme="majorEastAsia" w:hint="eastAsia"/>
        </w:rPr>
        <w:t>也」。</w:t>
      </w:r>
      <w:r w:rsidR="00375D4D" w:rsidRPr="00CB4B83">
        <w:rPr>
          <w:rFonts w:asciiTheme="majorEastAsia" w:eastAsiaTheme="majorEastAsia" w:hAnsiTheme="majorEastAsia" w:hint="eastAsia"/>
        </w:rPr>
        <w:t>/俞紹宏、張青松：「</w:t>
      </w:r>
      <w:r w:rsidR="00B5359A" w:rsidRPr="00CB4B83">
        <w:rPr>
          <w:rFonts w:asciiTheme="majorEastAsia" w:eastAsiaTheme="majorEastAsia" w:hAnsiTheme="majorEastAsia" w:hint="eastAsia"/>
        </w:rPr>
        <w:t>也</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前</w:t>
      </w:r>
      <w:r w:rsidR="00375D4D" w:rsidRPr="00CB4B83">
        <w:rPr>
          <w:rFonts w:asciiTheme="majorEastAsia" w:eastAsiaTheme="majorEastAsia" w:hAnsiTheme="majorEastAsia" w:hint="eastAsia"/>
        </w:rPr>
        <w:t>「</w:t>
      </w:r>
      <w:r w:rsidR="00375D4D" w:rsidRPr="00CB4B83">
        <w:rPr>
          <w:rFonts w:asciiTheme="majorEastAsia" w:eastAsiaTheme="majorEastAsia" w:hAnsiTheme="majorEastAsia"/>
          <w:noProof/>
        </w:rPr>
        <w:drawing>
          <wp:inline distT="0" distB="0" distL="0" distR="0" wp14:anchorId="47F628C8" wp14:editId="48F95F6E">
            <wp:extent cx="59944" cy="79925"/>
            <wp:effectExtent l="0" t="0" r="0" b="0"/>
            <wp:docPr id="19078051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5181" name=""/>
                    <pic:cNvPicPr/>
                  </pic:nvPicPr>
                  <pic:blipFill>
                    <a:blip r:embed="rId3"/>
                    <a:stretch>
                      <a:fillRect/>
                    </a:stretch>
                  </pic:blipFill>
                  <pic:spPr>
                    <a:xfrm>
                      <a:off x="0" y="0"/>
                      <a:ext cx="63499" cy="84666"/>
                    </a:xfrm>
                    <a:prstGeom prst="rect">
                      <a:avLst/>
                    </a:prstGeom>
                  </pic:spPr>
                </pic:pic>
              </a:graphicData>
            </a:graphic>
          </wp:inline>
        </w:drawing>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為</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女</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左下筆畫的殘存，補</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女</w:t>
      </w:r>
      <w:r w:rsidR="00375D4D" w:rsidRPr="00CB4B83">
        <w:rPr>
          <w:rFonts w:asciiTheme="majorEastAsia" w:eastAsiaTheme="majorEastAsia" w:hAnsiTheme="majorEastAsia" w:hint="eastAsia"/>
        </w:rPr>
        <w:t>」</w:t>
      </w:r>
      <w:r w:rsidR="00B5359A" w:rsidRPr="00CB4B83">
        <w:rPr>
          <w:rFonts w:asciiTheme="majorEastAsia" w:eastAsiaTheme="majorEastAsia" w:hAnsiTheme="majorEastAsia" w:hint="eastAsia"/>
        </w:rPr>
        <w:t>可從</w:t>
      </w:r>
      <w:r w:rsidR="00375D4D" w:rsidRPr="00CB4B83">
        <w:rPr>
          <w:rFonts w:asciiTheme="majorEastAsia" w:eastAsiaTheme="majorEastAsia" w:hAnsiTheme="majorEastAsia" w:hint="eastAsia"/>
        </w:rPr>
        <w:t>。</w:t>
      </w:r>
    </w:p>
  </w:footnote>
  <w:footnote w:id="19">
    <w:p w14:paraId="0E41BD02" w14:textId="7A9E3FA1" w:rsidR="00B5359A" w:rsidRPr="00CB4B83" w:rsidRDefault="00B5359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廖名春：「觀」指</w:t>
      </w:r>
      <w:proofErr w:type="gramStart"/>
      <w:r w:rsidRPr="00CB4B83">
        <w:rPr>
          <w:rFonts w:asciiTheme="majorEastAsia" w:eastAsiaTheme="majorEastAsia" w:hAnsiTheme="majorEastAsia" w:hint="eastAsia"/>
        </w:rPr>
        <w:t>參加助祭</w:t>
      </w:r>
      <w:proofErr w:type="gramEnd"/>
      <w:r w:rsidRPr="00CB4B83">
        <w:rPr>
          <w:rFonts w:asciiTheme="majorEastAsia" w:eastAsiaTheme="majorEastAsia" w:hAnsiTheme="majorEastAsia" w:hint="eastAsia"/>
        </w:rPr>
        <w:t>，與「遊於央</w:t>
      </w:r>
      <w:proofErr w:type="gramStart"/>
      <w:r w:rsidRPr="00CB4B83">
        <w:rPr>
          <w:rFonts w:asciiTheme="majorEastAsia" w:eastAsiaTheme="majorEastAsia" w:hAnsiTheme="majorEastAsia" w:hint="eastAsia"/>
        </w:rPr>
        <w:t>臺</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遊逆玄丘</w:t>
      </w:r>
      <w:proofErr w:type="gramEnd"/>
      <w:r w:rsidRPr="00CB4B83">
        <w:rPr>
          <w:rFonts w:asciiTheme="majorEastAsia" w:eastAsiaTheme="majorEastAsia" w:hAnsiTheme="majorEastAsia" w:hint="eastAsia"/>
        </w:rPr>
        <w:t>」之「遊」</w:t>
      </w:r>
      <w:proofErr w:type="gramStart"/>
      <w:r w:rsidRPr="00CB4B83">
        <w:rPr>
          <w:rFonts w:asciiTheme="majorEastAsia" w:eastAsiaTheme="majorEastAsia" w:hAnsiTheme="majorEastAsia" w:hint="eastAsia"/>
        </w:rPr>
        <w:t>意思近同</w:t>
      </w:r>
      <w:proofErr w:type="gramEnd"/>
      <w:r w:rsidRPr="00CB4B83">
        <w:rPr>
          <w:rFonts w:asciiTheme="majorEastAsia" w:eastAsiaTheme="majorEastAsia" w:hAnsiTheme="majorEastAsia" w:hint="eastAsia"/>
        </w:rPr>
        <w:t>，都是特指參加祭天</w:t>
      </w:r>
      <w:proofErr w:type="gramStart"/>
      <w:r w:rsidRPr="00CB4B83">
        <w:rPr>
          <w:rFonts w:asciiTheme="majorEastAsia" w:eastAsiaTheme="majorEastAsia" w:hAnsiTheme="majorEastAsia" w:hint="eastAsia"/>
        </w:rPr>
        <w:t>祈子求</w:t>
      </w:r>
      <w:proofErr w:type="gramEnd"/>
      <w:r w:rsidRPr="00CB4B83">
        <w:rPr>
          <w:rFonts w:asciiTheme="majorEastAsia" w:eastAsiaTheme="majorEastAsia" w:hAnsiTheme="majorEastAsia" w:hint="eastAsia"/>
        </w:rPr>
        <w:t>福。/</w:t>
      </w:r>
      <w:r w:rsidR="00DA116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蘇建洲：「觀」，觀看。</w:t>
      </w:r>
      <w:r w:rsidR="00375D4D" w:rsidRPr="00CB4B83">
        <w:rPr>
          <w:rFonts w:asciiTheme="majorEastAsia" w:eastAsiaTheme="majorEastAsia" w:hAnsiTheme="majorEastAsia" w:hint="eastAsia"/>
        </w:rPr>
        <w:t>/</w:t>
      </w:r>
      <w:r w:rsidR="00DA116E" w:rsidRPr="00CB4B83">
        <w:rPr>
          <w:rFonts w:asciiTheme="majorEastAsia" w:eastAsiaTheme="majorEastAsia" w:hAnsiTheme="majorEastAsia" w:hint="eastAsia"/>
        </w:rPr>
        <w:t xml:space="preserve"> </w:t>
      </w:r>
      <w:r w:rsidR="00375D4D" w:rsidRPr="00CB4B83">
        <w:rPr>
          <w:rFonts w:asciiTheme="majorEastAsia" w:eastAsiaTheme="majorEastAsia" w:hAnsiTheme="majorEastAsia" w:hint="eastAsia"/>
        </w:rPr>
        <w:t>俞紹宏、張青松：「觀」，遊觀。</w:t>
      </w:r>
      <w:r w:rsidR="00EC6C51" w:rsidRPr="00CB4B83">
        <w:rPr>
          <w:rFonts w:asciiTheme="majorEastAsia" w:eastAsiaTheme="majorEastAsia" w:hAnsiTheme="majorEastAsia" w:hint="eastAsia"/>
        </w:rPr>
        <w:t>/林志鵬：「觀」指古代仲春男女之會。</w:t>
      </w:r>
    </w:p>
  </w:footnote>
  <w:footnote w:id="20">
    <w:p w14:paraId="24869C6E" w14:textId="43E6F330"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28496E"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林志鵬</w:t>
      </w:r>
      <w:r w:rsidR="0028496E" w:rsidRPr="00CB4B83">
        <w:rPr>
          <w:rFonts w:asciiTheme="majorEastAsia" w:eastAsiaTheme="majorEastAsia" w:hAnsiTheme="majorEastAsia" w:hint="eastAsia"/>
        </w:rPr>
        <w:t>：「伊」</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即《書·禹貢》</w:t>
      </w:r>
      <w:proofErr w:type="gramStart"/>
      <w:r w:rsidR="00222CA6" w:rsidRPr="00CB4B83">
        <w:rPr>
          <w:rFonts w:asciiTheme="majorEastAsia" w:eastAsiaTheme="majorEastAsia" w:hAnsiTheme="majorEastAsia" w:hint="eastAsia"/>
        </w:rPr>
        <w:t>之伊水</w:t>
      </w:r>
      <w:proofErr w:type="gramEnd"/>
      <w:r w:rsidR="00222CA6" w:rsidRPr="00CB4B83">
        <w:rPr>
          <w:rFonts w:asciiTheme="majorEastAsia" w:eastAsiaTheme="majorEastAsia" w:hAnsiTheme="majorEastAsia" w:hint="eastAsia"/>
        </w:rPr>
        <w:t>，《水經注》所</w:t>
      </w:r>
      <w:proofErr w:type="gramStart"/>
      <w:r w:rsidR="00222CA6" w:rsidRPr="00CB4B83">
        <w:rPr>
          <w:rFonts w:asciiTheme="majorEastAsia" w:eastAsiaTheme="majorEastAsia" w:hAnsiTheme="majorEastAsia" w:hint="eastAsia"/>
        </w:rPr>
        <w:t>云伊水</w:t>
      </w:r>
      <w:proofErr w:type="gramEnd"/>
      <w:r w:rsidR="00222CA6" w:rsidRPr="00CB4B83">
        <w:rPr>
          <w:rFonts w:asciiTheme="majorEastAsia" w:eastAsiaTheme="majorEastAsia" w:hAnsiTheme="majorEastAsia" w:hint="eastAsia"/>
        </w:rPr>
        <w:t>一帶既有</w:t>
      </w:r>
      <w:proofErr w:type="gramStart"/>
      <w:r w:rsidR="00222CA6" w:rsidRPr="00CB4B83">
        <w:rPr>
          <w:rFonts w:asciiTheme="majorEastAsia" w:eastAsiaTheme="majorEastAsia" w:hAnsiTheme="majorEastAsia" w:hint="eastAsia"/>
        </w:rPr>
        <w:t>鯀化黃</w:t>
      </w:r>
      <w:proofErr w:type="gramEnd"/>
      <w:r w:rsidR="00222CA6" w:rsidRPr="00CB4B83">
        <w:rPr>
          <w:rFonts w:asciiTheme="majorEastAsia" w:eastAsiaTheme="majorEastAsia" w:hAnsiTheme="majorEastAsia" w:hint="eastAsia"/>
        </w:rPr>
        <w:t>雄及有</w:t>
      </w:r>
      <w:proofErr w:type="gramStart"/>
      <w:r w:rsidR="00222CA6" w:rsidRPr="00CB4B83">
        <w:rPr>
          <w:rFonts w:asciiTheme="majorEastAsia" w:eastAsiaTheme="majorEastAsia" w:hAnsiTheme="majorEastAsia" w:hint="eastAsia"/>
        </w:rPr>
        <w:t>莘氏化空桑</w:t>
      </w:r>
      <w:proofErr w:type="gramEnd"/>
      <w:r w:rsidR="00222CA6" w:rsidRPr="00CB4B83">
        <w:rPr>
          <w:rFonts w:asciiTheme="majorEastAsia" w:eastAsiaTheme="majorEastAsia" w:hAnsiTheme="majorEastAsia" w:hint="eastAsia"/>
        </w:rPr>
        <w:t>之傳説，知此地與有莘氏關係密切。</w:t>
      </w:r>
      <w:r w:rsidR="003C7AE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亦</w:t>
      </w:r>
      <w:proofErr w:type="gramStart"/>
      <w:r w:rsidR="00222CA6" w:rsidRPr="00CB4B83">
        <w:rPr>
          <w:rFonts w:asciiTheme="majorEastAsia" w:eastAsiaTheme="majorEastAsia" w:hAnsiTheme="majorEastAsia" w:hint="eastAsia"/>
        </w:rPr>
        <w:t>疑</w:t>
      </w:r>
      <w:proofErr w:type="gramEnd"/>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伊</w:t>
      </w:r>
      <w:r w:rsidR="003C7AE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即伊水</w:t>
      </w:r>
      <w:proofErr w:type="gramEnd"/>
      <w:r w:rsidR="00222CA6" w:rsidRPr="00CB4B83">
        <w:rPr>
          <w:rFonts w:asciiTheme="majorEastAsia" w:eastAsiaTheme="majorEastAsia" w:hAnsiTheme="majorEastAsia" w:hint="eastAsia"/>
        </w:rPr>
        <w:t>。</w:t>
      </w:r>
      <w:r w:rsidR="003C7AE3" w:rsidRPr="00CB4B83">
        <w:rPr>
          <w:rFonts w:asciiTheme="majorEastAsia" w:eastAsiaTheme="majorEastAsia" w:hAnsiTheme="majorEastAsia" w:hint="eastAsia"/>
        </w:rPr>
        <w:t xml:space="preserve">/ </w:t>
      </w:r>
      <w:r w:rsidR="00B5359A" w:rsidRPr="00CB4B83">
        <w:rPr>
          <w:rFonts w:asciiTheme="majorEastAsia" w:eastAsiaTheme="majorEastAsia" w:hAnsiTheme="majorEastAsia" w:hint="eastAsia"/>
        </w:rPr>
        <w:t>廖名春：「伊」，伊水。簡文混淆了大禹與伊尹出生的神話。/ 蘇建洲：由文獻可知「有</w:t>
      </w:r>
      <w:proofErr w:type="gramStart"/>
      <w:r w:rsidR="00B5359A" w:rsidRPr="00CB4B83">
        <w:rPr>
          <w:rFonts w:asciiTheme="majorEastAsia" w:eastAsiaTheme="majorEastAsia" w:hAnsiTheme="majorEastAsia" w:hint="eastAsia"/>
        </w:rPr>
        <w:t>莘</w:t>
      </w:r>
      <w:proofErr w:type="gramEnd"/>
      <w:r w:rsidR="00B5359A" w:rsidRPr="00CB4B83">
        <w:rPr>
          <w:rFonts w:asciiTheme="majorEastAsia" w:eastAsiaTheme="majorEastAsia" w:hAnsiTheme="majorEastAsia" w:hint="eastAsia"/>
        </w:rPr>
        <w:t>氏」是見「流星</w:t>
      </w:r>
      <w:proofErr w:type="gramStart"/>
      <w:r w:rsidR="00B5359A" w:rsidRPr="00CB4B83">
        <w:rPr>
          <w:rFonts w:asciiTheme="majorEastAsia" w:eastAsiaTheme="majorEastAsia" w:hAnsiTheme="majorEastAsia" w:hint="eastAsia"/>
        </w:rPr>
        <w:t>貫昂」纔生禹，疑</w:t>
      </w:r>
      <w:proofErr w:type="gramEnd"/>
      <w:r w:rsidR="00B5359A" w:rsidRPr="00CB4B83">
        <w:rPr>
          <w:rFonts w:asciiTheme="majorEastAsia" w:eastAsiaTheme="majorEastAsia" w:hAnsiTheme="majorEastAsia" w:hint="eastAsia"/>
        </w:rPr>
        <w:t>「伊」讀「西」，指西邊的「</w:t>
      </w:r>
      <w:proofErr w:type="gramStart"/>
      <w:r w:rsidR="00B5359A" w:rsidRPr="00CB4B83">
        <w:rPr>
          <w:rFonts w:asciiTheme="majorEastAsia" w:eastAsiaTheme="majorEastAsia" w:hAnsiTheme="majorEastAsia" w:hint="eastAsia"/>
        </w:rPr>
        <w:t>昴</w:t>
      </w:r>
      <w:proofErr w:type="gramEnd"/>
      <w:r w:rsidR="00B5359A" w:rsidRPr="00CB4B83">
        <w:rPr>
          <w:rFonts w:asciiTheme="majorEastAsia" w:eastAsiaTheme="majorEastAsia" w:hAnsiTheme="majorEastAsia" w:hint="eastAsia"/>
        </w:rPr>
        <w:t>」星，古代二十八星宿之</w:t>
      </w:r>
      <w:proofErr w:type="gramStart"/>
      <w:r w:rsidR="00B5359A" w:rsidRPr="00CB4B83">
        <w:rPr>
          <w:rFonts w:asciiTheme="majorEastAsia" w:eastAsiaTheme="majorEastAsia" w:hAnsiTheme="majorEastAsia" w:hint="eastAsia"/>
        </w:rPr>
        <w:t>一</w:t>
      </w:r>
      <w:proofErr w:type="gramEnd"/>
      <w:r w:rsidR="00B5359A" w:rsidRPr="00CB4B83">
        <w:rPr>
          <w:rFonts w:asciiTheme="majorEastAsia" w:eastAsiaTheme="majorEastAsia" w:hAnsiTheme="majorEastAsia" w:hint="eastAsia"/>
        </w:rPr>
        <w:t>。/</w:t>
      </w:r>
      <w:proofErr w:type="gramStart"/>
      <w:r w:rsidR="00375D4D" w:rsidRPr="00CB4B83">
        <w:rPr>
          <w:rFonts w:asciiTheme="majorEastAsia" w:eastAsiaTheme="majorEastAsia" w:hAnsiTheme="majorEastAsia" w:hint="eastAsia"/>
        </w:rPr>
        <w:t>艾蘭</w:t>
      </w:r>
      <w:proofErr w:type="gramEnd"/>
      <w:r w:rsidR="00375D4D" w:rsidRPr="00CB4B83">
        <w:rPr>
          <w:rFonts w:asciiTheme="majorEastAsia" w:eastAsiaTheme="majorEastAsia" w:hAnsiTheme="majorEastAsia" w:hint="eastAsia"/>
        </w:rPr>
        <w:t>：「於伊」讀「薏苡」。「薏苡」為一種可食的籽如</w:t>
      </w:r>
      <w:proofErr w:type="gramStart"/>
      <w:r w:rsidR="00375D4D" w:rsidRPr="00CB4B83">
        <w:rPr>
          <w:rFonts w:asciiTheme="majorEastAsia" w:eastAsiaTheme="majorEastAsia" w:hAnsiTheme="majorEastAsia" w:hint="eastAsia"/>
        </w:rPr>
        <w:t>麰</w:t>
      </w:r>
      <w:proofErr w:type="gramEnd"/>
      <w:r w:rsidR="00375D4D" w:rsidRPr="00CB4B83">
        <w:rPr>
          <w:rFonts w:asciiTheme="majorEastAsia" w:eastAsiaTheme="majorEastAsia" w:hAnsiTheme="majorEastAsia" w:hint="eastAsia"/>
        </w:rPr>
        <w:t>的野草，李</w:t>
      </w:r>
      <w:proofErr w:type="gramStart"/>
      <w:r w:rsidR="00375D4D" w:rsidRPr="00CB4B83">
        <w:rPr>
          <w:rFonts w:asciiTheme="majorEastAsia" w:eastAsiaTheme="majorEastAsia" w:hAnsiTheme="majorEastAsia" w:hint="eastAsia"/>
        </w:rPr>
        <w:t>承律讀「薏</w:t>
      </w:r>
      <w:proofErr w:type="gramEnd"/>
      <w:r w:rsidR="00375D4D" w:rsidRPr="00CB4B83">
        <w:rPr>
          <w:rFonts w:asciiTheme="majorEastAsia" w:eastAsiaTheme="majorEastAsia" w:hAnsiTheme="majorEastAsia" w:hint="eastAsia"/>
        </w:rPr>
        <w:t>」語音上很困難。</w:t>
      </w:r>
      <w:r w:rsidR="00A20A7C" w:rsidRPr="00CB4B83">
        <w:rPr>
          <w:rFonts w:asciiTheme="majorEastAsia" w:eastAsiaTheme="majorEastAsia" w:hAnsiTheme="majorEastAsia" w:hint="eastAsia"/>
        </w:rPr>
        <w:t xml:space="preserve">/ </w:t>
      </w:r>
      <w:r w:rsidR="003C7AE3" w:rsidRPr="00CB4B83">
        <w:rPr>
          <w:rFonts w:asciiTheme="majorEastAsia" w:eastAsiaTheme="majorEastAsia" w:hAnsiTheme="majorEastAsia" w:hint="eastAsia"/>
        </w:rPr>
        <w:t>夏世華：</w:t>
      </w:r>
      <w:proofErr w:type="gramStart"/>
      <w:r w:rsidR="00222CA6" w:rsidRPr="00CB4B83">
        <w:rPr>
          <w:rFonts w:asciiTheme="majorEastAsia" w:eastAsiaTheme="majorEastAsia" w:hAnsiTheme="majorEastAsia" w:hint="eastAsia"/>
        </w:rPr>
        <w:t>廖說於</w:t>
      </w:r>
      <w:proofErr w:type="gramEnd"/>
      <w:r w:rsidR="00222CA6" w:rsidRPr="00CB4B83">
        <w:rPr>
          <w:rFonts w:asciiTheme="majorEastAsia" w:eastAsiaTheme="majorEastAsia" w:hAnsiTheme="majorEastAsia" w:hint="eastAsia"/>
        </w:rPr>
        <w:t>文獻無</w:t>
      </w:r>
      <w:proofErr w:type="gramStart"/>
      <w:r w:rsidR="00222CA6" w:rsidRPr="00CB4B83">
        <w:rPr>
          <w:rFonts w:asciiTheme="majorEastAsia" w:eastAsiaTheme="majorEastAsia" w:hAnsiTheme="majorEastAsia" w:hint="eastAsia"/>
        </w:rPr>
        <w:t>徵</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林說近得</w:t>
      </w:r>
      <w:proofErr w:type="gramEnd"/>
      <w:r w:rsidR="00222CA6" w:rsidRPr="00CB4B83">
        <w:rPr>
          <w:rFonts w:asciiTheme="majorEastAsia" w:eastAsiaTheme="majorEastAsia" w:hAnsiTheme="majorEastAsia" w:hint="eastAsia"/>
        </w:rPr>
        <w:t>實。有</w:t>
      </w:r>
      <w:proofErr w:type="gramStart"/>
      <w:r w:rsidR="00222CA6" w:rsidRPr="00CB4B83">
        <w:rPr>
          <w:rFonts w:asciiTheme="majorEastAsia" w:eastAsiaTheme="majorEastAsia" w:hAnsiTheme="majorEastAsia" w:hint="eastAsia"/>
        </w:rPr>
        <w:t>莘氏化空桑</w:t>
      </w:r>
      <w:proofErr w:type="gramEnd"/>
      <w:r w:rsidR="00222CA6" w:rsidRPr="00CB4B83">
        <w:rPr>
          <w:rFonts w:asciiTheme="majorEastAsia" w:eastAsiaTheme="majorEastAsia" w:hAnsiTheme="majorEastAsia" w:hint="eastAsia"/>
        </w:rPr>
        <w:t>之傳説即其所引《水經注》文：</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昔有</w:t>
      </w:r>
      <w:proofErr w:type="gramStart"/>
      <w:r w:rsidR="00222CA6" w:rsidRPr="00CB4B83">
        <w:rPr>
          <w:rFonts w:asciiTheme="majorEastAsia" w:eastAsiaTheme="majorEastAsia" w:hAnsiTheme="majorEastAsia" w:hint="eastAsia"/>
        </w:rPr>
        <w:t>莘氏女采桑于伊川</w:t>
      </w:r>
      <w:proofErr w:type="gramEnd"/>
      <w:r w:rsidR="00222CA6" w:rsidRPr="00CB4B83">
        <w:rPr>
          <w:rFonts w:asciiTheme="majorEastAsia" w:eastAsiaTheme="majorEastAsia" w:hAnsiTheme="majorEastAsia" w:hint="eastAsia"/>
        </w:rPr>
        <w:t>，得嬰兒</w:t>
      </w:r>
      <w:proofErr w:type="gramStart"/>
      <w:r w:rsidR="00222CA6" w:rsidRPr="00CB4B83">
        <w:rPr>
          <w:rFonts w:asciiTheme="majorEastAsia" w:eastAsiaTheme="majorEastAsia" w:hAnsiTheme="majorEastAsia" w:hint="eastAsia"/>
        </w:rPr>
        <w:t>于空桑中</w:t>
      </w:r>
      <w:proofErr w:type="gramEnd"/>
      <w:r w:rsidR="00222CA6" w:rsidRPr="00CB4B83">
        <w:rPr>
          <w:rFonts w:asciiTheme="majorEastAsia" w:eastAsiaTheme="majorEastAsia" w:hAnsiTheme="majorEastAsia" w:hint="eastAsia"/>
        </w:rPr>
        <w:t>，言其母孕</w:t>
      </w:r>
      <w:proofErr w:type="gramStart"/>
      <w:r w:rsidR="00222CA6" w:rsidRPr="00CB4B83">
        <w:rPr>
          <w:rFonts w:asciiTheme="majorEastAsia" w:eastAsiaTheme="majorEastAsia" w:hAnsiTheme="majorEastAsia" w:hint="eastAsia"/>
        </w:rPr>
        <w:t>于伊水</w:t>
      </w:r>
      <w:proofErr w:type="gramEnd"/>
      <w:r w:rsidR="00222CA6" w:rsidRPr="00CB4B83">
        <w:rPr>
          <w:rFonts w:asciiTheme="majorEastAsia" w:eastAsiaTheme="majorEastAsia" w:hAnsiTheme="majorEastAsia" w:hint="eastAsia"/>
        </w:rPr>
        <w:t>之濱，</w:t>
      </w:r>
      <w:proofErr w:type="gramStart"/>
      <w:r w:rsidR="00222CA6" w:rsidRPr="00CB4B83">
        <w:rPr>
          <w:rFonts w:asciiTheme="majorEastAsia" w:eastAsiaTheme="majorEastAsia" w:hAnsiTheme="majorEastAsia" w:hint="eastAsia"/>
        </w:rPr>
        <w:t>夢神告之曰</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臼水出而東走</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母明視</w:t>
      </w:r>
      <w:proofErr w:type="gramEnd"/>
      <w:r w:rsidR="00222CA6" w:rsidRPr="00CB4B83">
        <w:rPr>
          <w:rFonts w:asciiTheme="majorEastAsia" w:eastAsiaTheme="majorEastAsia" w:hAnsiTheme="majorEastAsia" w:hint="eastAsia"/>
        </w:rPr>
        <w:t>而見</w:t>
      </w:r>
      <w:proofErr w:type="gramStart"/>
      <w:r w:rsidR="00222CA6" w:rsidRPr="00CB4B83">
        <w:rPr>
          <w:rFonts w:asciiTheme="majorEastAsia" w:eastAsiaTheme="majorEastAsia" w:hAnsiTheme="majorEastAsia" w:hint="eastAsia"/>
        </w:rPr>
        <w:t>臼水出焉，</w:t>
      </w:r>
      <w:proofErr w:type="gramEnd"/>
      <w:r w:rsidR="00222CA6" w:rsidRPr="00CB4B83">
        <w:rPr>
          <w:rFonts w:asciiTheme="majorEastAsia" w:eastAsiaTheme="majorEastAsia" w:hAnsiTheme="majorEastAsia" w:hint="eastAsia"/>
        </w:rPr>
        <w:t>告其鄰居而走，</w:t>
      </w:r>
      <w:proofErr w:type="gramStart"/>
      <w:r w:rsidR="00222CA6" w:rsidRPr="00CB4B83">
        <w:rPr>
          <w:rFonts w:asciiTheme="majorEastAsia" w:eastAsiaTheme="majorEastAsia" w:hAnsiTheme="majorEastAsia" w:hint="eastAsia"/>
        </w:rPr>
        <w:t>顧望其邑，咸為</w:t>
      </w:r>
      <w:proofErr w:type="gramEnd"/>
      <w:r w:rsidR="00222CA6" w:rsidRPr="00CB4B83">
        <w:rPr>
          <w:rFonts w:asciiTheme="majorEastAsia" w:eastAsiaTheme="majorEastAsia" w:hAnsiTheme="majorEastAsia" w:hint="eastAsia"/>
        </w:rPr>
        <w:t>水矣。其母化為</w:t>
      </w:r>
      <w:proofErr w:type="gramStart"/>
      <w:r w:rsidR="00222CA6" w:rsidRPr="00CB4B83">
        <w:rPr>
          <w:rFonts w:asciiTheme="majorEastAsia" w:eastAsiaTheme="majorEastAsia" w:hAnsiTheme="majorEastAsia" w:hint="eastAsia"/>
        </w:rPr>
        <w:t>空桑，</w:t>
      </w:r>
      <w:proofErr w:type="gramEnd"/>
      <w:r w:rsidR="00222CA6" w:rsidRPr="00CB4B83">
        <w:rPr>
          <w:rFonts w:asciiTheme="majorEastAsia" w:eastAsiaTheme="majorEastAsia" w:hAnsiTheme="majorEastAsia" w:hint="eastAsia"/>
        </w:rPr>
        <w:t>子在其中矣，</w:t>
      </w:r>
      <w:proofErr w:type="gramStart"/>
      <w:r w:rsidR="00222CA6" w:rsidRPr="00CB4B83">
        <w:rPr>
          <w:rFonts w:asciiTheme="majorEastAsia" w:eastAsiaTheme="majorEastAsia" w:hAnsiTheme="majorEastAsia" w:hint="eastAsia"/>
        </w:rPr>
        <w:t>莘</w:t>
      </w:r>
      <w:proofErr w:type="gramEnd"/>
      <w:r w:rsidR="00222CA6" w:rsidRPr="00CB4B83">
        <w:rPr>
          <w:rFonts w:asciiTheme="majorEastAsia" w:eastAsiaTheme="majorEastAsia" w:hAnsiTheme="majorEastAsia" w:hint="eastAsia"/>
        </w:rPr>
        <w:t>女取而獻之，命養於</w:t>
      </w:r>
      <w:proofErr w:type="gramStart"/>
      <w:r w:rsidR="00222CA6" w:rsidRPr="00CB4B83">
        <w:rPr>
          <w:rFonts w:asciiTheme="majorEastAsia" w:eastAsiaTheme="majorEastAsia" w:hAnsiTheme="majorEastAsia" w:hint="eastAsia"/>
        </w:rPr>
        <w:t>庖</w:t>
      </w:r>
      <w:proofErr w:type="gramEnd"/>
      <w:r w:rsidR="00222CA6" w:rsidRPr="00CB4B83">
        <w:rPr>
          <w:rFonts w:asciiTheme="majorEastAsia" w:eastAsiaTheme="majorEastAsia" w:hAnsiTheme="majorEastAsia" w:hint="eastAsia"/>
        </w:rPr>
        <w:t>，長而有賢徳，殷以為尹，曰伊尹也。</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該傳説首見於《呂氏春秋·本味》篇，次序小異，且言湯求伊尹不得，故取有莘氏女，以伊尹為媵臣。此關於伊尹之傳説中有幾個地方值得特別注意，首先是有莘氏得於空桑中之嬰兒能自言其母之事；其次，</w:t>
      </w:r>
      <w:proofErr w:type="gramStart"/>
      <w:r w:rsidR="00222CA6" w:rsidRPr="00CB4B83">
        <w:rPr>
          <w:rFonts w:asciiTheme="majorEastAsia" w:eastAsiaTheme="majorEastAsia" w:hAnsiTheme="majorEastAsia" w:hint="eastAsia"/>
        </w:rPr>
        <w:t>臼水將汎</w:t>
      </w:r>
      <w:proofErr w:type="gramEnd"/>
      <w:r w:rsidR="00222CA6" w:rsidRPr="00CB4B83">
        <w:rPr>
          <w:rFonts w:asciiTheme="majorEastAsia" w:eastAsiaTheme="majorEastAsia" w:hAnsiTheme="majorEastAsia" w:hint="eastAsia"/>
        </w:rPr>
        <w:t>濫，其</w:t>
      </w:r>
      <w:proofErr w:type="gramStart"/>
      <w:r w:rsidR="00222CA6" w:rsidRPr="00CB4B83">
        <w:rPr>
          <w:rFonts w:asciiTheme="majorEastAsia" w:eastAsiaTheme="majorEastAsia" w:hAnsiTheme="majorEastAsia" w:hint="eastAsia"/>
        </w:rPr>
        <w:t>母先得神夢</w:t>
      </w:r>
      <w:proofErr w:type="gramEnd"/>
      <w:r w:rsidR="00222CA6" w:rsidRPr="00CB4B83">
        <w:rPr>
          <w:rFonts w:asciiTheme="majorEastAsia" w:eastAsiaTheme="majorEastAsia" w:hAnsiTheme="majorEastAsia" w:hint="eastAsia"/>
        </w:rPr>
        <w:t>而見水</w:t>
      </w:r>
      <w:proofErr w:type="gramStart"/>
      <w:r w:rsidR="00222CA6" w:rsidRPr="00CB4B83">
        <w:rPr>
          <w:rFonts w:asciiTheme="majorEastAsia" w:eastAsiaTheme="majorEastAsia" w:hAnsiTheme="majorEastAsia" w:hint="eastAsia"/>
        </w:rPr>
        <w:t>出焉，</w:t>
      </w:r>
      <w:proofErr w:type="gramEnd"/>
      <w:r w:rsidR="00222CA6" w:rsidRPr="00CB4B83">
        <w:rPr>
          <w:rFonts w:asciiTheme="majorEastAsia" w:eastAsiaTheme="majorEastAsia" w:hAnsiTheme="majorEastAsia" w:hint="eastAsia"/>
        </w:rPr>
        <w:t>並拯救鄰居。前事與</w:t>
      </w:r>
      <w:proofErr w:type="gramStart"/>
      <w:r w:rsidR="00222CA6" w:rsidRPr="00CB4B83">
        <w:rPr>
          <w:rFonts w:asciiTheme="majorEastAsia" w:eastAsiaTheme="majorEastAsia" w:hAnsiTheme="majorEastAsia" w:hint="eastAsia"/>
        </w:rPr>
        <w:t>《子羔》言禹生</w:t>
      </w:r>
      <w:proofErr w:type="gramEnd"/>
      <w:r w:rsidR="00222CA6" w:rsidRPr="00CB4B83">
        <w:rPr>
          <w:rFonts w:asciiTheme="majorEastAsia" w:eastAsiaTheme="majorEastAsia" w:hAnsiTheme="majorEastAsia" w:hint="eastAsia"/>
        </w:rPr>
        <w:t>而能言、後一事與禹母觀於伊</w:t>
      </w:r>
      <w:proofErr w:type="gramStart"/>
      <w:r w:rsidR="00222CA6" w:rsidRPr="00CB4B83">
        <w:rPr>
          <w:rFonts w:asciiTheme="majorEastAsia" w:eastAsiaTheme="majorEastAsia" w:hAnsiTheme="majorEastAsia" w:hint="eastAsia"/>
        </w:rPr>
        <w:t>有同構性</w:t>
      </w:r>
      <w:proofErr w:type="gramEnd"/>
      <w:r w:rsidR="00222CA6" w:rsidRPr="00CB4B83">
        <w:rPr>
          <w:rFonts w:asciiTheme="majorEastAsia" w:eastAsiaTheme="majorEastAsia" w:hAnsiTheme="majorEastAsia" w:hint="eastAsia"/>
        </w:rPr>
        <w:t>，而</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觀於伊而得之</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與嬰兒自</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言其母孕</w:t>
      </w:r>
      <w:proofErr w:type="gramStart"/>
      <w:r w:rsidR="00222CA6" w:rsidRPr="00CB4B83">
        <w:rPr>
          <w:rFonts w:asciiTheme="majorEastAsia" w:eastAsiaTheme="majorEastAsia" w:hAnsiTheme="majorEastAsia" w:hint="eastAsia"/>
        </w:rPr>
        <w:t>于伊水</w:t>
      </w:r>
      <w:proofErr w:type="gramEnd"/>
      <w:r w:rsidR="00222CA6" w:rsidRPr="00CB4B83">
        <w:rPr>
          <w:rFonts w:asciiTheme="majorEastAsia" w:eastAsiaTheme="majorEastAsia" w:hAnsiTheme="majorEastAsia" w:hint="eastAsia"/>
        </w:rPr>
        <w:t>之濱</w:t>
      </w:r>
      <w:r w:rsidR="003C7AE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可以關聯。得</w:t>
      </w:r>
      <w:proofErr w:type="gramStart"/>
      <w:r w:rsidR="00222CA6" w:rsidRPr="00CB4B83">
        <w:rPr>
          <w:rFonts w:asciiTheme="majorEastAsia" w:eastAsiaTheme="majorEastAsia" w:hAnsiTheme="majorEastAsia" w:hint="eastAsia"/>
        </w:rPr>
        <w:t>之空桑的</w:t>
      </w:r>
      <w:proofErr w:type="gramEnd"/>
      <w:r w:rsidR="00222CA6" w:rsidRPr="00CB4B83">
        <w:rPr>
          <w:rFonts w:asciiTheme="majorEastAsia" w:eastAsiaTheme="majorEastAsia" w:hAnsiTheme="majorEastAsia" w:hint="eastAsia"/>
        </w:rPr>
        <w:t>嬰兒從開始就與水有關，傳世文獻中伊尹與大水的關聯則比較少見，反而與禹受天命平</w:t>
      </w:r>
      <w:proofErr w:type="gramStart"/>
      <w:r w:rsidR="00222CA6" w:rsidRPr="00CB4B83">
        <w:rPr>
          <w:rFonts w:asciiTheme="majorEastAsia" w:eastAsiaTheme="majorEastAsia" w:hAnsiTheme="majorEastAsia" w:hint="eastAsia"/>
        </w:rPr>
        <w:t>治水土更切合</w:t>
      </w:r>
      <w:proofErr w:type="gramEnd"/>
      <w:r w:rsidR="00222CA6" w:rsidRPr="00CB4B83">
        <w:rPr>
          <w:rFonts w:asciiTheme="majorEastAsia" w:eastAsiaTheme="majorEastAsia" w:hAnsiTheme="majorEastAsia" w:hint="eastAsia"/>
        </w:rPr>
        <w:t>，故</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伊尹的傳説是流傳在伊水附近的天命禹治水之傳説在後代的變化形態，《子羔》此文即其原型的一種節略表達。</w:t>
      </w:r>
    </w:p>
  </w:footnote>
  <w:footnote w:id="21">
    <w:p w14:paraId="4D3A51E4" w14:textId="697E3E4B" w:rsidR="00375D4D" w:rsidRPr="00CB4B83" w:rsidRDefault="00375D4D">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雷黎明：「得」，懷</w:t>
      </w:r>
      <w:proofErr w:type="gramStart"/>
      <w:r w:rsidRPr="00CB4B83">
        <w:rPr>
          <w:rFonts w:asciiTheme="majorEastAsia" w:eastAsiaTheme="majorEastAsia" w:hAnsiTheme="majorEastAsia" w:hint="eastAsia"/>
        </w:rPr>
        <w:t>妊</w:t>
      </w:r>
      <w:proofErr w:type="gramEnd"/>
      <w:r w:rsidRPr="00CB4B83">
        <w:rPr>
          <w:rFonts w:asciiTheme="majorEastAsia" w:eastAsiaTheme="majorEastAsia" w:hAnsiTheme="majorEastAsia" w:hint="eastAsia"/>
        </w:rPr>
        <w:t>。</w:t>
      </w:r>
    </w:p>
  </w:footnote>
  <w:footnote w:id="22">
    <w:p w14:paraId="7950DC7A" w14:textId="2987ACFF" w:rsidR="00B5359A" w:rsidRPr="00CB4B83" w:rsidRDefault="00B5359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蘇建洲：「之」</w:t>
      </w:r>
      <w:proofErr w:type="gramStart"/>
      <w:r w:rsidRPr="00CB4B83">
        <w:rPr>
          <w:rFonts w:asciiTheme="majorEastAsia" w:eastAsiaTheme="majorEastAsia" w:hAnsiTheme="majorEastAsia" w:hint="eastAsia"/>
        </w:rPr>
        <w:t>指禹</w:t>
      </w:r>
      <w:proofErr w:type="gramEnd"/>
      <w:r w:rsidRPr="00CB4B83">
        <w:rPr>
          <w:rFonts w:asciiTheme="majorEastAsia" w:eastAsiaTheme="majorEastAsia" w:hAnsiTheme="majorEastAsia" w:hint="eastAsia"/>
        </w:rPr>
        <w:t>。</w:t>
      </w:r>
    </w:p>
  </w:footnote>
  <w:footnote w:id="23">
    <w:p w14:paraId="342D3FF1" w14:textId="37CD1F4E" w:rsidR="002A4F4C" w:rsidRPr="00CB4B83" w:rsidRDefault="002A4F4C" w:rsidP="00CD0A2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A20A7C" w:rsidRPr="00CB4B83">
        <w:rPr>
          <w:rFonts w:asciiTheme="majorEastAsia" w:eastAsiaTheme="majorEastAsia" w:hAnsiTheme="majorEastAsia" w:hint="eastAsia"/>
        </w:rPr>
        <w:t>整理者：</w:t>
      </w:r>
      <w:r w:rsidR="00EC6C51" w:rsidRPr="00CB4B83">
        <w:rPr>
          <w:rFonts w:asciiTheme="majorEastAsia" w:eastAsiaTheme="majorEastAsia" w:hAnsiTheme="majorEastAsia" w:hint="eastAsia"/>
        </w:rPr>
        <w:t>「</w:t>
      </w:r>
      <w:r w:rsidR="00EC6C51" w:rsidRPr="00CB4B83">
        <w:rPr>
          <w:rFonts w:asciiTheme="majorEastAsia" w:eastAsiaTheme="majorEastAsia" w:hAnsiTheme="majorEastAsia"/>
          <w:noProof/>
        </w:rPr>
        <w:drawing>
          <wp:inline distT="0" distB="0" distL="0" distR="0" wp14:anchorId="7C9456CE" wp14:editId="604F51DF">
            <wp:extent cx="95098" cy="121514"/>
            <wp:effectExtent l="0" t="0" r="635" b="0"/>
            <wp:docPr id="3787612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1254" name=""/>
                    <pic:cNvPicPr/>
                  </pic:nvPicPr>
                  <pic:blipFill>
                    <a:blip r:embed="rId4"/>
                    <a:stretch>
                      <a:fillRect/>
                    </a:stretch>
                  </pic:blipFill>
                  <pic:spPr>
                    <a:xfrm>
                      <a:off x="0" y="0"/>
                      <a:ext cx="96276" cy="123019"/>
                    </a:xfrm>
                    <a:prstGeom prst="rect">
                      <a:avLst/>
                    </a:prstGeom>
                  </pic:spPr>
                </pic:pic>
              </a:graphicData>
            </a:graphic>
          </wp:inline>
        </w:drawing>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未隸寫</w:t>
      </w:r>
      <w:proofErr w:type="gramEnd"/>
      <w:r w:rsidR="00A20A7C" w:rsidRPr="00CB4B83">
        <w:rPr>
          <w:rFonts w:asciiTheme="majorEastAsia" w:eastAsiaTheme="majorEastAsia" w:hAnsiTheme="majorEastAsia" w:hint="eastAsia"/>
        </w:rPr>
        <w:t>。/ 許子濱：</w:t>
      </w:r>
      <w:proofErr w:type="gramStart"/>
      <w:r w:rsidR="00A20A7C" w:rsidRPr="00CB4B83">
        <w:rPr>
          <w:rFonts w:asciiTheme="majorEastAsia" w:eastAsiaTheme="majorEastAsia" w:hAnsiTheme="majorEastAsia" w:hint="eastAsia"/>
        </w:rPr>
        <w:t>疑</w:t>
      </w:r>
      <w:proofErr w:type="gramEnd"/>
      <w:r w:rsidR="00A20A7C" w:rsidRPr="00CB4B83">
        <w:rPr>
          <w:rFonts w:asciiTheme="majorEastAsia" w:eastAsiaTheme="majorEastAsia" w:hAnsiTheme="majorEastAsia" w:hint="eastAsia"/>
        </w:rPr>
        <w:t xml:space="preserve">借為「孕」。/ </w:t>
      </w:r>
      <w:r w:rsidR="00222CA6" w:rsidRPr="00CB4B83">
        <w:rPr>
          <w:rFonts w:asciiTheme="majorEastAsia" w:eastAsiaTheme="majorEastAsia" w:hAnsiTheme="majorEastAsia" w:hint="eastAsia"/>
        </w:rPr>
        <w:t>陳劍</w:t>
      </w:r>
      <w:r w:rsidR="00A20A7C" w:rsidRPr="00CB4B83">
        <w:rPr>
          <w:rFonts w:asciiTheme="majorEastAsia" w:eastAsiaTheme="majorEastAsia" w:hAnsiTheme="majorEastAsia" w:hint="eastAsia"/>
        </w:rPr>
        <w:t>、黃人二：</w:t>
      </w:r>
      <w:proofErr w:type="gramStart"/>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4C61BADC" wp14:editId="0C25C3CC">
            <wp:extent cx="109728" cy="118507"/>
            <wp:effectExtent l="0" t="0" r="5080" b="0"/>
            <wp:docPr id="6849413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41387" name=""/>
                    <pic:cNvPicPr/>
                  </pic:nvPicPr>
                  <pic:blipFill>
                    <a:blip r:embed="rId5"/>
                    <a:stretch>
                      <a:fillRect/>
                    </a:stretch>
                  </pic:blipFill>
                  <pic:spPr>
                    <a:xfrm>
                      <a:off x="0" y="0"/>
                      <a:ext cx="112761" cy="121783"/>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proofErr w:type="gramStart"/>
      <w:r w:rsidR="00222CA6" w:rsidRPr="00CB4B83">
        <w:rPr>
          <w:rFonts w:asciiTheme="majorEastAsia" w:eastAsiaTheme="majorEastAsia" w:hAnsiTheme="majorEastAsia" w:hint="eastAsia"/>
        </w:rPr>
        <w:t>娠</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孕也</w:t>
      </w:r>
      <w:proofErr w:type="gramEnd"/>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徐在國</w:t>
      </w:r>
      <w:r w:rsidR="00A20A7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視</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帝</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黃德寬</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以為是</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字的訛寫。</w:t>
      </w:r>
      <w:r w:rsidR="00A20A7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李學勤</w:t>
      </w:r>
      <w:r w:rsidR="00A20A7C" w:rsidRPr="00CB4B83">
        <w:rPr>
          <w:rFonts w:asciiTheme="majorEastAsia" w:eastAsiaTheme="majorEastAsia" w:hAnsiTheme="majorEastAsia" w:hint="eastAsia"/>
        </w:rPr>
        <w:t>、</w:t>
      </w:r>
      <w:proofErr w:type="gramStart"/>
      <w:r w:rsidR="00A20A7C" w:rsidRPr="00CB4B83">
        <w:rPr>
          <w:rFonts w:asciiTheme="majorEastAsia" w:eastAsiaTheme="majorEastAsia" w:hAnsiTheme="majorEastAsia" w:hint="eastAsia"/>
        </w:rPr>
        <w:t>張桂光</w:t>
      </w:r>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061895AF" wp14:editId="6239F58E">
            <wp:extent cx="124358" cy="148045"/>
            <wp:effectExtent l="0" t="0" r="9525" b="4445"/>
            <wp:docPr id="9862354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5470" name=""/>
                    <pic:cNvPicPr/>
                  </pic:nvPicPr>
                  <pic:blipFill>
                    <a:blip r:embed="rId6"/>
                    <a:stretch>
                      <a:fillRect/>
                    </a:stretch>
                  </pic:blipFill>
                  <pic:spPr>
                    <a:xfrm>
                      <a:off x="0" y="0"/>
                      <a:ext cx="126638" cy="150759"/>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r w:rsidR="00A20A7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褢</w:t>
      </w:r>
      <w:proofErr w:type="gramEnd"/>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省，讀為</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，即懷</w:t>
      </w:r>
      <w:proofErr w:type="gramStart"/>
      <w:r w:rsidR="00222CA6" w:rsidRPr="00CB4B83">
        <w:rPr>
          <w:rFonts w:asciiTheme="majorEastAsia" w:eastAsiaTheme="majorEastAsia" w:hAnsiTheme="majorEastAsia" w:hint="eastAsia"/>
        </w:rPr>
        <w:t>妊</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懷身之</w:t>
      </w:r>
      <w:proofErr w:type="gramEnd"/>
      <w:r w:rsidR="00222CA6" w:rsidRPr="00CB4B83">
        <w:rPr>
          <w:rFonts w:asciiTheme="majorEastAsia" w:eastAsiaTheme="majorEastAsia" w:hAnsiTheme="majorEastAsia" w:hint="eastAsia"/>
        </w:rPr>
        <w:t>意。</w:t>
      </w:r>
      <w:r w:rsidR="00EC6C51"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季旭</w:t>
      </w:r>
      <w:proofErr w:type="gramStart"/>
      <w:r w:rsidR="00222CA6" w:rsidRPr="00CB4B83">
        <w:rPr>
          <w:rFonts w:asciiTheme="majorEastAsia" w:eastAsiaTheme="majorEastAsia" w:hAnsiTheme="majorEastAsia" w:hint="eastAsia"/>
        </w:rPr>
        <w:t>昇</w:t>
      </w:r>
      <w:proofErr w:type="gramEnd"/>
      <w:r w:rsidR="00A20A7C"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釋作</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2534E4BA" wp14:editId="49F0CDC1">
            <wp:extent cx="131674" cy="158009"/>
            <wp:effectExtent l="0" t="0" r="1905" b="0"/>
            <wp:docPr id="12107419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1942" name=""/>
                    <pic:cNvPicPr/>
                  </pic:nvPicPr>
                  <pic:blipFill>
                    <a:blip r:embed="rId7"/>
                    <a:stretch>
                      <a:fillRect/>
                    </a:stretch>
                  </pic:blipFill>
                  <pic:spPr>
                    <a:xfrm>
                      <a:off x="0" y="0"/>
                      <a:ext cx="133218" cy="159862"/>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鬼</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聲，讀為</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亦</w:t>
      </w:r>
      <w:proofErr w:type="gramStart"/>
      <w:r w:rsidR="00222CA6" w:rsidRPr="00CB4B83">
        <w:rPr>
          <w:rFonts w:asciiTheme="majorEastAsia" w:eastAsiaTheme="majorEastAsia" w:hAnsiTheme="majorEastAsia" w:hint="eastAsia"/>
        </w:rPr>
        <w:t>疑當隸</w:t>
      </w:r>
      <w:proofErr w:type="gramEnd"/>
      <w:r w:rsidR="00A20A7C" w:rsidRPr="00CB4B83">
        <w:rPr>
          <w:rFonts w:asciiTheme="majorEastAsia" w:eastAsiaTheme="majorEastAsia" w:hAnsiTheme="majorEastAsia" w:hint="eastAsia"/>
        </w:rPr>
        <w:t>「</w:t>
      </w:r>
      <w:r w:rsidR="00A20A7C" w:rsidRPr="00CB4B83">
        <w:rPr>
          <w:rFonts w:asciiTheme="majorEastAsia" w:eastAsiaTheme="majorEastAsia" w:hAnsiTheme="majorEastAsia"/>
          <w:noProof/>
        </w:rPr>
        <w:drawing>
          <wp:inline distT="0" distB="0" distL="0" distR="0" wp14:anchorId="383B289A" wp14:editId="50915FE8">
            <wp:extent cx="131674" cy="158009"/>
            <wp:effectExtent l="0" t="0" r="1905" b="0"/>
            <wp:docPr id="19558171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1942" name=""/>
                    <pic:cNvPicPr/>
                  </pic:nvPicPr>
                  <pic:blipFill>
                    <a:blip r:embed="rId7"/>
                    <a:stretch>
                      <a:fillRect/>
                    </a:stretch>
                  </pic:blipFill>
                  <pic:spPr>
                    <a:xfrm>
                      <a:off x="0" y="0"/>
                      <a:ext cx="133218" cy="159862"/>
                    </a:xfrm>
                    <a:prstGeom prst="rect">
                      <a:avLst/>
                    </a:prstGeom>
                  </pic:spPr>
                </pic:pic>
              </a:graphicData>
            </a:graphic>
          </wp:inline>
        </w:drawing>
      </w:r>
      <w:r w:rsidR="00A20A7C"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A20A7C" w:rsidRPr="00CB4B83">
        <w:rPr>
          <w:rFonts w:asciiTheme="majorEastAsia" w:eastAsiaTheme="majorEastAsia" w:hAnsiTheme="majorEastAsia" w:hint="eastAsia"/>
        </w:rPr>
        <w:t xml:space="preserve">/ </w:t>
      </w:r>
      <w:r w:rsidR="00EC6C51" w:rsidRPr="00CB4B83">
        <w:rPr>
          <w:rFonts w:asciiTheme="majorEastAsia" w:eastAsiaTheme="majorEastAsia" w:hAnsiTheme="majorEastAsia" w:hint="eastAsia"/>
        </w:rPr>
        <w:t>廖名春、林志鵬、黃人二：</w:t>
      </w:r>
      <w:proofErr w:type="gramStart"/>
      <w:r w:rsidR="00EC6C51" w:rsidRPr="00CB4B83">
        <w:rPr>
          <w:rFonts w:asciiTheme="majorEastAsia" w:eastAsiaTheme="majorEastAsia" w:hAnsiTheme="majorEastAsia" w:hint="eastAsia"/>
        </w:rPr>
        <w:t>當讀為</w:t>
      </w:r>
      <w:proofErr w:type="gramEnd"/>
      <w:r w:rsidR="00EC6C51" w:rsidRPr="00CB4B83">
        <w:rPr>
          <w:rFonts w:asciiTheme="majorEastAsia" w:eastAsiaTheme="majorEastAsia" w:hAnsiTheme="majorEastAsia" w:hint="eastAsia"/>
        </w:rPr>
        <w:t>「</w:t>
      </w:r>
      <w:proofErr w:type="gramStart"/>
      <w:r w:rsidR="00EC6C51" w:rsidRPr="00CB4B83">
        <w:rPr>
          <w:rFonts w:asciiTheme="majorEastAsia" w:eastAsiaTheme="majorEastAsia" w:hAnsiTheme="majorEastAsia" w:hint="eastAsia"/>
        </w:rPr>
        <w:t>禋</w:t>
      </w:r>
      <w:proofErr w:type="gramEnd"/>
      <w:r w:rsidR="00EC6C51" w:rsidRPr="00CB4B83">
        <w:rPr>
          <w:rFonts w:asciiTheme="majorEastAsia" w:eastAsiaTheme="majorEastAsia" w:hAnsiTheme="majorEastAsia" w:hint="eastAsia"/>
        </w:rPr>
        <w:t>」，簡文「</w:t>
      </w:r>
      <w:proofErr w:type="gramStart"/>
      <w:r w:rsidR="00EC6C51" w:rsidRPr="00CB4B83">
        <w:rPr>
          <w:rFonts w:asciiTheme="majorEastAsia" w:eastAsiaTheme="majorEastAsia" w:hAnsiTheme="majorEastAsia" w:hint="eastAsia"/>
        </w:rPr>
        <w:t>契</w:t>
      </w:r>
      <w:proofErr w:type="gramEnd"/>
      <w:r w:rsidR="00EC6C51" w:rsidRPr="00CB4B83">
        <w:rPr>
          <w:rFonts w:asciiTheme="majorEastAsia" w:eastAsiaTheme="majorEastAsia" w:hAnsiTheme="majorEastAsia" w:hint="eastAsia"/>
        </w:rPr>
        <w:t>之母，有</w:t>
      </w:r>
      <w:proofErr w:type="gramStart"/>
      <w:r w:rsidR="00EC6C51" w:rsidRPr="00CB4B83">
        <w:rPr>
          <w:rFonts w:asciiTheme="majorEastAsia" w:eastAsiaTheme="majorEastAsia" w:hAnsiTheme="majorEastAsia" w:hint="eastAsia"/>
        </w:rPr>
        <w:t>娀</w:t>
      </w:r>
      <w:proofErr w:type="gramEnd"/>
      <w:r w:rsidR="00EC6C51" w:rsidRPr="00CB4B83">
        <w:rPr>
          <w:rFonts w:asciiTheme="majorEastAsia" w:eastAsiaTheme="majorEastAsia" w:hAnsiTheme="majorEastAsia" w:hint="eastAsia"/>
        </w:rPr>
        <w:t>氏之女也，遊於央</w:t>
      </w:r>
      <w:proofErr w:type="gramStart"/>
      <w:r w:rsidR="00EC6C51" w:rsidRPr="00CB4B83">
        <w:rPr>
          <w:rFonts w:asciiTheme="majorEastAsia" w:eastAsiaTheme="majorEastAsia" w:hAnsiTheme="majorEastAsia" w:hint="eastAsia"/>
        </w:rPr>
        <w:t>臺</w:t>
      </w:r>
      <w:proofErr w:type="gramEnd"/>
      <w:r w:rsidR="00EC6C51" w:rsidRPr="00CB4B83">
        <w:rPr>
          <w:rFonts w:asciiTheme="majorEastAsia" w:eastAsiaTheme="majorEastAsia" w:hAnsiTheme="majorEastAsia" w:hint="eastAsia"/>
        </w:rPr>
        <w:t>之上」、「</w:t>
      </w:r>
      <w:bookmarkStart w:id="3" w:name="_Hlk190722594"/>
      <w:proofErr w:type="gramStart"/>
      <w:ins w:id="4" w:author="MAK, Chi Ki Caily [CHL]" w:date="2025-02-17T22:09:00Z" w16du:dateUtc="2025-02-17T14:09:00Z">
        <w:r w:rsidR="00594D72" w:rsidRPr="00594D72">
          <w:rPr>
            <w:rFonts w:asciiTheme="majorEastAsia" w:eastAsiaTheme="majorEastAsia" w:hAnsiTheme="majorEastAsia" w:hint="eastAsia"/>
          </w:rPr>
          <w:t>后</w:t>
        </w:r>
      </w:ins>
      <w:bookmarkEnd w:id="3"/>
      <w:proofErr w:type="gramEnd"/>
      <w:del w:id="5" w:author="MAK, Chi Ki Caily [CHL]" w:date="2025-02-17T22:09:00Z" w16du:dateUtc="2025-02-17T14:09:00Z">
        <w:r w:rsidR="00EC6C51" w:rsidRPr="00CB4B83" w:rsidDel="00594D72">
          <w:rPr>
            <w:rFonts w:asciiTheme="majorEastAsia" w:eastAsiaTheme="majorEastAsia" w:hAnsiTheme="majorEastAsia" w:hint="eastAsia"/>
          </w:rPr>
          <w:delText>後</w:delText>
        </w:r>
      </w:del>
      <w:proofErr w:type="gramStart"/>
      <w:r w:rsidR="00EC6C51" w:rsidRPr="00CB4B83">
        <w:rPr>
          <w:rFonts w:asciiTheme="majorEastAsia" w:eastAsiaTheme="majorEastAsia" w:hAnsiTheme="majorEastAsia" w:hint="eastAsia"/>
        </w:rPr>
        <w:t>稷</w:t>
      </w:r>
      <w:proofErr w:type="gramEnd"/>
      <w:r w:rsidR="00EC6C51" w:rsidRPr="00CB4B83">
        <w:rPr>
          <w:rFonts w:asciiTheme="majorEastAsia" w:eastAsiaTheme="majorEastAsia" w:hAnsiTheme="majorEastAsia" w:hint="eastAsia"/>
        </w:rPr>
        <w:t>之母，有邰氏之女也，遊於玄</w:t>
      </w:r>
      <w:proofErr w:type="gramStart"/>
      <w:r w:rsidR="00EC6C51" w:rsidRPr="00CB4B83">
        <w:rPr>
          <w:rFonts w:asciiTheme="majorEastAsia" w:eastAsiaTheme="majorEastAsia" w:hAnsiTheme="majorEastAsia" w:hint="eastAsia"/>
        </w:rPr>
        <w:t>咎</w:t>
      </w:r>
      <w:proofErr w:type="gramEnd"/>
      <w:r w:rsidR="00EC6C51" w:rsidRPr="00CB4B83">
        <w:rPr>
          <w:rFonts w:asciiTheme="majorEastAsia" w:eastAsiaTheme="majorEastAsia" w:hAnsiTheme="majorEastAsia" w:hint="eastAsia"/>
        </w:rPr>
        <w:t>之內」都是說「</w:t>
      </w:r>
      <w:proofErr w:type="gramStart"/>
      <w:r w:rsidR="00EC6C51" w:rsidRPr="00CB4B83">
        <w:rPr>
          <w:rFonts w:asciiTheme="majorEastAsia" w:eastAsiaTheme="majorEastAsia" w:hAnsiTheme="majorEastAsia" w:hint="eastAsia"/>
        </w:rPr>
        <w:t>禋</w:t>
      </w:r>
      <w:proofErr w:type="gramEnd"/>
      <w:r w:rsidR="00EC6C51" w:rsidRPr="00CB4B83">
        <w:rPr>
          <w:rFonts w:asciiTheme="majorEastAsia" w:eastAsiaTheme="majorEastAsia" w:hAnsiTheme="majorEastAsia" w:hint="eastAsia"/>
        </w:rPr>
        <w:t>祀上帝於郊</w:t>
      </w:r>
      <w:proofErr w:type="gramStart"/>
      <w:r w:rsidR="00EC6C51" w:rsidRPr="00CB4B83">
        <w:rPr>
          <w:rFonts w:asciiTheme="majorEastAsia" w:eastAsiaTheme="majorEastAsia" w:hAnsiTheme="majorEastAsia" w:hint="eastAsia"/>
        </w:rPr>
        <w:t>禖</w:t>
      </w:r>
      <w:proofErr w:type="gramEnd"/>
      <w:r w:rsidR="00EC6C51" w:rsidRPr="00CB4B83">
        <w:rPr>
          <w:rFonts w:asciiTheme="majorEastAsia" w:eastAsiaTheme="majorEastAsia" w:hAnsiTheme="majorEastAsia" w:hint="eastAsia"/>
        </w:rPr>
        <w:t>」以</w:t>
      </w:r>
      <w:proofErr w:type="gramStart"/>
      <w:r w:rsidR="00EC6C51" w:rsidRPr="00CB4B83">
        <w:rPr>
          <w:rFonts w:asciiTheme="majorEastAsia" w:eastAsiaTheme="majorEastAsia" w:hAnsiTheme="majorEastAsia" w:hint="eastAsia"/>
        </w:rPr>
        <w:t>祈</w:t>
      </w:r>
      <w:proofErr w:type="gramEnd"/>
      <w:r w:rsidR="00EC6C51" w:rsidRPr="00CB4B83">
        <w:rPr>
          <w:rFonts w:asciiTheme="majorEastAsia" w:eastAsiaTheme="majorEastAsia" w:hAnsiTheme="majorEastAsia" w:hint="eastAsia"/>
        </w:rPr>
        <w:t>子…</w:t>
      </w:r>
      <w:proofErr w:type="gramStart"/>
      <w:r w:rsidR="00EC6C51" w:rsidRPr="00CB4B83">
        <w:rPr>
          <w:rFonts w:asciiTheme="majorEastAsia" w:eastAsiaTheme="majorEastAsia" w:hAnsiTheme="majorEastAsia" w:hint="eastAsia"/>
        </w:rPr>
        <w:t>…</w:t>
      </w:r>
      <w:proofErr w:type="gramEnd"/>
      <w:r w:rsidR="00EC6C51" w:rsidRPr="00CB4B83">
        <w:rPr>
          <w:rFonts w:asciiTheme="majorEastAsia" w:eastAsiaTheme="majorEastAsia" w:hAnsiTheme="majorEastAsia" w:hint="eastAsia"/>
        </w:rPr>
        <w:t>女人參加</w:t>
      </w:r>
      <w:proofErr w:type="gramStart"/>
      <w:r w:rsidR="00EC6C51" w:rsidRPr="00CB4B83">
        <w:rPr>
          <w:rFonts w:asciiTheme="majorEastAsia" w:eastAsiaTheme="majorEastAsia" w:hAnsiTheme="majorEastAsia" w:hint="eastAsia"/>
        </w:rPr>
        <w:t>禋</w:t>
      </w:r>
      <w:proofErr w:type="gramEnd"/>
      <w:r w:rsidR="00EC6C51" w:rsidRPr="00CB4B83">
        <w:rPr>
          <w:rFonts w:asciiTheme="majorEastAsia" w:eastAsiaTheme="majorEastAsia" w:hAnsiTheme="majorEastAsia" w:hint="eastAsia"/>
        </w:rPr>
        <w:t>祀祭天其重要內容是</w:t>
      </w:r>
      <w:proofErr w:type="gramStart"/>
      <w:r w:rsidR="00EC6C51" w:rsidRPr="00CB4B83">
        <w:rPr>
          <w:rFonts w:asciiTheme="majorEastAsia" w:eastAsiaTheme="majorEastAsia" w:hAnsiTheme="majorEastAsia" w:hint="eastAsia"/>
        </w:rPr>
        <w:t>祈子求</w:t>
      </w:r>
      <w:proofErr w:type="gramEnd"/>
      <w:r w:rsidR="00EC6C51" w:rsidRPr="00CB4B83">
        <w:rPr>
          <w:rFonts w:asciiTheme="majorEastAsia" w:eastAsiaTheme="majorEastAsia" w:hAnsiTheme="majorEastAsia" w:hint="eastAsia"/>
        </w:rPr>
        <w:t>福…</w:t>
      </w:r>
      <w:proofErr w:type="gramStart"/>
      <w:r w:rsidR="00EC6C51" w:rsidRPr="00CB4B83">
        <w:rPr>
          <w:rFonts w:asciiTheme="majorEastAsia" w:eastAsiaTheme="majorEastAsia" w:hAnsiTheme="majorEastAsia" w:hint="eastAsia"/>
        </w:rPr>
        <w:t>…</w:t>
      </w:r>
      <w:proofErr w:type="gramEnd"/>
      <w:r w:rsidR="00EC6C51" w:rsidRPr="00CB4B83">
        <w:rPr>
          <w:rFonts w:asciiTheme="majorEastAsia" w:eastAsiaTheme="majorEastAsia" w:hAnsiTheme="majorEastAsia" w:hint="eastAsia"/>
        </w:rPr>
        <w:t>（觀與遊）都是特指參加祭天</w:t>
      </w:r>
      <w:proofErr w:type="gramStart"/>
      <w:r w:rsidR="00EC6C51" w:rsidRPr="00CB4B83">
        <w:rPr>
          <w:rFonts w:asciiTheme="majorEastAsia" w:eastAsiaTheme="majorEastAsia" w:hAnsiTheme="majorEastAsia" w:hint="eastAsia"/>
        </w:rPr>
        <w:t>祈子求</w:t>
      </w:r>
      <w:proofErr w:type="gramEnd"/>
      <w:r w:rsidR="00EC6C51" w:rsidRPr="00CB4B83">
        <w:rPr>
          <w:rFonts w:asciiTheme="majorEastAsia" w:eastAsiaTheme="majorEastAsia" w:hAnsiTheme="majorEastAsia" w:hint="eastAsia"/>
        </w:rPr>
        <w:t xml:space="preserve">福，而非一般意義上的「觀」與「遊」/ </w:t>
      </w:r>
      <w:r w:rsidR="00A20A7C" w:rsidRPr="00CB4B83">
        <w:rPr>
          <w:rFonts w:asciiTheme="majorEastAsia" w:eastAsiaTheme="majorEastAsia" w:hAnsiTheme="majorEastAsia" w:hint="eastAsia"/>
        </w:rPr>
        <w:t>夏世華：</w:t>
      </w:r>
      <w:r w:rsidR="00222CA6" w:rsidRPr="00CB4B83">
        <w:rPr>
          <w:rFonts w:asciiTheme="majorEastAsia" w:eastAsiaTheme="majorEastAsia" w:hAnsiTheme="majorEastAsia" w:hint="eastAsia"/>
        </w:rPr>
        <w:t>當</w:t>
      </w:r>
      <w:proofErr w:type="gramStart"/>
      <w:r w:rsidR="00222CA6" w:rsidRPr="00CB4B83">
        <w:rPr>
          <w:rFonts w:asciiTheme="majorEastAsia" w:eastAsiaTheme="majorEastAsia" w:hAnsiTheme="majorEastAsia" w:hint="eastAsia"/>
        </w:rPr>
        <w:t>以釋讀</w:t>
      </w:r>
      <w:proofErr w:type="gramEnd"/>
      <w:r w:rsidR="00EC6C51"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懷</w:t>
      </w:r>
      <w:r w:rsidR="00EC6C51"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為是，《後漢書·外戚傳·孝成許皇后》</w:t>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褢</w:t>
      </w:r>
      <w:proofErr w:type="gramEnd"/>
      <w:r w:rsidR="00222CA6" w:rsidRPr="00CB4B83">
        <w:rPr>
          <w:rFonts w:asciiTheme="majorEastAsia" w:eastAsiaTheme="majorEastAsia" w:hAnsiTheme="majorEastAsia" w:hint="eastAsia"/>
        </w:rPr>
        <w:t>誠</w:t>
      </w:r>
      <w:proofErr w:type="gramStart"/>
      <w:r w:rsidR="00222CA6" w:rsidRPr="00CB4B83">
        <w:rPr>
          <w:rFonts w:asciiTheme="majorEastAsia" w:eastAsiaTheme="majorEastAsia" w:hAnsiTheme="majorEastAsia" w:hint="eastAsia"/>
        </w:rPr>
        <w:t>秉</w:t>
      </w:r>
      <w:proofErr w:type="gramEnd"/>
      <w:r w:rsidR="00222CA6" w:rsidRPr="00CB4B83">
        <w:rPr>
          <w:rFonts w:asciiTheme="majorEastAsia" w:eastAsiaTheme="majorEastAsia" w:hAnsiTheme="majorEastAsia" w:hint="eastAsia"/>
        </w:rPr>
        <w:t>忠</w:t>
      </w:r>
      <w:r w:rsidR="00EC6C51"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，顔師古注：</w:t>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褢</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古懷字</w:t>
      </w:r>
      <w:proofErr w:type="gramEnd"/>
      <w:r w:rsidR="00222CA6" w:rsidRPr="00CB4B83">
        <w:rPr>
          <w:rFonts w:asciiTheme="majorEastAsia" w:eastAsiaTheme="majorEastAsia" w:hAnsiTheme="majorEastAsia" w:hint="eastAsia"/>
        </w:rPr>
        <w:t>。</w:t>
      </w:r>
      <w:r w:rsidR="00EC6C51"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褱</w:t>
      </w:r>
      <w:proofErr w:type="gramEnd"/>
      <w:r w:rsidR="00222CA6" w:rsidRPr="00CB4B83">
        <w:rPr>
          <w:rFonts w:asciiTheme="majorEastAsia" w:eastAsiaTheme="majorEastAsia" w:hAnsiTheme="majorEastAsia" w:hint="eastAsia"/>
        </w:rPr>
        <w:t>為懷本字。</w:t>
      </w:r>
      <w:r w:rsidR="00CD0A29" w:rsidRPr="00CB4B83">
        <w:rPr>
          <w:rFonts w:asciiTheme="majorEastAsia" w:eastAsiaTheme="majorEastAsia" w:hAnsiTheme="majorEastAsia" w:hint="eastAsia"/>
        </w:rPr>
        <w:t>/ 劉洪濤：《金縢》12號簡「</w:t>
      </w:r>
      <w:r w:rsidR="00CD0A29" w:rsidRPr="00CB4B83">
        <w:rPr>
          <w:rFonts w:asciiTheme="majorEastAsia" w:eastAsiaTheme="majorEastAsia" w:hAnsiTheme="majorEastAsia"/>
          <w:noProof/>
        </w:rPr>
        <w:drawing>
          <wp:inline distT="0" distB="0" distL="0" distR="0" wp14:anchorId="2D70B297" wp14:editId="54D965C9">
            <wp:extent cx="102413" cy="117775"/>
            <wp:effectExtent l="0" t="0" r="0" b="0"/>
            <wp:docPr id="20523797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9780" name=""/>
                    <pic:cNvPicPr/>
                  </pic:nvPicPr>
                  <pic:blipFill>
                    <a:blip r:embed="rId8"/>
                    <a:stretch>
                      <a:fillRect/>
                    </a:stretch>
                  </pic:blipFill>
                  <pic:spPr>
                    <a:xfrm>
                      <a:off x="0" y="0"/>
                      <a:ext cx="103815" cy="119387"/>
                    </a:xfrm>
                    <a:prstGeom prst="rect">
                      <a:avLst/>
                    </a:prstGeom>
                  </pic:spPr>
                </pic:pic>
              </a:graphicData>
            </a:graphic>
          </wp:inline>
        </w:drawing>
      </w:r>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多釋「</w:t>
      </w:r>
      <w:proofErr w:type="gramEnd"/>
      <w:r w:rsidR="00CD0A29" w:rsidRPr="00CB4B83">
        <w:rPr>
          <w:rFonts w:asciiTheme="majorEastAsia" w:eastAsiaTheme="majorEastAsia" w:hAnsiTheme="majorEastAsia" w:hint="eastAsia"/>
        </w:rPr>
        <w:t>鬼」。「</w:t>
      </w:r>
      <w:r w:rsidR="00CD0A29" w:rsidRPr="00CB4B83">
        <w:rPr>
          <w:rFonts w:asciiTheme="majorEastAsia" w:eastAsiaTheme="majorEastAsia" w:hAnsiTheme="majorEastAsia"/>
          <w:noProof/>
        </w:rPr>
        <w:drawing>
          <wp:inline distT="0" distB="0" distL="0" distR="0" wp14:anchorId="78E789ED" wp14:editId="65A34819">
            <wp:extent cx="95098" cy="121514"/>
            <wp:effectExtent l="0" t="0" r="635" b="0"/>
            <wp:docPr id="1784226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1254" name=""/>
                    <pic:cNvPicPr/>
                  </pic:nvPicPr>
                  <pic:blipFill>
                    <a:blip r:embed="rId4"/>
                    <a:stretch>
                      <a:fillRect/>
                    </a:stretch>
                  </pic:blipFill>
                  <pic:spPr>
                    <a:xfrm>
                      <a:off x="0" y="0"/>
                      <a:ext cx="96276" cy="123019"/>
                    </a:xfrm>
                    <a:prstGeom prst="rect">
                      <a:avLst/>
                    </a:prstGeom>
                  </pic:spPr>
                </pic:pic>
              </a:graphicData>
            </a:graphic>
          </wp:inline>
        </w:drawing>
      </w:r>
      <w:r w:rsidR="00CD0A29" w:rsidRPr="00CB4B83">
        <w:rPr>
          <w:rFonts w:asciiTheme="majorEastAsia" w:eastAsiaTheme="majorEastAsia" w:hAnsiTheme="majorEastAsia" w:hint="eastAsia"/>
        </w:rPr>
        <w:t>」釋寫作「</w:t>
      </w:r>
      <w:r w:rsidR="00CD0A29" w:rsidRPr="00CB4B83">
        <w:rPr>
          <w:rFonts w:asciiTheme="majorEastAsia" w:eastAsiaTheme="majorEastAsia" w:hAnsiTheme="majorEastAsia"/>
          <w:noProof/>
        </w:rPr>
        <w:drawing>
          <wp:inline distT="0" distB="0" distL="0" distR="0" wp14:anchorId="7B012189" wp14:editId="6E6566B9">
            <wp:extent cx="87783" cy="110682"/>
            <wp:effectExtent l="0" t="0" r="7620" b="3810"/>
            <wp:docPr id="5632765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6501" name=""/>
                    <pic:cNvPicPr/>
                  </pic:nvPicPr>
                  <pic:blipFill>
                    <a:blip r:embed="rId9"/>
                    <a:stretch>
                      <a:fillRect/>
                    </a:stretch>
                  </pic:blipFill>
                  <pic:spPr>
                    <a:xfrm>
                      <a:off x="0" y="0"/>
                      <a:ext cx="88331" cy="111373"/>
                    </a:xfrm>
                    <a:prstGeom prst="rect">
                      <a:avLst/>
                    </a:prstGeom>
                  </pic:spPr>
                </pic:pic>
              </a:graphicData>
            </a:graphic>
          </wp:inline>
        </w:drawing>
      </w:r>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57E0EB11" wp14:editId="6AA6CB3B">
            <wp:extent cx="87783" cy="110682"/>
            <wp:effectExtent l="0" t="0" r="7620" b="3810"/>
            <wp:docPr id="14634043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6501" name=""/>
                    <pic:cNvPicPr/>
                  </pic:nvPicPr>
                  <pic:blipFill>
                    <a:blip r:embed="rId9"/>
                    <a:stretch>
                      <a:fillRect/>
                    </a:stretch>
                  </pic:blipFill>
                  <pic:spPr>
                    <a:xfrm>
                      <a:off x="0" y="0"/>
                      <a:ext cx="88331" cy="111373"/>
                    </a:xfrm>
                    <a:prstGeom prst="rect">
                      <a:avLst/>
                    </a:prstGeom>
                  </pic:spPr>
                </pic:pic>
              </a:graphicData>
            </a:graphic>
          </wp:inline>
        </w:drawing>
      </w:r>
      <w:r w:rsidR="00CD0A29" w:rsidRPr="00CB4B83">
        <w:rPr>
          <w:rFonts w:asciiTheme="majorEastAsia" w:eastAsiaTheme="majorEastAsia" w:hAnsiTheme="majorEastAsia" w:hint="eastAsia"/>
        </w:rPr>
        <w:t>」從「鬼」聲，應從黃、李、</w:t>
      </w:r>
      <w:proofErr w:type="gramStart"/>
      <w:r w:rsidR="00CD0A29" w:rsidRPr="00CB4B83">
        <w:rPr>
          <w:rFonts w:asciiTheme="majorEastAsia" w:eastAsiaTheme="majorEastAsia" w:hAnsiTheme="majorEastAsia" w:hint="eastAsia"/>
        </w:rPr>
        <w:t>張讀</w:t>
      </w:r>
      <w:proofErr w:type="gramEnd"/>
      <w:r w:rsidR="00CD0A29" w:rsidRPr="00CB4B83">
        <w:rPr>
          <w:rFonts w:asciiTheme="majorEastAsia" w:eastAsiaTheme="majorEastAsia" w:hAnsiTheme="majorEastAsia" w:hint="eastAsia"/>
        </w:rPr>
        <w:t xml:space="preserve">「懷」。/ </w:t>
      </w:r>
      <w:proofErr w:type="gramStart"/>
      <w:r w:rsidR="00CD0A29" w:rsidRPr="00CB4B83">
        <w:rPr>
          <w:rFonts w:asciiTheme="majorEastAsia" w:eastAsiaTheme="majorEastAsia" w:hAnsiTheme="majorEastAsia" w:hint="eastAsia"/>
        </w:rPr>
        <w:t>程燕</w:t>
      </w:r>
      <w:proofErr w:type="gramEnd"/>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據安大</w:t>
      </w:r>
      <w:proofErr w:type="gramEnd"/>
      <w:r w:rsidR="00CD0A29" w:rsidRPr="00CB4B83">
        <w:rPr>
          <w:rFonts w:asciiTheme="majorEastAsia" w:eastAsiaTheme="majorEastAsia" w:hAnsiTheme="majorEastAsia" w:hint="eastAsia"/>
        </w:rPr>
        <w:t>簡《詩經·殷其雷》，「</w:t>
      </w:r>
      <w:r w:rsidR="00CD0A29" w:rsidRPr="00CB4B83">
        <w:rPr>
          <w:rFonts w:asciiTheme="majorEastAsia" w:eastAsiaTheme="majorEastAsia" w:hAnsiTheme="majorEastAsia"/>
          <w:noProof/>
        </w:rPr>
        <w:drawing>
          <wp:inline distT="0" distB="0" distL="0" distR="0" wp14:anchorId="7F881F98" wp14:editId="24310B9F">
            <wp:extent cx="95098" cy="121514"/>
            <wp:effectExtent l="0" t="0" r="635" b="0"/>
            <wp:docPr id="1741763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1254" name=""/>
                    <pic:cNvPicPr/>
                  </pic:nvPicPr>
                  <pic:blipFill>
                    <a:blip r:embed="rId4"/>
                    <a:stretch>
                      <a:fillRect/>
                    </a:stretch>
                  </pic:blipFill>
                  <pic:spPr>
                    <a:xfrm>
                      <a:off x="0" y="0"/>
                      <a:ext cx="96276" cy="123019"/>
                    </a:xfrm>
                    <a:prstGeom prst="rect">
                      <a:avLst/>
                    </a:prstGeom>
                  </pic:spPr>
                </pic:pic>
              </a:graphicData>
            </a:graphic>
          </wp:inline>
        </w:drawing>
      </w:r>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下釋為「垔</w:t>
      </w:r>
      <w:proofErr w:type="gramEnd"/>
      <w:r w:rsidR="00CD0A29" w:rsidRPr="00CB4B83">
        <w:rPr>
          <w:rFonts w:asciiTheme="majorEastAsia" w:eastAsiaTheme="majorEastAsia" w:hAnsiTheme="majorEastAsia" w:hint="eastAsia"/>
        </w:rPr>
        <w:t>」。</w:t>
      </w:r>
    </w:p>
  </w:footnote>
  <w:footnote w:id="24">
    <w:p w14:paraId="259EE45E" w14:textId="30C326B0"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CD0A29"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引下香港中</w:t>
      </w:r>
      <w:proofErr w:type="gramStart"/>
      <w:r w:rsidR="00222CA6" w:rsidRPr="00CB4B83">
        <w:rPr>
          <w:rFonts w:asciiTheme="majorEastAsia" w:eastAsiaTheme="majorEastAsia" w:hAnsiTheme="majorEastAsia" w:hint="eastAsia"/>
        </w:rPr>
        <w:t>大藏簡釋文</w:t>
      </w:r>
      <w:proofErr w:type="gramEnd"/>
      <w:r w:rsidR="00222CA6" w:rsidRPr="00CB4B83">
        <w:rPr>
          <w:rFonts w:asciiTheme="majorEastAsia" w:eastAsiaTheme="majorEastAsia" w:hAnsiTheme="majorEastAsia" w:hint="eastAsia"/>
        </w:rPr>
        <w:t>作</w:t>
      </w:r>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4597DC25" wp14:editId="6DE54909">
            <wp:extent cx="131674" cy="177472"/>
            <wp:effectExtent l="0" t="0" r="1905" b="0"/>
            <wp:docPr id="17705161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7462" name=""/>
                    <pic:cNvPicPr/>
                  </pic:nvPicPr>
                  <pic:blipFill>
                    <a:blip r:embed="rId10"/>
                    <a:stretch>
                      <a:fillRect/>
                    </a:stretch>
                  </pic:blipFill>
                  <pic:spPr>
                    <a:xfrm>
                      <a:off x="0" y="0"/>
                      <a:ext cx="134759" cy="181630"/>
                    </a:xfrm>
                    <a:prstGeom prst="rect">
                      <a:avLst/>
                    </a:prstGeom>
                  </pic:spPr>
                </pic:pic>
              </a:graphicData>
            </a:graphic>
          </wp:inline>
        </w:drawing>
      </w:r>
      <w:r w:rsidR="00CD0A29" w:rsidRPr="00CB4B83">
        <w:rPr>
          <w:rFonts w:asciiTheme="majorEastAsia" w:eastAsiaTheme="majorEastAsia" w:hAnsiTheme="majorEastAsia" w:hint="eastAsia"/>
        </w:rPr>
        <w:t>」（仁）</w:t>
      </w:r>
      <w:r w:rsidR="00222CA6" w:rsidRPr="00CB4B83">
        <w:rPr>
          <w:rFonts w:asciiTheme="majorEastAsia" w:eastAsiaTheme="majorEastAsia" w:hAnsiTheme="majorEastAsia" w:hint="eastAsia"/>
        </w:rPr>
        <w:t>，讀為身，亦作</w:t>
      </w:r>
      <w:r w:rsidR="00CD0A2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妊</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姙</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。何琳儀</w:t>
      </w:r>
      <w:r w:rsidR="00CD0A29" w:rsidRPr="00CB4B83">
        <w:rPr>
          <w:rFonts w:asciiTheme="majorEastAsia" w:eastAsiaTheme="majorEastAsia" w:hAnsiTheme="majorEastAsia" w:hint="eastAsia"/>
        </w:rPr>
        <w:t>：</w:t>
      </w:r>
      <w:proofErr w:type="gramStart"/>
      <w:r w:rsidR="00CD0A29" w:rsidRPr="00CB4B83">
        <w:rPr>
          <w:rFonts w:asciiTheme="majorEastAsia" w:eastAsiaTheme="majorEastAsia" w:hAnsiTheme="majorEastAsia" w:hint="eastAsia"/>
        </w:rPr>
        <w:t>隸作</w:t>
      </w:r>
      <w:proofErr w:type="gramEnd"/>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727D7139" wp14:editId="516D7D4F">
            <wp:extent cx="131674" cy="177472"/>
            <wp:effectExtent l="0" t="0" r="1905" b="0"/>
            <wp:docPr id="11297032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7462" name=""/>
                    <pic:cNvPicPr/>
                  </pic:nvPicPr>
                  <pic:blipFill>
                    <a:blip r:embed="rId10"/>
                    <a:stretch>
                      <a:fillRect/>
                    </a:stretch>
                  </pic:blipFill>
                  <pic:spPr>
                    <a:xfrm>
                      <a:off x="0" y="0"/>
                      <a:ext cx="134759" cy="181630"/>
                    </a:xfrm>
                    <a:prstGeom prst="rect">
                      <a:avLst/>
                    </a:prstGeom>
                  </pic:spPr>
                </pic:pic>
              </a:graphicData>
            </a:graphic>
          </wp:inline>
        </w:drawing>
      </w:r>
      <w:r w:rsidR="00CD0A29" w:rsidRPr="00CB4B83">
        <w:rPr>
          <w:rFonts w:asciiTheme="majorEastAsia" w:eastAsiaTheme="majorEastAsia" w:hAnsiTheme="majorEastAsia" w:hint="eastAsia"/>
        </w:rPr>
        <w:t>」，讀「身」，指有身孕</w:t>
      </w:r>
      <w:r w:rsidR="00222CA6" w:rsidRPr="00CB4B83">
        <w:rPr>
          <w:rFonts w:asciiTheme="majorEastAsia" w:eastAsiaTheme="majorEastAsia" w:hAnsiTheme="majorEastAsia" w:hint="eastAsia"/>
        </w:rPr>
        <w:t>，引《詩·大雅·生民》</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大</w:t>
      </w:r>
      <w:proofErr w:type="gramStart"/>
      <w:r w:rsidR="00222CA6" w:rsidRPr="00CB4B83">
        <w:rPr>
          <w:rFonts w:asciiTheme="majorEastAsia" w:eastAsiaTheme="majorEastAsia" w:hAnsiTheme="majorEastAsia" w:hint="eastAsia"/>
        </w:rPr>
        <w:t>妊</w:t>
      </w:r>
      <w:proofErr w:type="gramEnd"/>
      <w:r w:rsidR="00222CA6" w:rsidRPr="00CB4B83">
        <w:rPr>
          <w:rFonts w:asciiTheme="majorEastAsia" w:eastAsiaTheme="majorEastAsia" w:hAnsiTheme="majorEastAsia" w:hint="eastAsia"/>
        </w:rPr>
        <w:t>有身</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，傳：</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身，重。</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箋：</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重，謂懷孕也。</w:t>
      </w:r>
      <w:r w:rsidR="00CD0A29"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CD0A29" w:rsidRPr="00CB4B83">
        <w:rPr>
          <w:rFonts w:asciiTheme="majorEastAsia" w:eastAsiaTheme="majorEastAsia" w:hAnsiTheme="majorEastAsia" w:hint="eastAsia"/>
        </w:rPr>
        <w:t>、黃人二、夏世華：</w:t>
      </w:r>
      <w:proofErr w:type="gramStart"/>
      <w:r w:rsidR="00222CA6" w:rsidRPr="00CB4B83">
        <w:rPr>
          <w:rFonts w:asciiTheme="majorEastAsia" w:eastAsiaTheme="majorEastAsia" w:hAnsiTheme="majorEastAsia" w:hint="eastAsia"/>
        </w:rPr>
        <w:t>釋作</w:t>
      </w:r>
      <w:proofErr w:type="gramEnd"/>
      <w:r w:rsidR="00CD0A29" w:rsidRPr="00CB4B83">
        <w:rPr>
          <w:rFonts w:asciiTheme="majorEastAsia" w:eastAsiaTheme="majorEastAsia" w:hAnsiTheme="majorEastAsia" w:hint="eastAsia"/>
        </w:rPr>
        <w:t>「</w:t>
      </w:r>
      <w:r w:rsidR="00CD0A29" w:rsidRPr="00CB4B83">
        <w:rPr>
          <w:rFonts w:asciiTheme="majorEastAsia" w:eastAsiaTheme="majorEastAsia" w:hAnsiTheme="majorEastAsia"/>
          <w:noProof/>
        </w:rPr>
        <w:drawing>
          <wp:inline distT="0" distB="0" distL="0" distR="0" wp14:anchorId="319C4AB4" wp14:editId="494E288F">
            <wp:extent cx="109728" cy="127054"/>
            <wp:effectExtent l="0" t="0" r="5080" b="6350"/>
            <wp:docPr id="18788057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05702" name=""/>
                    <pic:cNvPicPr/>
                  </pic:nvPicPr>
                  <pic:blipFill>
                    <a:blip r:embed="rId11"/>
                    <a:stretch>
                      <a:fillRect/>
                    </a:stretch>
                  </pic:blipFill>
                  <pic:spPr>
                    <a:xfrm>
                      <a:off x="0" y="0"/>
                      <a:ext cx="111178" cy="128733"/>
                    </a:xfrm>
                    <a:prstGeom prst="rect">
                      <a:avLst/>
                    </a:prstGeom>
                  </pic:spPr>
                </pic:pic>
              </a:graphicData>
            </a:graphic>
          </wp:inline>
        </w:drawing>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w:t>
      </w:r>
      <w:proofErr w:type="gramStart"/>
      <w:r w:rsidR="00222CA6" w:rsidRPr="00CB4B83">
        <w:rPr>
          <w:rFonts w:asciiTheme="majorEastAsia" w:eastAsiaTheme="majorEastAsia" w:hAnsiTheme="majorEastAsia" w:hint="eastAsia"/>
        </w:rPr>
        <w:t>楚簡文字裏</w:t>
      </w:r>
      <w:proofErr w:type="gramEnd"/>
      <w:r w:rsidR="00222CA6" w:rsidRPr="00CB4B83">
        <w:rPr>
          <w:rFonts w:asciiTheme="majorEastAsia" w:eastAsiaTheme="majorEastAsia" w:hAnsiTheme="majorEastAsia" w:hint="eastAsia"/>
        </w:rPr>
        <w:t>最習見的用法是用為</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仁</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，此處</w:t>
      </w:r>
      <w:proofErr w:type="gramStart"/>
      <w:r w:rsidR="00222CA6" w:rsidRPr="00CB4B83">
        <w:rPr>
          <w:rFonts w:asciiTheme="majorEastAsia" w:eastAsiaTheme="majorEastAsia" w:hAnsiTheme="majorEastAsia" w:hint="eastAsia"/>
        </w:rPr>
        <w:t>則應讀為</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年</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，古文字</w:t>
      </w:r>
      <w:proofErr w:type="gramStart"/>
      <w:r w:rsidR="00222CA6" w:rsidRPr="00CB4B83">
        <w:rPr>
          <w:rFonts w:asciiTheme="majorEastAsia" w:eastAsiaTheme="majorEastAsia" w:hAnsiTheme="majorEastAsia" w:hint="eastAsia"/>
        </w:rPr>
        <w:t>裏</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年</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本從</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人</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得聲。</w:t>
      </w:r>
    </w:p>
  </w:footnote>
  <w:footnote w:id="25">
    <w:p w14:paraId="5A00AB85" w14:textId="1C2CDFFC" w:rsidR="002A4F4C" w:rsidRPr="00CB4B83" w:rsidRDefault="002A4F4C" w:rsidP="00AF29AB">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CD0A29"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隸作</w:t>
      </w:r>
      <w:proofErr w:type="gramEnd"/>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畫</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劃</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，《說文·聿部》：</w:t>
      </w:r>
      <w:r w:rsidR="00CD0A29"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古文畫省</w:t>
      </w:r>
      <w:proofErr w:type="gramEnd"/>
      <w:r w:rsidR="00222CA6" w:rsidRPr="00CB4B83">
        <w:rPr>
          <w:rFonts w:asciiTheme="majorEastAsia" w:eastAsiaTheme="majorEastAsia" w:hAnsiTheme="majorEastAsia" w:hint="eastAsia"/>
        </w:rPr>
        <w:t>，亦古文畫。</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《集韻》：</w:t>
      </w:r>
      <w:r w:rsidR="00CD0A29"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劃，</w:t>
      </w:r>
      <w:proofErr w:type="gramStart"/>
      <w:r w:rsidR="00222CA6" w:rsidRPr="00CB4B83">
        <w:rPr>
          <w:rFonts w:asciiTheme="majorEastAsia" w:eastAsiaTheme="majorEastAsia" w:hAnsiTheme="majorEastAsia" w:hint="eastAsia"/>
        </w:rPr>
        <w:t>裂也</w:t>
      </w:r>
      <w:proofErr w:type="gramEnd"/>
      <w:r w:rsidR="00222CA6" w:rsidRPr="00CB4B83">
        <w:rPr>
          <w:rFonts w:asciiTheme="majorEastAsia" w:eastAsiaTheme="majorEastAsia" w:hAnsiTheme="majorEastAsia" w:hint="eastAsia"/>
        </w:rPr>
        <w:t>。</w:t>
      </w:r>
      <w:r w:rsidR="00CD0A29" w:rsidRPr="00CB4B83">
        <w:rPr>
          <w:rFonts w:asciiTheme="majorEastAsia" w:eastAsiaTheme="majorEastAsia" w:hAnsiTheme="majorEastAsia" w:hint="eastAsia"/>
        </w:rPr>
        <w:t>」</w:t>
      </w:r>
      <w:r w:rsidR="00AF29AB" w:rsidRPr="00CB4B83">
        <w:rPr>
          <w:rFonts w:asciiTheme="majorEastAsia" w:eastAsiaTheme="majorEastAsia" w:hAnsiTheme="majorEastAsia" w:hint="eastAsia"/>
        </w:rPr>
        <w:t>/白於藍：不排除「</w:t>
      </w:r>
      <w:r w:rsidR="00AF29AB" w:rsidRPr="00CB4B83">
        <w:rPr>
          <w:rFonts w:asciiTheme="majorEastAsia" w:eastAsiaTheme="majorEastAsia" w:hAnsiTheme="majorEastAsia"/>
          <w:noProof/>
        </w:rPr>
        <w:drawing>
          <wp:inline distT="0" distB="0" distL="0" distR="0" wp14:anchorId="2D0DF11D" wp14:editId="7B5FA996">
            <wp:extent cx="134315" cy="151834"/>
            <wp:effectExtent l="0" t="0" r="0" b="635"/>
            <wp:docPr id="6754746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74672" name=""/>
                    <pic:cNvPicPr/>
                  </pic:nvPicPr>
                  <pic:blipFill>
                    <a:blip r:embed="rId12"/>
                    <a:stretch>
                      <a:fillRect/>
                    </a:stretch>
                  </pic:blipFill>
                  <pic:spPr>
                    <a:xfrm>
                      <a:off x="0" y="0"/>
                      <a:ext cx="135349" cy="153002"/>
                    </a:xfrm>
                    <a:prstGeom prst="rect">
                      <a:avLst/>
                    </a:prstGeom>
                  </pic:spPr>
                </pic:pic>
              </a:graphicData>
            </a:graphic>
          </wp:inline>
        </w:drawing>
      </w:r>
      <w:r w:rsidR="00AF29AB" w:rsidRPr="00CB4B83">
        <w:rPr>
          <w:rFonts w:asciiTheme="majorEastAsia" w:eastAsiaTheme="majorEastAsia" w:hAnsiTheme="majorEastAsia" w:hint="eastAsia"/>
        </w:rPr>
        <w:t>」讀「剖」的可能。/水土：「</w:t>
      </w:r>
      <w:r w:rsidR="00AF29AB" w:rsidRPr="00CB4B83">
        <w:rPr>
          <w:rFonts w:asciiTheme="majorEastAsia" w:eastAsiaTheme="majorEastAsia" w:hAnsiTheme="majorEastAsia"/>
          <w:noProof/>
        </w:rPr>
        <w:drawing>
          <wp:inline distT="0" distB="0" distL="0" distR="0" wp14:anchorId="12EF2940" wp14:editId="7C0E4AD9">
            <wp:extent cx="134315" cy="151834"/>
            <wp:effectExtent l="0" t="0" r="0" b="635"/>
            <wp:docPr id="8269390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74672" name=""/>
                    <pic:cNvPicPr/>
                  </pic:nvPicPr>
                  <pic:blipFill>
                    <a:blip r:embed="rId12"/>
                    <a:stretch>
                      <a:fillRect/>
                    </a:stretch>
                  </pic:blipFill>
                  <pic:spPr>
                    <a:xfrm>
                      <a:off x="0" y="0"/>
                      <a:ext cx="135349" cy="153002"/>
                    </a:xfrm>
                    <a:prstGeom prst="rect">
                      <a:avLst/>
                    </a:prstGeom>
                  </pic:spPr>
                </pic:pic>
              </a:graphicData>
            </a:graphic>
          </wp:inline>
        </w:drawing>
      </w:r>
      <w:r w:rsidR="00AF29AB" w:rsidRPr="00CB4B83">
        <w:rPr>
          <w:rFonts w:asciiTheme="majorEastAsia" w:eastAsiaTheme="majorEastAsia" w:hAnsiTheme="majorEastAsia" w:hint="eastAsia"/>
        </w:rPr>
        <w:t>」讀「</w:t>
      </w:r>
      <w:proofErr w:type="gramStart"/>
      <w:r w:rsidR="00AF29AB" w:rsidRPr="00CB4B83">
        <w:rPr>
          <w:rFonts w:asciiTheme="majorEastAsia" w:eastAsiaTheme="majorEastAsia" w:hAnsiTheme="majorEastAsia" w:hint="eastAsia"/>
        </w:rPr>
        <w:t>璺</w:t>
      </w:r>
      <w:proofErr w:type="gramEnd"/>
      <w:r w:rsidR="00AF29AB" w:rsidRPr="00CB4B83">
        <w:rPr>
          <w:rFonts w:asciiTheme="majorEastAsia" w:eastAsiaTheme="majorEastAsia" w:hAnsiTheme="majorEastAsia" w:hint="eastAsia"/>
        </w:rPr>
        <w:t>」，</w:t>
      </w:r>
      <w:proofErr w:type="gramStart"/>
      <w:r w:rsidR="00AF29AB" w:rsidRPr="00CB4B83">
        <w:rPr>
          <w:rFonts w:asciiTheme="majorEastAsia" w:eastAsiaTheme="majorEastAsia" w:hAnsiTheme="majorEastAsia" w:hint="eastAsia"/>
        </w:rPr>
        <w:t>裂也</w:t>
      </w:r>
      <w:proofErr w:type="gramEnd"/>
      <w:r w:rsidR="00AF29AB" w:rsidRPr="00CB4B83">
        <w:rPr>
          <w:rFonts w:asciiTheme="majorEastAsia" w:eastAsiaTheme="majorEastAsia" w:hAnsiTheme="majorEastAsia" w:hint="eastAsia"/>
        </w:rPr>
        <w:t>。</w:t>
      </w:r>
    </w:p>
  </w:footnote>
  <w:footnote w:id="26">
    <w:p w14:paraId="26EF914D" w14:textId="4AC1EC0E"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CD0A29" w:rsidRPr="00CB4B83">
        <w:rPr>
          <w:rFonts w:asciiTheme="majorEastAsia" w:eastAsiaTheme="majorEastAsia" w:hAnsiTheme="majorEastAsia" w:hint="eastAsia"/>
        </w:rPr>
        <w:t xml:space="preserve"> 整理者：</w:t>
      </w:r>
      <w:proofErr w:type="gramStart"/>
      <w:r w:rsidR="00AF29AB" w:rsidRPr="00CB4B83">
        <w:rPr>
          <w:rFonts w:asciiTheme="majorEastAsia" w:eastAsiaTheme="majorEastAsia" w:hAnsiTheme="majorEastAsia" w:hint="eastAsia"/>
        </w:rPr>
        <w:t>隸作「伾</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AF29A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倍</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即古</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背</w:t>
      </w:r>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w:t>
      </w:r>
      <w:r w:rsidR="00AF29AB"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季旭</w:t>
      </w:r>
      <w:proofErr w:type="gramStart"/>
      <w:r w:rsidR="00222CA6" w:rsidRPr="00CB4B83">
        <w:rPr>
          <w:rFonts w:asciiTheme="majorEastAsia" w:eastAsiaTheme="majorEastAsia" w:hAnsiTheme="majorEastAsia" w:hint="eastAsia"/>
        </w:rPr>
        <w:t>昇</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改</w:t>
      </w:r>
      <w:proofErr w:type="gramStart"/>
      <w:r w:rsidR="00222CA6" w:rsidRPr="00CB4B83">
        <w:rPr>
          <w:rFonts w:asciiTheme="majorEastAsia" w:eastAsiaTheme="majorEastAsia" w:hAnsiTheme="majorEastAsia" w:hint="eastAsia"/>
        </w:rPr>
        <w:t>隸作</w:t>
      </w:r>
      <w:r w:rsidR="00AF29AB" w:rsidRPr="00CB4B83">
        <w:rPr>
          <w:rFonts w:asciiTheme="majorEastAsia" w:eastAsiaTheme="majorEastAsia" w:hAnsiTheme="majorEastAsia" w:hint="eastAsia"/>
        </w:rPr>
        <w:t>「伓</w:t>
      </w:r>
      <w:proofErr w:type="gramEnd"/>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謂</w:t>
      </w:r>
      <w:r w:rsidR="00AF29A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先秦沒有</w:t>
      </w:r>
      <w:proofErr w:type="gramStart"/>
      <w:r w:rsidR="00222CA6" w:rsidRPr="00CB4B83">
        <w:rPr>
          <w:rFonts w:asciiTheme="majorEastAsia" w:eastAsiaTheme="majorEastAsia" w:hAnsiTheme="majorEastAsia" w:hint="eastAsia"/>
        </w:rPr>
        <w:t>丕</w:t>
      </w:r>
      <w:proofErr w:type="gramEnd"/>
      <w:r w:rsidR="00222CA6" w:rsidRPr="00CB4B83">
        <w:rPr>
          <w:rFonts w:asciiTheme="majorEastAsia" w:eastAsiaTheme="majorEastAsia" w:hAnsiTheme="majorEastAsia" w:hint="eastAsia"/>
        </w:rPr>
        <w:t>字，</w:t>
      </w:r>
      <w:proofErr w:type="gramStart"/>
      <w:r w:rsidR="00222CA6" w:rsidRPr="00CB4B83">
        <w:rPr>
          <w:rFonts w:asciiTheme="majorEastAsia" w:eastAsiaTheme="majorEastAsia" w:hAnsiTheme="majorEastAsia" w:hint="eastAsia"/>
        </w:rPr>
        <w:t>丕</w:t>
      </w:r>
      <w:proofErr w:type="gramEnd"/>
      <w:r w:rsidR="00222CA6" w:rsidRPr="00CB4B83">
        <w:rPr>
          <w:rFonts w:asciiTheme="majorEastAsia" w:eastAsiaTheme="majorEastAsia" w:hAnsiTheme="majorEastAsia" w:hint="eastAsia"/>
        </w:rPr>
        <w:t>字都假借</w:t>
      </w:r>
      <w:proofErr w:type="gramStart"/>
      <w:r w:rsidR="00222CA6" w:rsidRPr="00CB4B83">
        <w:rPr>
          <w:rFonts w:asciiTheme="majorEastAsia" w:eastAsiaTheme="majorEastAsia" w:hAnsiTheme="majorEastAsia" w:hint="eastAsia"/>
        </w:rPr>
        <w:t>不</w:t>
      </w:r>
      <w:proofErr w:type="gramEnd"/>
      <w:r w:rsidR="00222CA6" w:rsidRPr="00CB4B83">
        <w:rPr>
          <w:rFonts w:asciiTheme="majorEastAsia" w:eastAsiaTheme="majorEastAsia" w:hAnsiTheme="majorEastAsia" w:hint="eastAsia"/>
        </w:rPr>
        <w:t>字為之。</w:t>
      </w:r>
      <w:r w:rsidR="00AF29AB" w:rsidRPr="00CB4B83">
        <w:rPr>
          <w:rFonts w:asciiTheme="majorEastAsia" w:eastAsiaTheme="majorEastAsia" w:hAnsiTheme="majorEastAsia" w:hint="eastAsia"/>
        </w:rPr>
        <w:t>」</w:t>
      </w:r>
    </w:p>
  </w:footnote>
  <w:footnote w:id="27">
    <w:p w14:paraId="4BBFCB42" w14:textId="42AE1C2F" w:rsidR="002A4F4C" w:rsidRPr="00CB4B83" w:rsidRDefault="002A4F4C" w:rsidP="001F79F5">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C512B" w:rsidRPr="00CB4B83">
        <w:rPr>
          <w:rFonts w:asciiTheme="majorEastAsia" w:eastAsiaTheme="majorEastAsia" w:hAnsiTheme="majorEastAsia" w:hint="eastAsia"/>
        </w:rPr>
        <w:t>整理者：釋「禼」，與《說文》所列「禼」古文相近，但更繁，象頭上有三歧的動物，上下肢都有所象徵，此為「契」名的本字，傳說中商人始祖，亦作「契」。</w:t>
      </w:r>
      <w:r w:rsidR="001F79F5" w:rsidRPr="00CB4B83">
        <w:rPr>
          <w:rFonts w:asciiTheme="majorEastAsia" w:eastAsiaTheme="majorEastAsia" w:hAnsiTheme="majorEastAsia" w:hint="eastAsia"/>
        </w:rPr>
        <w:t>/黃人二：簡文「</w:t>
      </w:r>
      <w:proofErr w:type="gramStart"/>
      <w:r w:rsidR="001F79F5" w:rsidRPr="00CB4B83">
        <w:rPr>
          <w:rFonts w:asciiTheme="majorEastAsia" w:eastAsiaTheme="majorEastAsia" w:hAnsiTheme="majorEastAsia" w:hint="eastAsia"/>
        </w:rPr>
        <w:t>契</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字構形奇詭</w:t>
      </w:r>
      <w:proofErr w:type="gramEnd"/>
      <w:r w:rsidR="001F79F5" w:rsidRPr="00CB4B83">
        <w:rPr>
          <w:rFonts w:asciiTheme="majorEastAsia" w:eastAsiaTheme="majorEastAsia" w:hAnsiTheme="majorEastAsia" w:hint="eastAsia"/>
        </w:rPr>
        <w:t>，有</w:t>
      </w:r>
      <w:proofErr w:type="gramStart"/>
      <w:r w:rsidR="001F79F5" w:rsidRPr="00CB4B83">
        <w:rPr>
          <w:rFonts w:asciiTheme="majorEastAsia" w:eastAsiaTheme="majorEastAsia" w:hAnsiTheme="majorEastAsia" w:hint="eastAsia"/>
        </w:rPr>
        <w:t>似鳥蟲書之體勢</w:t>
      </w:r>
      <w:proofErr w:type="gramEnd"/>
      <w:r w:rsidR="001F79F5" w:rsidRPr="00CB4B83">
        <w:rPr>
          <w:rFonts w:asciiTheme="majorEastAsia" w:eastAsiaTheme="majorEastAsia" w:hAnsiTheme="majorEastAsia" w:hint="eastAsia"/>
        </w:rPr>
        <w:t>，意在仿古</w:t>
      </w:r>
      <w:proofErr w:type="gramStart"/>
      <w:r w:rsidR="001F79F5" w:rsidRPr="00CB4B83">
        <w:rPr>
          <w:rFonts w:asciiTheme="majorEastAsia" w:eastAsiaTheme="majorEastAsia" w:hAnsiTheme="majorEastAsia" w:hint="eastAsia"/>
        </w:rPr>
        <w:t>尊經，始其</w:t>
      </w:r>
      <w:proofErr w:type="gramEnd"/>
      <w:r w:rsidR="001F79F5" w:rsidRPr="00CB4B83">
        <w:rPr>
          <w:rFonts w:asciiTheme="majorEastAsia" w:eastAsiaTheme="majorEastAsia" w:hAnsiTheme="majorEastAsia" w:hint="eastAsia"/>
        </w:rPr>
        <w:t>初始或出入有意之創造。其後，三</w:t>
      </w:r>
      <w:proofErr w:type="gramStart"/>
      <w:r w:rsidR="001F79F5" w:rsidRPr="00CB4B83">
        <w:rPr>
          <w:rFonts w:asciiTheme="majorEastAsia" w:eastAsiaTheme="majorEastAsia" w:hAnsiTheme="majorEastAsia" w:hint="eastAsia"/>
        </w:rPr>
        <w:t>歧之形遞衍變</w:t>
      </w:r>
      <w:proofErr w:type="gramEnd"/>
      <w:r w:rsidR="001F79F5" w:rsidRPr="00CB4B83">
        <w:rPr>
          <w:rFonts w:asciiTheme="majorEastAsia" w:eastAsiaTheme="majorEastAsia" w:hAnsiTheme="majorEastAsia" w:hint="eastAsia"/>
        </w:rPr>
        <w:t>為與「</w:t>
      </w:r>
      <w:proofErr w:type="gramStart"/>
      <w:r w:rsidR="001F79F5" w:rsidRPr="00CB4B83">
        <w:rPr>
          <w:rFonts w:asciiTheme="majorEastAsia" w:eastAsiaTheme="majorEastAsia" w:hAnsiTheme="majorEastAsia" w:hint="eastAsia"/>
        </w:rPr>
        <w:t>世</w:t>
      </w:r>
      <w:proofErr w:type="gramEnd"/>
      <w:r w:rsidR="001F79F5" w:rsidRPr="00CB4B83">
        <w:rPr>
          <w:rFonts w:asciiTheme="majorEastAsia" w:eastAsiaTheme="majorEastAsia" w:hAnsiTheme="majorEastAsia" w:hint="eastAsia"/>
        </w:rPr>
        <w:t>」字字形相似，乃</w:t>
      </w:r>
      <w:proofErr w:type="gramStart"/>
      <w:r w:rsidR="001F79F5" w:rsidRPr="00CB4B83">
        <w:rPr>
          <w:rFonts w:asciiTheme="majorEastAsia" w:eastAsiaTheme="majorEastAsia" w:hAnsiTheme="majorEastAsia" w:hint="eastAsia"/>
        </w:rPr>
        <w:t>成聲符</w:t>
      </w:r>
      <w:proofErr w:type="gramEnd"/>
      <w:r w:rsidR="001F79F5" w:rsidRPr="00CB4B83">
        <w:rPr>
          <w:rFonts w:asciiTheme="majorEastAsia" w:eastAsiaTheme="majorEastAsia" w:hAnsiTheme="majorEastAsia" w:hint="eastAsia"/>
        </w:rPr>
        <w:t>。然後</w:t>
      </w:r>
      <w:proofErr w:type="gramStart"/>
      <w:r w:rsidR="001F79F5" w:rsidRPr="00CB4B83">
        <w:rPr>
          <w:rFonts w:asciiTheme="majorEastAsia" w:eastAsiaTheme="majorEastAsia" w:hAnsiTheme="majorEastAsia" w:hint="eastAsia"/>
        </w:rPr>
        <w:t>世</w:t>
      </w:r>
      <w:proofErr w:type="gramEnd"/>
      <w:r w:rsidR="001F79F5" w:rsidRPr="00CB4B83">
        <w:rPr>
          <w:rFonts w:asciiTheme="majorEastAsia" w:eastAsiaTheme="majorEastAsia" w:hAnsiTheme="majorEastAsia" w:hint="eastAsia"/>
        </w:rPr>
        <w:t>無</w:t>
      </w:r>
      <w:proofErr w:type="gramStart"/>
      <w:r w:rsidR="001F79F5" w:rsidRPr="00CB4B83">
        <w:rPr>
          <w:rFonts w:asciiTheme="majorEastAsia" w:eastAsiaTheme="majorEastAsia" w:hAnsiTheme="majorEastAsia" w:hint="eastAsia"/>
        </w:rPr>
        <w:t>有隸定成</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世</w:t>
      </w:r>
      <w:proofErr w:type="gramEnd"/>
      <w:r w:rsidR="001F79F5" w:rsidRPr="00CB4B83">
        <w:rPr>
          <w:rFonts w:asciiTheme="majorEastAsia" w:eastAsiaTheme="majorEastAsia" w:hAnsiTheme="majorEastAsia" w:hint="eastAsia"/>
        </w:rPr>
        <w:t>」與「大」結合</w:t>
      </w:r>
      <w:proofErr w:type="gramStart"/>
      <w:r w:rsidR="001F79F5" w:rsidRPr="00CB4B83">
        <w:rPr>
          <w:rFonts w:asciiTheme="majorEastAsia" w:eastAsiaTheme="majorEastAsia" w:hAnsiTheme="majorEastAsia" w:hint="eastAsia"/>
        </w:rPr>
        <w:t>之字者</w:t>
      </w:r>
      <w:proofErr w:type="gramEnd"/>
      <w:r w:rsidR="001F79F5" w:rsidRPr="00CB4B83">
        <w:rPr>
          <w:rFonts w:asciiTheme="majorEastAsia" w:eastAsiaTheme="majorEastAsia" w:hAnsiTheme="majorEastAsia" w:hint="eastAsia"/>
        </w:rPr>
        <w:t>，則當</w:t>
      </w:r>
      <w:proofErr w:type="gramStart"/>
      <w:r w:rsidR="001F79F5" w:rsidRPr="00CB4B83">
        <w:rPr>
          <w:rFonts w:asciiTheme="majorEastAsia" w:eastAsiaTheme="majorEastAsia" w:hAnsiTheme="majorEastAsia" w:hint="eastAsia"/>
        </w:rPr>
        <w:t>為音「介</w:t>
      </w:r>
      <w:proofErr w:type="gramEnd"/>
      <w:r w:rsidR="001F79F5" w:rsidRPr="00CB4B83">
        <w:rPr>
          <w:rFonts w:asciiTheme="majorEastAsia" w:eastAsiaTheme="majorEastAsia" w:hAnsiTheme="majorEastAsia" w:hint="eastAsia"/>
        </w:rPr>
        <w:t>」之「丯」字，即三歧之形九十度斜置，後世又加「刀」形為「契」字，表示其契刻之意。/ 蘇建洲：字形「萬」「禼」為一字分化。劉釗以為先秦無「禼」，「禼」為「萬」之變形；趙平安以為「禼」是由「萬」分化出來的一個字。</w:t>
      </w:r>
    </w:p>
  </w:footnote>
  <w:footnote w:id="28">
    <w:p w14:paraId="786974F7" w14:textId="7E7410DD"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C512B" w:rsidRPr="00CB4B83">
        <w:rPr>
          <w:rFonts w:asciiTheme="majorEastAsia" w:eastAsiaTheme="majorEastAsia" w:hAnsiTheme="majorEastAsia" w:hint="eastAsia"/>
        </w:rPr>
        <w:t>整理者：</w:t>
      </w:r>
      <w:proofErr w:type="gramStart"/>
      <w:r w:rsidR="00222CA6" w:rsidRPr="00CB4B83">
        <w:rPr>
          <w:rFonts w:asciiTheme="majorEastAsia" w:eastAsiaTheme="majorEastAsia" w:hAnsiTheme="majorEastAsia" w:hint="eastAsia"/>
        </w:rPr>
        <w:t>隸作</w:t>
      </w:r>
      <w:proofErr w:type="gramEnd"/>
      <w:r w:rsidR="00BC512B" w:rsidRPr="00CB4B83">
        <w:rPr>
          <w:rFonts w:asciiTheme="majorEastAsia" w:eastAsiaTheme="majorEastAsia" w:hAnsiTheme="majorEastAsia"/>
          <w:noProof/>
        </w:rPr>
        <w:drawing>
          <wp:inline distT="0" distB="0" distL="0" distR="0" wp14:anchorId="13958612" wp14:editId="6A4524F2">
            <wp:extent cx="84870" cy="120776"/>
            <wp:effectExtent l="0" t="0" r="0" b="0"/>
            <wp:docPr id="738856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8346" name=""/>
                    <pic:cNvPicPr/>
                  </pic:nvPicPr>
                  <pic:blipFill>
                    <a:blip r:embed="rId13"/>
                    <a:stretch>
                      <a:fillRect/>
                    </a:stretch>
                  </pic:blipFill>
                  <pic:spPr>
                    <a:xfrm>
                      <a:off x="0" y="0"/>
                      <a:ext cx="89957" cy="128015"/>
                    </a:xfrm>
                    <a:prstGeom prst="rect">
                      <a:avLst/>
                    </a:prstGeom>
                  </pic:spPr>
                </pic:pic>
              </a:graphicData>
            </a:graphic>
          </wp:inline>
        </w:drawing>
      </w:r>
      <w:r w:rsidR="00222CA6" w:rsidRPr="00CB4B83">
        <w:rPr>
          <w:rFonts w:asciiTheme="majorEastAsia" w:eastAsiaTheme="majorEastAsia" w:hAnsiTheme="majorEastAsia" w:hint="eastAsia"/>
        </w:rPr>
        <w:t>，讀為</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，若</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以</w:t>
      </w:r>
      <w:proofErr w:type="gramStart"/>
      <w:r w:rsidR="00222CA6" w:rsidRPr="00CB4B83">
        <w:rPr>
          <w:rFonts w:asciiTheme="majorEastAsia" w:eastAsiaTheme="majorEastAsia" w:hAnsiTheme="majorEastAsia" w:hint="eastAsia"/>
        </w:rPr>
        <w:t>戎</w:t>
      </w:r>
      <w:proofErr w:type="gramEnd"/>
      <w:r w:rsidR="00222CA6" w:rsidRPr="00CB4B83">
        <w:rPr>
          <w:rFonts w:asciiTheme="majorEastAsia" w:eastAsiaTheme="majorEastAsia" w:hAnsiTheme="majorEastAsia" w:hint="eastAsia"/>
        </w:rPr>
        <w:t>得聲，與為泥</w:t>
      </w:r>
      <w:proofErr w:type="gramStart"/>
      <w:r w:rsidR="00222CA6" w:rsidRPr="00CB4B83">
        <w:rPr>
          <w:rFonts w:asciiTheme="majorEastAsia" w:eastAsiaTheme="majorEastAsia" w:hAnsiTheme="majorEastAsia" w:hint="eastAsia"/>
        </w:rPr>
        <w:t>紐</w:t>
      </w:r>
      <w:proofErr w:type="gramEnd"/>
      <w:r w:rsidR="00222CA6" w:rsidRPr="00CB4B83">
        <w:rPr>
          <w:rFonts w:asciiTheme="majorEastAsia" w:eastAsiaTheme="majorEastAsia" w:hAnsiTheme="majorEastAsia" w:hint="eastAsia"/>
        </w:rPr>
        <w:t>雙聲，若從心</w:t>
      </w:r>
      <w:proofErr w:type="gramStart"/>
      <w:r w:rsidR="00222CA6" w:rsidRPr="00CB4B83">
        <w:rPr>
          <w:rFonts w:asciiTheme="majorEastAsia" w:eastAsiaTheme="majorEastAsia" w:hAnsiTheme="majorEastAsia" w:hint="eastAsia"/>
        </w:rPr>
        <w:t>紐</w:t>
      </w:r>
      <w:proofErr w:type="gramEnd"/>
      <w:r w:rsidR="00222CA6" w:rsidRPr="00CB4B83">
        <w:rPr>
          <w:rFonts w:asciiTheme="majorEastAsia" w:eastAsiaTheme="majorEastAsia" w:hAnsiTheme="majorEastAsia" w:hint="eastAsia"/>
        </w:rPr>
        <w:t>則</w:t>
      </w:r>
      <w:proofErr w:type="gramStart"/>
      <w:r w:rsidR="00222CA6" w:rsidRPr="00CB4B83">
        <w:rPr>
          <w:rFonts w:asciiTheme="majorEastAsia" w:eastAsiaTheme="majorEastAsia" w:hAnsiTheme="majorEastAsia" w:hint="eastAsia"/>
        </w:rPr>
        <w:t>其音不諧</w:t>
      </w:r>
      <w:proofErr w:type="gramEnd"/>
      <w:r w:rsidR="00222CA6" w:rsidRPr="00CB4B83">
        <w:rPr>
          <w:rFonts w:asciiTheme="majorEastAsia" w:eastAsiaTheme="majorEastAsia" w:hAnsiTheme="majorEastAsia" w:hint="eastAsia"/>
        </w:rPr>
        <w:t>。字金文中</w:t>
      </w:r>
      <w:proofErr w:type="gramStart"/>
      <w:r w:rsidR="00222CA6" w:rsidRPr="00CB4B83">
        <w:rPr>
          <w:rFonts w:asciiTheme="majorEastAsia" w:eastAsiaTheme="majorEastAsia" w:hAnsiTheme="majorEastAsia" w:hint="eastAsia"/>
        </w:rPr>
        <w:t>通作乃</w:t>
      </w:r>
      <w:proofErr w:type="gramEnd"/>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w:t>
      </w:r>
      <w:proofErr w:type="gramEnd"/>
      <w:r w:rsidR="00222CA6" w:rsidRPr="00CB4B83">
        <w:rPr>
          <w:rFonts w:asciiTheme="majorEastAsia" w:eastAsiaTheme="majorEastAsia" w:hAnsiTheme="majorEastAsia" w:hint="eastAsia"/>
        </w:rPr>
        <w:t>也</w:t>
      </w:r>
      <w:proofErr w:type="gramStart"/>
      <w:r w:rsidR="00222CA6" w:rsidRPr="00CB4B83">
        <w:rPr>
          <w:rFonts w:asciiTheme="majorEastAsia" w:eastAsiaTheme="majorEastAsia" w:hAnsiTheme="majorEastAsia" w:hint="eastAsia"/>
        </w:rPr>
        <w:t>有隸作</w:t>
      </w:r>
      <w:proofErr w:type="gramEnd"/>
      <w:r w:rsidR="00BC512B" w:rsidRPr="00CB4B83">
        <w:rPr>
          <w:rFonts w:asciiTheme="majorEastAsia" w:eastAsiaTheme="majorEastAsia" w:hAnsiTheme="majorEastAsia" w:hint="eastAsia"/>
        </w:rPr>
        <w:t>「</w:t>
      </w:r>
      <w:r w:rsidR="00BC512B" w:rsidRPr="00CB4B83">
        <w:rPr>
          <w:rFonts w:asciiTheme="majorEastAsia" w:eastAsiaTheme="majorEastAsia" w:hAnsiTheme="majorEastAsia"/>
          <w:noProof/>
        </w:rPr>
        <w:drawing>
          <wp:inline distT="0" distB="0" distL="0" distR="0" wp14:anchorId="41CDDAE0" wp14:editId="2C0106D4">
            <wp:extent cx="117043" cy="131674"/>
            <wp:effectExtent l="0" t="0" r="0" b="1905"/>
            <wp:docPr id="18300010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1057" name=""/>
                    <pic:cNvPicPr/>
                  </pic:nvPicPr>
                  <pic:blipFill>
                    <a:blip r:embed="rId14"/>
                    <a:stretch>
                      <a:fillRect/>
                    </a:stretch>
                  </pic:blipFill>
                  <pic:spPr>
                    <a:xfrm>
                      <a:off x="0" y="0"/>
                      <a:ext cx="117790" cy="132514"/>
                    </a:xfrm>
                    <a:prstGeom prst="rect">
                      <a:avLst/>
                    </a:prstGeom>
                  </pic:spPr>
                </pic:pic>
              </a:graphicData>
            </a:graphic>
          </wp:inline>
        </w:drawing>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BC512B" w:rsidRPr="00CB4B83">
        <w:rPr>
          <w:rFonts w:asciiTheme="majorEastAsia" w:eastAsiaTheme="majorEastAsia" w:hAnsiTheme="majorEastAsia" w:hint="eastAsia"/>
        </w:rPr>
        <w:t>《楚辭·離騷》「望瑤</w:t>
      </w:r>
      <w:proofErr w:type="gramStart"/>
      <w:r w:rsidR="00BC512B" w:rsidRPr="00CB4B83">
        <w:rPr>
          <w:rFonts w:asciiTheme="majorEastAsia" w:eastAsiaTheme="majorEastAsia" w:hAnsiTheme="majorEastAsia" w:hint="eastAsia"/>
        </w:rPr>
        <w:t>臺</w:t>
      </w:r>
      <w:proofErr w:type="gramEnd"/>
      <w:r w:rsidR="00BC512B" w:rsidRPr="00CB4B83">
        <w:rPr>
          <w:rFonts w:asciiTheme="majorEastAsia" w:eastAsiaTheme="majorEastAsia" w:hAnsiTheme="majorEastAsia" w:hint="eastAsia"/>
        </w:rPr>
        <w:t>之</w:t>
      </w:r>
      <w:proofErr w:type="gramStart"/>
      <w:r w:rsidR="00BC512B" w:rsidRPr="00CB4B83">
        <w:rPr>
          <w:rFonts w:asciiTheme="majorEastAsia" w:eastAsiaTheme="majorEastAsia" w:hAnsiTheme="majorEastAsia" w:hint="eastAsia"/>
        </w:rPr>
        <w:t>偃蹇</w:t>
      </w:r>
      <w:proofErr w:type="gramEnd"/>
      <w:r w:rsidR="00BC512B" w:rsidRPr="00CB4B83">
        <w:rPr>
          <w:rFonts w:asciiTheme="majorEastAsia" w:eastAsiaTheme="majorEastAsia" w:hAnsiTheme="majorEastAsia" w:hint="eastAsia"/>
        </w:rPr>
        <w:t>兮，見有</w:t>
      </w:r>
      <w:proofErr w:type="gramStart"/>
      <w:ins w:id="6" w:author="MAK, Chi Ki Caily [CHL]" w:date="2025-02-13T17:05:00Z" w16du:dateUtc="2025-02-13T09:05:00Z">
        <w:r w:rsidR="002A60BF" w:rsidRPr="00BC0BEA">
          <w:rPr>
            <w:rFonts w:asciiTheme="majorEastAsia" w:eastAsiaTheme="majorEastAsia" w:hAnsiTheme="majorEastAsia" w:hint="eastAsia"/>
          </w:rPr>
          <w:t>娀</w:t>
        </w:r>
      </w:ins>
      <w:proofErr w:type="gramEnd"/>
      <w:del w:id="7" w:author="MAK, Chi Ki Caily [CHL]" w:date="2025-02-13T17:05:00Z" w16du:dateUtc="2025-02-13T09:05:00Z">
        <w:r w:rsidR="00BC512B" w:rsidRPr="00CB4B83" w:rsidDel="002A60BF">
          <w:rPr>
            <w:rFonts w:asciiTheme="majorEastAsia" w:eastAsiaTheme="majorEastAsia" w:hAnsiTheme="majorEastAsia" w:hint="eastAsia"/>
          </w:rPr>
          <w:delText>戎</w:delText>
        </w:r>
      </w:del>
      <w:r w:rsidR="00BC512B" w:rsidRPr="00CB4B83">
        <w:rPr>
          <w:rFonts w:asciiTheme="majorEastAsia" w:eastAsiaTheme="majorEastAsia" w:hAnsiTheme="majorEastAsia" w:hint="eastAsia"/>
        </w:rPr>
        <w:t>之</w:t>
      </w:r>
      <w:proofErr w:type="gramStart"/>
      <w:r w:rsidR="00BC512B" w:rsidRPr="00CB4B83">
        <w:rPr>
          <w:rFonts w:asciiTheme="majorEastAsia" w:eastAsiaTheme="majorEastAsia" w:hAnsiTheme="majorEastAsia" w:hint="eastAsia"/>
        </w:rPr>
        <w:t>佚</w:t>
      </w:r>
      <w:proofErr w:type="gramEnd"/>
      <w:r w:rsidR="00BC512B" w:rsidRPr="00CB4B83">
        <w:rPr>
          <w:rFonts w:asciiTheme="majorEastAsia" w:eastAsiaTheme="majorEastAsia" w:hAnsiTheme="majorEastAsia" w:hint="eastAsia"/>
        </w:rPr>
        <w:t>女」，有</w:t>
      </w:r>
      <w:proofErr w:type="gramStart"/>
      <w:r w:rsidR="00BC512B"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氏之</w:t>
      </w:r>
      <w:proofErr w:type="gramStart"/>
      <w:r w:rsidR="00BC512B" w:rsidRPr="00CB4B83">
        <w:rPr>
          <w:rFonts w:asciiTheme="majorEastAsia" w:eastAsiaTheme="majorEastAsia" w:hAnsiTheme="majorEastAsia" w:hint="eastAsia"/>
        </w:rPr>
        <w:t>佚</w:t>
      </w:r>
      <w:proofErr w:type="gramEnd"/>
      <w:r w:rsidR="00BC512B" w:rsidRPr="00CB4B83">
        <w:rPr>
          <w:rFonts w:asciiTheme="majorEastAsia" w:eastAsiaTheme="majorEastAsia" w:hAnsiTheme="majorEastAsia" w:hint="eastAsia"/>
        </w:rPr>
        <w:t>女為簡狄即</w:t>
      </w:r>
      <w:proofErr w:type="gramStart"/>
      <w:r w:rsidR="00BC512B" w:rsidRPr="00CB4B83">
        <w:rPr>
          <w:rFonts w:asciiTheme="majorEastAsia" w:eastAsiaTheme="majorEastAsia" w:hAnsiTheme="majorEastAsia" w:hint="eastAsia"/>
        </w:rPr>
        <w:t>契</w:t>
      </w:r>
      <w:proofErr w:type="gramEnd"/>
      <w:r w:rsidR="00BC512B" w:rsidRPr="00CB4B83">
        <w:rPr>
          <w:rFonts w:asciiTheme="majorEastAsia" w:eastAsiaTheme="majorEastAsia" w:hAnsiTheme="majorEastAsia" w:hint="eastAsia"/>
        </w:rPr>
        <w:t>之母。/</w:t>
      </w:r>
      <w:r w:rsidR="00222CA6" w:rsidRPr="00CB4B83">
        <w:rPr>
          <w:rFonts w:asciiTheme="majorEastAsia" w:eastAsiaTheme="majorEastAsia" w:hAnsiTheme="majorEastAsia" w:hint="eastAsia"/>
        </w:rPr>
        <w:t>李學勤</w:t>
      </w:r>
      <w:r w:rsidR="00BC512B" w:rsidRPr="00CB4B83">
        <w:rPr>
          <w:rFonts w:asciiTheme="majorEastAsia" w:eastAsiaTheme="majorEastAsia" w:hAnsiTheme="majorEastAsia" w:hint="eastAsia"/>
        </w:rPr>
        <w:t>：「</w:t>
      </w:r>
      <w:proofErr w:type="gramStart"/>
      <w:r w:rsidR="00BC512B" w:rsidRPr="00CB4B83">
        <w:rPr>
          <w:rFonts w:asciiTheme="majorEastAsia" w:eastAsiaTheme="majorEastAsia" w:hAnsiTheme="majorEastAsia" w:hint="eastAsia"/>
        </w:rPr>
        <w:t>迺</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乃</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通，當即</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有仍氏</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，恐有誤。</w:t>
      </w:r>
      <w:r w:rsidR="00BC512B"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徐在國：《說文》</w:t>
      </w:r>
      <w:r w:rsidR="00BC512B" w:rsidRPr="00CB4B83">
        <w:rPr>
          <w:rFonts w:asciiTheme="majorEastAsia" w:eastAsiaTheme="majorEastAsia" w:hAnsiTheme="majorEastAsia" w:hint="eastAsia"/>
        </w:rPr>
        <w:t>說「</w:t>
      </w:r>
      <w:r w:rsidR="00BC512B" w:rsidRPr="00CB4B83">
        <w:rPr>
          <w:rFonts w:asciiTheme="majorEastAsia" w:eastAsiaTheme="majorEastAsia" w:hAnsiTheme="majorEastAsia"/>
          <w:noProof/>
        </w:rPr>
        <w:drawing>
          <wp:inline distT="0" distB="0" distL="0" distR="0" wp14:anchorId="2ED7588C" wp14:editId="166CAE95">
            <wp:extent cx="84870" cy="120776"/>
            <wp:effectExtent l="0" t="0" r="0" b="0"/>
            <wp:docPr id="9668404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8346" name=""/>
                    <pic:cNvPicPr/>
                  </pic:nvPicPr>
                  <pic:blipFill>
                    <a:blip r:embed="rId13"/>
                    <a:stretch>
                      <a:fillRect/>
                    </a:stretch>
                  </pic:blipFill>
                  <pic:spPr>
                    <a:xfrm>
                      <a:off x="0" y="0"/>
                      <a:ext cx="89957" cy="128015"/>
                    </a:xfrm>
                    <a:prstGeom prst="rect">
                      <a:avLst/>
                    </a:prstGeom>
                  </pic:spPr>
                </pic:pic>
              </a:graphicData>
            </a:graphic>
          </wp:inline>
        </w:drawing>
      </w:r>
      <w:r w:rsidR="00BC512B" w:rsidRPr="00CB4B83">
        <w:rPr>
          <w:rFonts w:asciiTheme="majorEastAsia" w:eastAsiaTheme="majorEastAsia" w:hAnsiTheme="majorEastAsia" w:hint="eastAsia"/>
        </w:rPr>
        <w:t>」讀若</w:t>
      </w:r>
      <w:proofErr w:type="gramStart"/>
      <w:r w:rsidR="00BC512B" w:rsidRPr="00CB4B83">
        <w:rPr>
          <w:rFonts w:asciiTheme="majorEastAsia" w:eastAsiaTheme="majorEastAsia" w:hAnsiTheme="majorEastAsia" w:hint="eastAsia"/>
        </w:rPr>
        <w:t>仍</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典籍中</w:t>
      </w:r>
      <w:proofErr w:type="gramStart"/>
      <w:r w:rsidR="00222CA6" w:rsidRPr="00CB4B83">
        <w:rPr>
          <w:rFonts w:asciiTheme="majorEastAsia" w:eastAsiaTheme="majorEastAsia" w:hAnsiTheme="majorEastAsia" w:hint="eastAsia"/>
        </w:rPr>
        <w:t>戎</w:t>
      </w:r>
      <w:proofErr w:type="gramEnd"/>
      <w:r w:rsidR="00222CA6" w:rsidRPr="00CB4B83">
        <w:rPr>
          <w:rFonts w:asciiTheme="majorEastAsia" w:eastAsiaTheme="majorEastAsia" w:hAnsiTheme="majorEastAsia" w:hint="eastAsia"/>
        </w:rPr>
        <w:t>、仍二字相通。如：《左傳·昭公四年》：</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夏桀為仍之會。</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《韓非子·十過》</w:t>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仍作</w:t>
      </w:r>
      <w:proofErr w:type="gramStart"/>
      <w:r w:rsidR="00222CA6" w:rsidRPr="00CB4B83">
        <w:rPr>
          <w:rFonts w:asciiTheme="majorEastAsia" w:eastAsiaTheme="majorEastAsia" w:hAnsiTheme="majorEastAsia" w:hint="eastAsia"/>
        </w:rPr>
        <w:t>戎</w:t>
      </w:r>
      <w:proofErr w:type="gramEnd"/>
      <w:r w:rsidR="00222CA6" w:rsidRPr="00CB4B83">
        <w:rPr>
          <w:rFonts w:asciiTheme="majorEastAsia" w:eastAsiaTheme="majorEastAsia" w:hAnsiTheme="majorEastAsia" w:hint="eastAsia"/>
        </w:rPr>
        <w:t>。</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字從</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戎</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聲，因此，</w:t>
      </w:r>
      <w:r w:rsidR="00BC512B" w:rsidRPr="00CB4B83">
        <w:rPr>
          <w:rFonts w:asciiTheme="majorEastAsia" w:eastAsiaTheme="majorEastAsia" w:hAnsiTheme="majorEastAsia" w:hint="eastAsia"/>
        </w:rPr>
        <w:t>「</w:t>
      </w:r>
      <w:r w:rsidR="00BC512B" w:rsidRPr="00CB4B83">
        <w:rPr>
          <w:rFonts w:asciiTheme="majorEastAsia" w:eastAsiaTheme="majorEastAsia" w:hAnsiTheme="majorEastAsia"/>
          <w:noProof/>
        </w:rPr>
        <w:drawing>
          <wp:inline distT="0" distB="0" distL="0" distR="0" wp14:anchorId="169C6A76" wp14:editId="09ACED1D">
            <wp:extent cx="117043" cy="131674"/>
            <wp:effectExtent l="0" t="0" r="0" b="1905"/>
            <wp:docPr id="13348530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1057" name=""/>
                    <pic:cNvPicPr/>
                  </pic:nvPicPr>
                  <pic:blipFill>
                    <a:blip r:embed="rId14"/>
                    <a:stretch>
                      <a:fillRect/>
                    </a:stretch>
                  </pic:blipFill>
                  <pic:spPr>
                    <a:xfrm>
                      <a:off x="0" y="0"/>
                      <a:ext cx="117790" cy="132514"/>
                    </a:xfrm>
                    <a:prstGeom prst="rect">
                      <a:avLst/>
                    </a:prstGeom>
                  </pic:spPr>
                </pic:pic>
              </a:graphicData>
            </a:graphic>
          </wp:inline>
        </w:drawing>
      </w:r>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可讀為</w:t>
      </w:r>
      <w:r w:rsidR="00BC512B"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娀</w:t>
      </w:r>
      <w:proofErr w:type="gramEnd"/>
      <w:r w:rsidR="00BC512B"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1F79F5" w:rsidRPr="00CB4B83">
        <w:rPr>
          <w:rFonts w:asciiTheme="majorEastAsia" w:eastAsiaTheme="majorEastAsia" w:hAnsiTheme="majorEastAsia" w:hint="eastAsia"/>
        </w:rPr>
        <w:t>/ 張桂光：</w:t>
      </w:r>
      <w:proofErr w:type="gramStart"/>
      <w:r w:rsidR="001F79F5" w:rsidRPr="00CB4B83">
        <w:rPr>
          <w:rFonts w:asciiTheme="majorEastAsia" w:eastAsiaTheme="majorEastAsia" w:hAnsiTheme="majorEastAsia" w:hint="eastAsia"/>
        </w:rPr>
        <w:t>疑當釋為</w:t>
      </w:r>
      <w:proofErr w:type="gramEnd"/>
      <w:r w:rsidR="001F79F5" w:rsidRPr="00CB4B83">
        <w:rPr>
          <w:rFonts w:asciiTheme="majorEastAsia" w:eastAsiaTheme="majorEastAsia" w:hAnsiTheme="majorEastAsia" w:hint="eastAsia"/>
        </w:rPr>
        <w:t>與「</w:t>
      </w:r>
      <w:proofErr w:type="gramStart"/>
      <w:r w:rsidR="001F79F5" w:rsidRPr="00CB4B83">
        <w:rPr>
          <w:rFonts w:asciiTheme="majorEastAsia" w:eastAsiaTheme="majorEastAsia" w:hAnsiTheme="majorEastAsia" w:hint="eastAsia"/>
        </w:rPr>
        <w:t>迺</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形近的</w:t>
      </w:r>
      <w:proofErr w:type="gramEnd"/>
      <w:r w:rsidR="001F79F5" w:rsidRPr="00CB4B83">
        <w:rPr>
          <w:rFonts w:asciiTheme="majorEastAsia" w:eastAsiaTheme="majorEastAsia" w:hAnsiTheme="majorEastAsia" w:hint="eastAsia"/>
        </w:rPr>
        <w:t>「</w:t>
      </w:r>
      <w:proofErr w:type="gramStart"/>
      <w:r w:rsidR="001F79F5" w:rsidRPr="00CB4B83">
        <w:rPr>
          <w:rFonts w:asciiTheme="majorEastAsia" w:eastAsiaTheme="majorEastAsia" w:hAnsiTheme="majorEastAsia" w:hint="eastAsia"/>
        </w:rPr>
        <w:t>卣</w:t>
      </w:r>
      <w:proofErr w:type="gramEnd"/>
      <w:r w:rsidR="001F79F5" w:rsidRPr="00CB4B83">
        <w:rPr>
          <w:rFonts w:asciiTheme="majorEastAsia" w:eastAsiaTheme="majorEastAsia" w:hAnsiTheme="majorEastAsia" w:hint="eastAsia"/>
        </w:rPr>
        <w:t>」，讀「</w:t>
      </w:r>
      <w:proofErr w:type="gramStart"/>
      <w:r w:rsidR="001F79F5" w:rsidRPr="00CB4B83">
        <w:rPr>
          <w:rFonts w:asciiTheme="majorEastAsia" w:eastAsiaTheme="majorEastAsia" w:hAnsiTheme="majorEastAsia" w:hint="eastAsia"/>
        </w:rPr>
        <w:t>娀</w:t>
      </w:r>
      <w:proofErr w:type="gramEnd"/>
      <w:r w:rsidR="001F79F5" w:rsidRPr="00CB4B83">
        <w:rPr>
          <w:rFonts w:asciiTheme="majorEastAsia" w:eastAsiaTheme="majorEastAsia" w:hAnsiTheme="majorEastAsia" w:hint="eastAsia"/>
        </w:rPr>
        <w:t>」。/ 李學勤：「禼」母《詩經》《史記·殷本紀》均記為「有娀氏」。簡文云「有</w:t>
      </w:r>
      <w:proofErr w:type="gramStart"/>
      <w:r w:rsidR="001F79F5" w:rsidRPr="00CB4B83">
        <w:rPr>
          <w:rFonts w:asciiTheme="majorEastAsia" w:eastAsiaTheme="majorEastAsia" w:hAnsiTheme="majorEastAsia" w:hint="eastAsia"/>
        </w:rPr>
        <w:t>迺</w:t>
      </w:r>
      <w:proofErr w:type="gramEnd"/>
      <w:r w:rsidR="001F79F5" w:rsidRPr="00CB4B83">
        <w:rPr>
          <w:rFonts w:asciiTheme="majorEastAsia" w:eastAsiaTheme="majorEastAsia" w:hAnsiTheme="majorEastAsia" w:hint="eastAsia"/>
        </w:rPr>
        <w:t>氏之女」，「</w:t>
      </w:r>
      <w:proofErr w:type="gramStart"/>
      <w:r w:rsidR="001F79F5" w:rsidRPr="00CB4B83">
        <w:rPr>
          <w:rFonts w:asciiTheme="majorEastAsia" w:eastAsiaTheme="majorEastAsia" w:hAnsiTheme="majorEastAsia" w:hint="eastAsia"/>
        </w:rPr>
        <w:t>迺</w:t>
      </w:r>
      <w:proofErr w:type="gramEnd"/>
      <w:r w:rsidR="001F79F5" w:rsidRPr="00CB4B83">
        <w:rPr>
          <w:rFonts w:asciiTheme="majorEastAsia" w:eastAsiaTheme="majorEastAsia" w:hAnsiTheme="majorEastAsia" w:hint="eastAsia"/>
        </w:rPr>
        <w:t>」與「乃」通，當即「</w:t>
      </w:r>
      <w:proofErr w:type="gramStart"/>
      <w:r w:rsidR="001F79F5" w:rsidRPr="00CB4B83">
        <w:rPr>
          <w:rFonts w:asciiTheme="majorEastAsia" w:eastAsiaTheme="majorEastAsia" w:hAnsiTheme="majorEastAsia" w:hint="eastAsia"/>
        </w:rPr>
        <w:t>有仍氏</w:t>
      </w:r>
      <w:proofErr w:type="gramEnd"/>
      <w:r w:rsidR="001F79F5" w:rsidRPr="00CB4B83">
        <w:rPr>
          <w:rFonts w:asciiTheme="majorEastAsia" w:eastAsiaTheme="majorEastAsia" w:hAnsiTheme="majorEastAsia" w:hint="eastAsia"/>
        </w:rPr>
        <w:t>」，恐有誤。</w:t>
      </w:r>
    </w:p>
  </w:footnote>
  <w:footnote w:id="29">
    <w:p w14:paraId="5390C80D" w14:textId="62F8D06B" w:rsidR="002A4F4C" w:rsidRPr="00CB4B83" w:rsidRDefault="002A4F4C" w:rsidP="00E452EE">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1F79F5"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央</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，央、瑤聲</w:t>
      </w:r>
      <w:proofErr w:type="gramStart"/>
      <w:r w:rsidR="00222CA6" w:rsidRPr="00CB4B83">
        <w:rPr>
          <w:rFonts w:asciiTheme="majorEastAsia" w:eastAsiaTheme="majorEastAsia" w:hAnsiTheme="majorEastAsia" w:hint="eastAsia"/>
        </w:rPr>
        <w:t>紐通轉</w:t>
      </w:r>
      <w:proofErr w:type="gramEnd"/>
      <w:r w:rsidR="00222CA6" w:rsidRPr="00CB4B83">
        <w:rPr>
          <w:rFonts w:asciiTheme="majorEastAsia" w:eastAsiaTheme="majorEastAsia" w:hAnsiTheme="majorEastAsia" w:hint="eastAsia"/>
        </w:rPr>
        <w:t>而假借。《楚辭·離騷》：</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望瑤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之</w:t>
      </w:r>
      <w:proofErr w:type="gramStart"/>
      <w:r w:rsidR="00222CA6" w:rsidRPr="00CB4B83">
        <w:rPr>
          <w:rFonts w:asciiTheme="majorEastAsia" w:eastAsiaTheme="majorEastAsia" w:hAnsiTheme="majorEastAsia" w:hint="eastAsia"/>
        </w:rPr>
        <w:t>偃蹇</w:t>
      </w:r>
      <w:proofErr w:type="gramEnd"/>
      <w:r w:rsidR="00222CA6" w:rsidRPr="00CB4B83">
        <w:rPr>
          <w:rFonts w:asciiTheme="majorEastAsia" w:eastAsiaTheme="majorEastAsia" w:hAnsiTheme="majorEastAsia" w:hint="eastAsia"/>
        </w:rPr>
        <w:t>兮，見有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之</w:t>
      </w:r>
      <w:proofErr w:type="gramStart"/>
      <w:r w:rsidR="00222CA6" w:rsidRPr="00CB4B83">
        <w:rPr>
          <w:rFonts w:asciiTheme="majorEastAsia" w:eastAsiaTheme="majorEastAsia" w:hAnsiTheme="majorEastAsia" w:hint="eastAsia"/>
        </w:rPr>
        <w:t>佚</w:t>
      </w:r>
      <w:proofErr w:type="gramEnd"/>
      <w:r w:rsidR="00222CA6" w:rsidRPr="00CB4B83">
        <w:rPr>
          <w:rFonts w:asciiTheme="majorEastAsia" w:eastAsiaTheme="majorEastAsia" w:hAnsiTheme="majorEastAsia" w:hint="eastAsia"/>
        </w:rPr>
        <w:t>女。</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《漢書·揚雄傳上》：</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初</w:t>
      </w:r>
      <w:proofErr w:type="gramStart"/>
      <w:r w:rsidR="00222CA6" w:rsidRPr="00CB4B83">
        <w:rPr>
          <w:rFonts w:asciiTheme="majorEastAsia" w:eastAsiaTheme="majorEastAsia" w:hAnsiTheme="majorEastAsia" w:hint="eastAsia"/>
        </w:rPr>
        <w:t>纍</w:t>
      </w:r>
      <w:proofErr w:type="gramEnd"/>
      <w:r w:rsidR="00222CA6" w:rsidRPr="00CB4B83">
        <w:rPr>
          <w:rFonts w:asciiTheme="majorEastAsia" w:eastAsiaTheme="majorEastAsia" w:hAnsiTheme="majorEastAsia" w:hint="eastAsia"/>
        </w:rPr>
        <w:t>棄彼</w:t>
      </w:r>
      <w:proofErr w:type="gramStart"/>
      <w:r w:rsidR="00222CA6" w:rsidRPr="00CB4B83">
        <w:rPr>
          <w:rFonts w:asciiTheme="majorEastAsia" w:eastAsiaTheme="majorEastAsia" w:hAnsiTheme="majorEastAsia" w:hint="eastAsia"/>
        </w:rPr>
        <w:t>虙妃兮，更思瑤臺之逸女</w:t>
      </w:r>
      <w:proofErr w:type="gramEnd"/>
      <w:r w:rsidR="00222CA6" w:rsidRPr="00CB4B83">
        <w:rPr>
          <w:rFonts w:asciiTheme="majorEastAsia" w:eastAsiaTheme="majorEastAsia" w:hAnsiTheme="majorEastAsia" w:hint="eastAsia"/>
        </w:rPr>
        <w:t>。</w:t>
      </w:r>
      <w:r w:rsidR="001F79F5"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氏之</w:t>
      </w:r>
      <w:proofErr w:type="gramStart"/>
      <w:r w:rsidR="00222CA6" w:rsidRPr="00CB4B83">
        <w:rPr>
          <w:rFonts w:asciiTheme="majorEastAsia" w:eastAsiaTheme="majorEastAsia" w:hAnsiTheme="majorEastAsia" w:hint="eastAsia"/>
        </w:rPr>
        <w:t>佚</w:t>
      </w:r>
      <w:proofErr w:type="gramEnd"/>
      <w:r w:rsidR="00222CA6" w:rsidRPr="00CB4B83">
        <w:rPr>
          <w:rFonts w:asciiTheme="majorEastAsia" w:eastAsiaTheme="majorEastAsia" w:hAnsiTheme="majorEastAsia" w:hint="eastAsia"/>
        </w:rPr>
        <w:t>女</w:t>
      </w:r>
      <w:proofErr w:type="gramStart"/>
      <w:r w:rsidR="00222CA6" w:rsidRPr="00CB4B83">
        <w:rPr>
          <w:rFonts w:asciiTheme="majorEastAsia" w:eastAsiaTheme="majorEastAsia" w:hAnsiTheme="majorEastAsia" w:hint="eastAsia"/>
        </w:rPr>
        <w:t>或逸女</w:t>
      </w:r>
      <w:proofErr w:type="gramEnd"/>
      <w:r w:rsidR="00222CA6" w:rsidRPr="00CB4B83">
        <w:rPr>
          <w:rFonts w:asciiTheme="majorEastAsia" w:eastAsiaTheme="majorEastAsia" w:hAnsiTheme="majorEastAsia" w:hint="eastAsia"/>
        </w:rPr>
        <w:t>為簡狄即</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之母，辭中的瑤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與央</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相應。瑤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為高臺的泛稱，或稱九成之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、九層之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w:t>
      </w:r>
      <w:r w:rsidR="001F79F5" w:rsidRPr="00CB4B83">
        <w:rPr>
          <w:rFonts w:asciiTheme="majorEastAsia" w:eastAsiaTheme="majorEastAsia" w:hAnsiTheme="majorEastAsia" w:hint="eastAsia"/>
        </w:rPr>
        <w:t>/ 何琳儀：</w:t>
      </w:r>
      <w:proofErr w:type="gramStart"/>
      <w:r w:rsidR="001F79F5" w:rsidRPr="00CB4B83">
        <w:rPr>
          <w:rFonts w:asciiTheme="majorEastAsia" w:eastAsiaTheme="majorEastAsia" w:hAnsiTheme="majorEastAsia" w:hint="eastAsia"/>
        </w:rPr>
        <w:t>當讀</w:t>
      </w:r>
      <w:proofErr w:type="gramEnd"/>
      <w:r w:rsidR="001F79F5" w:rsidRPr="00CB4B83">
        <w:rPr>
          <w:rFonts w:asciiTheme="majorEastAsia" w:eastAsiaTheme="majorEastAsia" w:hAnsiTheme="majorEastAsia" w:hint="eastAsia"/>
        </w:rPr>
        <w:t>「陽臺」。《禮記·月令》「民殃於</w:t>
      </w:r>
      <w:proofErr w:type="gramStart"/>
      <w:r w:rsidR="001F79F5" w:rsidRPr="00CB4B83">
        <w:rPr>
          <w:rFonts w:asciiTheme="majorEastAsia" w:eastAsiaTheme="majorEastAsia" w:hAnsiTheme="majorEastAsia" w:hint="eastAsia"/>
        </w:rPr>
        <w:t>疫</w:t>
      </w:r>
      <w:proofErr w:type="gramEnd"/>
      <w:r w:rsidR="001F79F5" w:rsidRPr="00CB4B83">
        <w:rPr>
          <w:rFonts w:asciiTheme="majorEastAsia" w:eastAsiaTheme="majorEastAsia" w:hAnsiTheme="majorEastAsia" w:hint="eastAsia"/>
        </w:rPr>
        <w:t>」，《後漢書·魯恭傳》引「殃」作「傷」。可資佐證。「</w:t>
      </w:r>
      <w:r w:rsidR="00222CA6" w:rsidRPr="00CB4B83">
        <w:rPr>
          <w:rFonts w:asciiTheme="majorEastAsia" w:eastAsiaTheme="majorEastAsia" w:hAnsiTheme="majorEastAsia" w:hint="eastAsia"/>
        </w:rPr>
        <w:t>陽臺</w:t>
      </w:r>
      <w:r w:rsidR="001F79F5"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為高唐神女</w:t>
      </w:r>
      <w:proofErr w:type="gramEnd"/>
      <w:r w:rsidR="00222CA6" w:rsidRPr="00CB4B83">
        <w:rPr>
          <w:rFonts w:asciiTheme="majorEastAsia" w:eastAsiaTheme="majorEastAsia" w:hAnsiTheme="majorEastAsia" w:hint="eastAsia"/>
        </w:rPr>
        <w:t>之居所，詳見《文選·宋玉高唐賦》。</w:t>
      </w:r>
      <w:proofErr w:type="gramStart"/>
      <w:r w:rsidR="00222CA6" w:rsidRPr="00CB4B83">
        <w:rPr>
          <w:rFonts w:asciiTheme="majorEastAsia" w:eastAsiaTheme="majorEastAsia" w:hAnsiTheme="majorEastAsia" w:hint="eastAsia"/>
        </w:rPr>
        <w:t>而高唐神女</w:t>
      </w:r>
      <w:proofErr w:type="gramEnd"/>
      <w:r w:rsidR="00222CA6" w:rsidRPr="00CB4B83">
        <w:rPr>
          <w:rFonts w:asciiTheme="majorEastAsia" w:eastAsiaTheme="majorEastAsia" w:hAnsiTheme="majorEastAsia" w:hint="eastAsia"/>
        </w:rPr>
        <w:t>與有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氏簡狄兩種傳說，似亦有共同的來源。</w:t>
      </w:r>
      <w:r w:rsidR="001F79F5" w:rsidRPr="00CB4B83">
        <w:rPr>
          <w:rFonts w:asciiTheme="majorEastAsia" w:eastAsiaTheme="majorEastAsia" w:hAnsiTheme="majorEastAsia" w:hint="eastAsia"/>
        </w:rPr>
        <w:t xml:space="preserve">/ </w:t>
      </w:r>
      <w:r w:rsidR="00E452EE" w:rsidRPr="00CB4B83">
        <w:rPr>
          <w:rFonts w:asciiTheme="majorEastAsia" w:eastAsiaTheme="majorEastAsia" w:hAnsiTheme="majorEastAsia" w:hint="eastAsia"/>
        </w:rPr>
        <w:t>陳劍：「央</w:t>
      </w:r>
      <w:proofErr w:type="gramStart"/>
      <w:r w:rsidR="00E452EE"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w:t>
      </w:r>
      <w:proofErr w:type="gramStart"/>
      <w:r w:rsidR="00E452EE" w:rsidRPr="00CB4B83">
        <w:rPr>
          <w:rFonts w:asciiTheme="majorEastAsia" w:eastAsiaTheme="majorEastAsia" w:hAnsiTheme="majorEastAsia" w:hint="eastAsia"/>
        </w:rPr>
        <w:t>疑</w:t>
      </w:r>
      <w:proofErr w:type="gramEnd"/>
      <w:r w:rsidR="00E452EE" w:rsidRPr="00CB4B83">
        <w:rPr>
          <w:rFonts w:asciiTheme="majorEastAsia" w:eastAsiaTheme="majorEastAsia" w:hAnsiTheme="majorEastAsia" w:hint="eastAsia"/>
        </w:rPr>
        <w:t>即《楚辭·天問》「</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十成，誰所</w:t>
      </w:r>
      <w:proofErr w:type="gramStart"/>
      <w:r w:rsidR="00E452EE" w:rsidRPr="00CB4B83">
        <w:rPr>
          <w:rFonts w:asciiTheme="majorEastAsia" w:eastAsiaTheme="majorEastAsia" w:hAnsiTheme="majorEastAsia" w:hint="eastAsia"/>
        </w:rPr>
        <w:t>極</w:t>
      </w:r>
      <w:proofErr w:type="gramEnd"/>
      <w:r w:rsidR="00E452EE" w:rsidRPr="00CB4B83">
        <w:rPr>
          <w:rFonts w:asciiTheme="majorEastAsia" w:eastAsiaTheme="majorEastAsia" w:hAnsiTheme="majorEastAsia" w:hint="eastAsia"/>
        </w:rPr>
        <w:t>焉」之「</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」。王逸以</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為</w:t>
      </w:r>
      <w:proofErr w:type="gramStart"/>
      <w:r w:rsidR="00E452EE" w:rsidRPr="00CB4B83">
        <w:rPr>
          <w:rFonts w:asciiTheme="majorEastAsia" w:eastAsiaTheme="majorEastAsia" w:hAnsiTheme="majorEastAsia" w:hint="eastAsia"/>
        </w:rPr>
        <w:t>紂</w:t>
      </w:r>
      <w:proofErr w:type="gramEnd"/>
      <w:r w:rsidR="00E452EE" w:rsidRPr="00CB4B83">
        <w:rPr>
          <w:rFonts w:asciiTheme="majorEastAsia" w:eastAsiaTheme="majorEastAsia" w:hAnsiTheme="majorEastAsia" w:hint="eastAsia"/>
        </w:rPr>
        <w:t>之</w:t>
      </w:r>
      <w:proofErr w:type="gramStart"/>
      <w:r w:rsidR="00E452EE"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，研究楚辭的學者或以為</w:t>
      </w:r>
      <w:proofErr w:type="gramStart"/>
      <w:r w:rsidR="00E452EE" w:rsidRPr="00CB4B83">
        <w:rPr>
          <w:rFonts w:asciiTheme="majorEastAsia" w:eastAsiaTheme="majorEastAsia" w:hAnsiTheme="majorEastAsia" w:hint="eastAsia"/>
        </w:rPr>
        <w:t>璜臺</w:t>
      </w:r>
      <w:proofErr w:type="gramEnd"/>
      <w:r w:rsidR="00E452EE" w:rsidRPr="00CB4B83">
        <w:rPr>
          <w:rFonts w:asciiTheme="majorEastAsia" w:eastAsiaTheme="majorEastAsia" w:hAnsiTheme="majorEastAsia" w:hint="eastAsia"/>
        </w:rPr>
        <w:t>為有</w:t>
      </w:r>
      <w:proofErr w:type="gramStart"/>
      <w:r w:rsidR="00B71492" w:rsidRPr="00CB4B83">
        <w:rPr>
          <w:rFonts w:asciiTheme="majorEastAsia" w:eastAsiaTheme="majorEastAsia" w:hAnsiTheme="majorEastAsia" w:hint="eastAsia"/>
        </w:rPr>
        <w:t>娀</w:t>
      </w:r>
      <w:proofErr w:type="gramEnd"/>
      <w:r w:rsidR="00E452EE" w:rsidRPr="00CB4B83">
        <w:rPr>
          <w:rFonts w:asciiTheme="majorEastAsia" w:eastAsiaTheme="majorEastAsia" w:hAnsiTheme="majorEastAsia" w:hint="eastAsia"/>
        </w:rPr>
        <w:t>氏之</w:t>
      </w:r>
      <w:proofErr w:type="gramStart"/>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w:t>
      </w:r>
      <w:r w:rsidR="00B71492" w:rsidRPr="00CB4B83">
        <w:rPr>
          <w:rFonts w:asciiTheme="majorEastAsia" w:eastAsiaTheme="majorEastAsia" w:hAnsiTheme="majorEastAsia" w:hint="eastAsia"/>
        </w:rPr>
        <w:t>「</w:t>
      </w:r>
      <w:proofErr w:type="gramStart"/>
      <w:r w:rsidR="00E452EE" w:rsidRPr="00CB4B83">
        <w:rPr>
          <w:rFonts w:asciiTheme="majorEastAsia" w:eastAsiaTheme="majorEastAsia" w:hAnsiTheme="majorEastAsia" w:hint="eastAsia"/>
        </w:rPr>
        <w:t>璜</w:t>
      </w:r>
      <w:proofErr w:type="gramEnd"/>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瑤</w:t>
      </w:r>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皆美玉之名，</w:t>
      </w:r>
      <w:r w:rsidR="00B71492" w:rsidRPr="00CB4B83">
        <w:rPr>
          <w:rFonts w:asciiTheme="majorEastAsia" w:eastAsiaTheme="majorEastAsia" w:hAnsiTheme="majorEastAsia" w:hint="eastAsia"/>
        </w:rPr>
        <w:t>「</w:t>
      </w:r>
      <w:proofErr w:type="gramStart"/>
      <w:r w:rsidR="00E452EE" w:rsidRPr="00CB4B83">
        <w:rPr>
          <w:rFonts w:asciiTheme="majorEastAsia" w:eastAsiaTheme="majorEastAsia" w:hAnsiTheme="majorEastAsia" w:hint="eastAsia"/>
        </w:rPr>
        <w:t>璜</w:t>
      </w:r>
      <w:r w:rsidR="00B71492" w:rsidRPr="00CB4B83">
        <w:rPr>
          <w:rFonts w:asciiTheme="majorEastAsia" w:eastAsiaTheme="majorEastAsia" w:hAnsiTheme="majorEastAsia" w:hint="eastAsia"/>
        </w:rPr>
        <w:t>臺</w:t>
      </w:r>
      <w:proofErr w:type="gramEnd"/>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和</w:t>
      </w:r>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瑤</w:t>
      </w:r>
      <w:proofErr w:type="gramStart"/>
      <w:r w:rsidR="00B71492" w:rsidRPr="00CB4B83">
        <w:rPr>
          <w:rFonts w:asciiTheme="majorEastAsia" w:eastAsiaTheme="majorEastAsia" w:hAnsiTheme="majorEastAsia" w:hint="eastAsia"/>
        </w:rPr>
        <w:t>臺</w:t>
      </w:r>
      <w:proofErr w:type="gramEnd"/>
      <w:r w:rsidR="00B71492" w:rsidRPr="00CB4B83">
        <w:rPr>
          <w:rFonts w:asciiTheme="majorEastAsia" w:eastAsiaTheme="majorEastAsia" w:hAnsiTheme="majorEastAsia" w:hint="eastAsia"/>
        </w:rPr>
        <w:t>」</w:t>
      </w:r>
      <w:r w:rsidR="00E452EE" w:rsidRPr="00CB4B83">
        <w:rPr>
          <w:rFonts w:asciiTheme="majorEastAsia" w:eastAsiaTheme="majorEastAsia" w:hAnsiTheme="majorEastAsia" w:hint="eastAsia"/>
        </w:rPr>
        <w:t>的命名方式相同，皆非</w:t>
      </w:r>
      <w:proofErr w:type="gramStart"/>
      <w:r w:rsidR="00E452EE" w:rsidRPr="00CB4B83">
        <w:rPr>
          <w:rFonts w:asciiTheme="majorEastAsia" w:eastAsiaTheme="majorEastAsia" w:hAnsiTheme="majorEastAsia" w:hint="eastAsia"/>
        </w:rPr>
        <w:t>某特之</w:t>
      </w:r>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的專名，所以既可指有</w:t>
      </w:r>
      <w:proofErr w:type="gramStart"/>
      <w:r w:rsidR="00B71492" w:rsidRPr="00CB4B83">
        <w:rPr>
          <w:rFonts w:asciiTheme="majorEastAsia" w:eastAsiaTheme="majorEastAsia" w:hAnsiTheme="majorEastAsia" w:hint="eastAsia"/>
        </w:rPr>
        <w:t>娀</w:t>
      </w:r>
      <w:proofErr w:type="gramEnd"/>
      <w:r w:rsidR="00E452EE" w:rsidRPr="00CB4B83">
        <w:rPr>
          <w:rFonts w:asciiTheme="majorEastAsia" w:eastAsiaTheme="majorEastAsia" w:hAnsiTheme="majorEastAsia" w:hint="eastAsia"/>
        </w:rPr>
        <w:t>氏之</w:t>
      </w:r>
      <w:proofErr w:type="gramStart"/>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，亦可指</w:t>
      </w:r>
      <w:proofErr w:type="gramStart"/>
      <w:r w:rsidR="00B71492" w:rsidRPr="00CB4B83">
        <w:rPr>
          <w:rFonts w:asciiTheme="majorEastAsia" w:eastAsiaTheme="majorEastAsia" w:hAnsiTheme="majorEastAsia" w:hint="eastAsia"/>
        </w:rPr>
        <w:t>紂</w:t>
      </w:r>
      <w:proofErr w:type="gramEnd"/>
      <w:r w:rsidR="00E452EE" w:rsidRPr="00CB4B83">
        <w:rPr>
          <w:rFonts w:asciiTheme="majorEastAsia" w:eastAsiaTheme="majorEastAsia" w:hAnsiTheme="majorEastAsia" w:hint="eastAsia"/>
        </w:rPr>
        <w:t>之</w:t>
      </w:r>
      <w:proofErr w:type="gramStart"/>
      <w:r w:rsidR="00B71492"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，而不必將其分別坐實為專指某某之</w:t>
      </w:r>
      <w:proofErr w:type="gramStart"/>
      <w:r w:rsidR="00E452EE" w:rsidRPr="00CB4B83">
        <w:rPr>
          <w:rFonts w:asciiTheme="majorEastAsia" w:eastAsiaTheme="majorEastAsia" w:hAnsiTheme="majorEastAsia" w:hint="eastAsia"/>
        </w:rPr>
        <w:t>臺</w:t>
      </w:r>
      <w:proofErr w:type="gramEnd"/>
      <w:r w:rsidR="00B7149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白於藍</w:t>
      </w:r>
      <w:r w:rsidR="000137E7" w:rsidRPr="00CB4B83">
        <w:rPr>
          <w:rFonts w:asciiTheme="majorEastAsia" w:eastAsiaTheme="majorEastAsia" w:hAnsiTheme="majorEastAsia" w:hint="eastAsia"/>
        </w:rPr>
        <w:t>、丁四新</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通過文獻分析支持</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說</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首先，與簡狄受孕有關的地名，或稱</w:t>
      </w:r>
      <w:r w:rsidR="005E0A3F"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，或稱</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（或九成之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），或稱</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，但每次僅只提到一地，從未見兩地或三地</w:t>
      </w:r>
      <w:proofErr w:type="gramStart"/>
      <w:r w:rsidR="00222CA6" w:rsidRPr="00CB4B83">
        <w:rPr>
          <w:rFonts w:asciiTheme="majorEastAsia" w:eastAsiaTheme="majorEastAsia" w:hAnsiTheme="majorEastAsia" w:hint="eastAsia"/>
        </w:rPr>
        <w:t>並提者</w:t>
      </w:r>
      <w:proofErr w:type="gramEnd"/>
      <w:r w:rsidR="00222CA6" w:rsidRPr="00CB4B83">
        <w:rPr>
          <w:rFonts w:asciiTheme="majorEastAsia" w:eastAsiaTheme="majorEastAsia" w:hAnsiTheme="majorEastAsia" w:hint="eastAsia"/>
        </w:rPr>
        <w:t>。其次，說簡狄在</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（或稱九成之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受孕者在戰國時期就已經出現了，這與簡文云：</w:t>
      </w:r>
      <w:r w:rsidR="005E0A3F"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之母，有</w:t>
      </w:r>
      <w:proofErr w:type="gramStart"/>
      <w:r w:rsidR="00222CA6" w:rsidRPr="00CB4B83">
        <w:rPr>
          <w:rFonts w:asciiTheme="majorEastAsia" w:eastAsiaTheme="majorEastAsia" w:hAnsiTheme="majorEastAsia" w:hint="eastAsia"/>
        </w:rPr>
        <w:t>娀</w:t>
      </w:r>
      <w:proofErr w:type="gramEnd"/>
      <w:r w:rsidR="00222CA6" w:rsidRPr="00CB4B83">
        <w:rPr>
          <w:rFonts w:asciiTheme="majorEastAsia" w:eastAsiaTheme="majorEastAsia" w:hAnsiTheme="majorEastAsia" w:hint="eastAsia"/>
        </w:rPr>
        <w:t>氏之女也，遊於央</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之上，</w:t>
      </w:r>
      <w:proofErr w:type="gramStart"/>
      <w:r w:rsidR="00222CA6" w:rsidRPr="00CB4B83">
        <w:rPr>
          <w:rFonts w:asciiTheme="majorEastAsia" w:eastAsiaTheme="majorEastAsia" w:hAnsiTheme="majorEastAsia" w:hint="eastAsia"/>
        </w:rPr>
        <w:t>有燕銜卵而措</w:t>
      </w:r>
      <w:proofErr w:type="gramEnd"/>
      <w:r w:rsidR="00222CA6" w:rsidRPr="00CB4B83">
        <w:rPr>
          <w:rFonts w:asciiTheme="majorEastAsia" w:eastAsiaTheme="majorEastAsia" w:hAnsiTheme="majorEastAsia" w:hint="eastAsia"/>
        </w:rPr>
        <w:t>諸其前，</w:t>
      </w:r>
      <w:proofErr w:type="gramStart"/>
      <w:r w:rsidR="00222CA6" w:rsidRPr="00CB4B83">
        <w:rPr>
          <w:rFonts w:asciiTheme="majorEastAsia" w:eastAsiaTheme="majorEastAsia" w:hAnsiTheme="majorEastAsia" w:hint="eastAsia"/>
        </w:rPr>
        <w:t>取而吞之</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是相吻合的。而有關</w:t>
      </w:r>
      <w:r w:rsidR="005E0A3F"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玄丘受孕</w:t>
      </w:r>
      <w:proofErr w:type="gramEnd"/>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的傳說是在西漢以後才出現，在時間上</w:t>
      </w:r>
      <w:proofErr w:type="gramStart"/>
      <w:r w:rsidR="00222CA6" w:rsidRPr="00CB4B83">
        <w:rPr>
          <w:rFonts w:asciiTheme="majorEastAsia" w:eastAsiaTheme="majorEastAsia" w:hAnsiTheme="majorEastAsia" w:hint="eastAsia"/>
        </w:rPr>
        <w:t>要晚得多</w:t>
      </w:r>
      <w:proofErr w:type="gramEnd"/>
      <w:r w:rsidR="00222CA6" w:rsidRPr="00CB4B83">
        <w:rPr>
          <w:rFonts w:asciiTheme="majorEastAsia" w:eastAsiaTheme="majorEastAsia" w:hAnsiTheme="majorEastAsia" w:hint="eastAsia"/>
        </w:rPr>
        <w:t>。至於</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則晚至</w:t>
      </w:r>
      <w:proofErr w:type="gramEnd"/>
      <w:r w:rsidR="00222CA6" w:rsidRPr="00CB4B83">
        <w:rPr>
          <w:rFonts w:asciiTheme="majorEastAsia" w:eastAsiaTheme="majorEastAsia" w:hAnsiTheme="majorEastAsia" w:hint="eastAsia"/>
        </w:rPr>
        <w:t>晉代。因此，就時間上來講，在戰國時期人們的思想觀念中，簡狄之</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（或稱九成之</w:t>
      </w:r>
      <w:proofErr w:type="gramStart"/>
      <w:r w:rsidR="00222CA6" w:rsidRPr="00CB4B83">
        <w:rPr>
          <w:rFonts w:asciiTheme="majorEastAsia" w:eastAsiaTheme="majorEastAsia" w:hAnsiTheme="majorEastAsia" w:hint="eastAsia"/>
        </w:rPr>
        <w:t>臺</w:t>
      </w:r>
      <w:proofErr w:type="gramEnd"/>
      <w:r w:rsidR="00222CA6" w:rsidRPr="00CB4B83">
        <w:rPr>
          <w:rFonts w:asciiTheme="majorEastAsia" w:eastAsiaTheme="majorEastAsia" w:hAnsiTheme="majorEastAsia" w:hint="eastAsia"/>
        </w:rPr>
        <w:t>）受孕</w:t>
      </w:r>
      <w:r w:rsidR="005E0A3F"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的傳說恐怕要比其他兩種傳說要更符合當時的實際一些，尤其是這一傳說在《楚辭》當中出現兩次，而本簡則亦是</w:t>
      </w:r>
      <w:proofErr w:type="gramStart"/>
      <w:r w:rsidR="00222CA6" w:rsidRPr="00CB4B83">
        <w:rPr>
          <w:rFonts w:asciiTheme="majorEastAsia" w:eastAsiaTheme="majorEastAsia" w:hAnsiTheme="majorEastAsia" w:hint="eastAsia"/>
        </w:rPr>
        <w:t>戰國楚簡</w:t>
      </w:r>
      <w:proofErr w:type="gramEnd"/>
      <w:r w:rsidR="00222CA6" w:rsidRPr="00CB4B83">
        <w:rPr>
          <w:rFonts w:asciiTheme="majorEastAsia" w:eastAsiaTheme="majorEastAsia" w:hAnsiTheme="majorEastAsia" w:hint="eastAsia"/>
        </w:rPr>
        <w:t>，可見，這一傳說在當時的楚地當中是廣泛流行的。</w:t>
      </w:r>
      <w:r w:rsidR="000137E7"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林</w:t>
      </w:r>
      <w:r w:rsidR="000137E7" w:rsidRPr="00CB4B83">
        <w:rPr>
          <w:rFonts w:asciiTheme="majorEastAsia" w:eastAsiaTheme="majorEastAsia" w:hAnsiTheme="majorEastAsia" w:hint="eastAsia"/>
        </w:rPr>
        <w:t>志鵬：</w:t>
      </w:r>
      <w:r w:rsidR="00222CA6" w:rsidRPr="00CB4B83">
        <w:rPr>
          <w:rFonts w:asciiTheme="majorEastAsia" w:eastAsiaTheme="majorEastAsia" w:hAnsiTheme="majorEastAsia" w:hint="eastAsia"/>
        </w:rPr>
        <w:t>從周鳳五說，</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央</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瑤</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二字在楚地方言中仍可通假。</w:t>
      </w:r>
      <w:r w:rsidR="000137E7"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0137E7"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釋此字</w:t>
      </w:r>
      <w:proofErr w:type="gramEnd"/>
      <w:r w:rsidR="00222CA6" w:rsidRPr="00CB4B83">
        <w:rPr>
          <w:rFonts w:asciiTheme="majorEastAsia" w:eastAsiaTheme="majorEastAsia" w:hAnsiTheme="majorEastAsia" w:hint="eastAsia"/>
        </w:rPr>
        <w:t>為</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帝</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，並引魯瑞菁說，</w:t>
      </w:r>
      <w:proofErr w:type="gramStart"/>
      <w:r w:rsidR="00222CA6" w:rsidRPr="00CB4B83">
        <w:rPr>
          <w:rFonts w:asciiTheme="majorEastAsia" w:eastAsiaTheme="majorEastAsia" w:hAnsiTheme="majorEastAsia" w:hint="eastAsia"/>
        </w:rPr>
        <w:t>謂即《山海經》</w:t>
      </w:r>
      <w:proofErr w:type="gramEnd"/>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帝</w:t>
      </w:r>
      <w:proofErr w:type="gramStart"/>
      <w:r w:rsidR="00222CA6" w:rsidRPr="00CB4B83">
        <w:rPr>
          <w:rFonts w:asciiTheme="majorEastAsia" w:eastAsiaTheme="majorEastAsia" w:hAnsiTheme="majorEastAsia" w:hint="eastAsia"/>
        </w:rPr>
        <w:t>臺</w:t>
      </w:r>
      <w:proofErr w:type="gramEnd"/>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137E7" w:rsidRPr="00CB4B83">
        <w:rPr>
          <w:rFonts w:asciiTheme="majorEastAsia" w:eastAsiaTheme="majorEastAsia" w:hAnsiTheme="majorEastAsia" w:hint="eastAsia"/>
        </w:rPr>
        <w:t>附記中指出「央」讀「瑤」，</w:t>
      </w:r>
      <w:proofErr w:type="gramStart"/>
      <w:r w:rsidR="000137E7" w:rsidRPr="00CB4B83">
        <w:rPr>
          <w:rFonts w:asciiTheme="majorEastAsia" w:eastAsiaTheme="majorEastAsia" w:hAnsiTheme="majorEastAsia" w:hint="eastAsia"/>
        </w:rPr>
        <w:t>古陽宵通押乃</w:t>
      </w:r>
      <w:proofErr w:type="gramEnd"/>
      <w:r w:rsidR="000137E7" w:rsidRPr="00CB4B83">
        <w:rPr>
          <w:rFonts w:asciiTheme="majorEastAsia" w:eastAsiaTheme="majorEastAsia" w:hAnsiTheme="majorEastAsia" w:hint="eastAsia"/>
        </w:rPr>
        <w:t xml:space="preserve">整地方音之特色。/ </w:t>
      </w:r>
      <w:r w:rsidR="00222CA6" w:rsidRPr="00CB4B83">
        <w:rPr>
          <w:rFonts w:asciiTheme="majorEastAsia" w:eastAsiaTheme="majorEastAsia" w:hAnsiTheme="majorEastAsia" w:hint="eastAsia"/>
        </w:rPr>
        <w:t>廖</w:t>
      </w:r>
      <w:r w:rsidR="000137E7" w:rsidRPr="00CB4B83">
        <w:rPr>
          <w:rFonts w:asciiTheme="majorEastAsia" w:eastAsiaTheme="majorEastAsia" w:hAnsiTheme="majorEastAsia" w:hint="eastAsia"/>
        </w:rPr>
        <w:t>名春：</w:t>
      </w:r>
      <w:r w:rsidR="00222CA6" w:rsidRPr="00CB4B83">
        <w:rPr>
          <w:rFonts w:asciiTheme="majorEastAsia" w:eastAsiaTheme="majorEastAsia" w:hAnsiTheme="majorEastAsia" w:hint="eastAsia"/>
        </w:rPr>
        <w:t>當從《拾遺記》讀</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央</w:t>
      </w:r>
      <w:proofErr w:type="gramStart"/>
      <w:r w:rsidR="00222CA6" w:rsidRPr="00CB4B83">
        <w:rPr>
          <w:rFonts w:asciiTheme="majorEastAsia" w:eastAsiaTheme="majorEastAsia" w:hAnsiTheme="majorEastAsia" w:hint="eastAsia"/>
        </w:rPr>
        <w:t>臺</w:t>
      </w:r>
      <w:proofErr w:type="gramEnd"/>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，桑野</w:t>
      </w:r>
      <w:proofErr w:type="gramStart"/>
      <w:r w:rsidR="00222CA6" w:rsidRPr="00CB4B83">
        <w:rPr>
          <w:rFonts w:asciiTheme="majorEastAsia" w:eastAsiaTheme="majorEastAsia" w:hAnsiTheme="majorEastAsia" w:hint="eastAsia"/>
        </w:rPr>
        <w:t>即湯禱於</w:t>
      </w:r>
      <w:proofErr w:type="gramEnd"/>
      <w:r w:rsidR="00222CA6" w:rsidRPr="00CB4B83">
        <w:rPr>
          <w:rFonts w:asciiTheme="majorEastAsia" w:eastAsiaTheme="majorEastAsia" w:hAnsiTheme="majorEastAsia" w:hint="eastAsia"/>
        </w:rPr>
        <w:t>桑林以求雨之桑林，亦為宋人男女幽會之所，《桑林》又為殷天子樂名。進而以為</w:t>
      </w:r>
      <w:r w:rsidR="000137E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桑林</w:t>
      </w:r>
      <w:proofErr w:type="gramStart"/>
      <w:r w:rsidR="00222CA6" w:rsidRPr="00CB4B83">
        <w:rPr>
          <w:rFonts w:asciiTheme="majorEastAsia" w:eastAsiaTheme="majorEastAsia" w:hAnsiTheme="majorEastAsia" w:hint="eastAsia"/>
        </w:rPr>
        <w:t>是殷人的</w:t>
      </w:r>
      <w:proofErr w:type="gramEnd"/>
      <w:r w:rsidR="00222CA6" w:rsidRPr="00CB4B83">
        <w:rPr>
          <w:rFonts w:asciiTheme="majorEastAsia" w:eastAsiaTheme="majorEastAsia" w:hAnsiTheme="majorEastAsia" w:hint="eastAsia"/>
        </w:rPr>
        <w:t>發祥地，這</w:t>
      </w:r>
      <w:proofErr w:type="gramStart"/>
      <w:r w:rsidR="00222CA6" w:rsidRPr="00CB4B83">
        <w:rPr>
          <w:rFonts w:asciiTheme="majorEastAsia" w:eastAsiaTheme="majorEastAsia" w:hAnsiTheme="majorEastAsia" w:hint="eastAsia"/>
        </w:rPr>
        <w:t>是殷人對其</w:t>
      </w:r>
      <w:proofErr w:type="gramEnd"/>
      <w:r w:rsidR="00222CA6" w:rsidRPr="00CB4B83">
        <w:rPr>
          <w:rFonts w:asciiTheme="majorEastAsia" w:eastAsiaTheme="majorEastAsia" w:hAnsiTheme="majorEastAsia" w:hint="eastAsia"/>
        </w:rPr>
        <w:t>始祖</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感生於桑林之野的紀念。</w:t>
      </w:r>
      <w:r w:rsidR="000137E7" w:rsidRPr="00CB4B83">
        <w:rPr>
          <w:rFonts w:asciiTheme="majorEastAsia" w:eastAsiaTheme="majorEastAsia" w:hAnsiTheme="majorEastAsia" w:hint="eastAsia"/>
        </w:rPr>
        <w:t xml:space="preserve">」/ </w:t>
      </w:r>
      <w:r w:rsidR="00E452EE" w:rsidRPr="00CB4B83">
        <w:rPr>
          <w:rFonts w:asciiTheme="majorEastAsia" w:eastAsiaTheme="majorEastAsia" w:hAnsiTheme="majorEastAsia" w:hint="eastAsia"/>
        </w:rPr>
        <w:t>蘇建洲：「央」（影陽）、「瑤」（</w:t>
      </w:r>
      <w:proofErr w:type="gramStart"/>
      <w:r w:rsidR="00E452EE" w:rsidRPr="00CB4B83">
        <w:rPr>
          <w:rFonts w:asciiTheme="majorEastAsia" w:eastAsiaTheme="majorEastAsia" w:hAnsiTheme="majorEastAsia" w:hint="eastAsia"/>
        </w:rPr>
        <w:t>余</w:t>
      </w:r>
      <w:proofErr w:type="gramEnd"/>
      <w:r w:rsidR="00E452EE" w:rsidRPr="00CB4B83">
        <w:rPr>
          <w:rFonts w:asciiTheme="majorEastAsia" w:eastAsiaTheme="majorEastAsia" w:hAnsiTheme="majorEastAsia" w:hint="eastAsia"/>
        </w:rPr>
        <w:t>宵）聲</w:t>
      </w:r>
      <w:proofErr w:type="gramStart"/>
      <w:r w:rsidR="00E452EE" w:rsidRPr="00CB4B83">
        <w:rPr>
          <w:rFonts w:asciiTheme="majorEastAsia" w:eastAsiaTheme="majorEastAsia" w:hAnsiTheme="majorEastAsia" w:hint="eastAsia"/>
        </w:rPr>
        <w:t>紐關像</w:t>
      </w:r>
      <w:proofErr w:type="gramEnd"/>
      <w:r w:rsidR="00E452EE" w:rsidRPr="00CB4B83">
        <w:rPr>
          <w:rFonts w:asciiTheme="majorEastAsia" w:eastAsiaTheme="majorEastAsia" w:hAnsiTheme="majorEastAsia" w:hint="eastAsia"/>
        </w:rPr>
        <w:t>不近，韻</w:t>
      </w:r>
      <w:proofErr w:type="gramStart"/>
      <w:r w:rsidR="00E452EE" w:rsidRPr="00CB4B83">
        <w:rPr>
          <w:rFonts w:asciiTheme="majorEastAsia" w:eastAsiaTheme="majorEastAsia" w:hAnsiTheme="majorEastAsia" w:hint="eastAsia"/>
        </w:rPr>
        <w:t>部僅是旁對</w:t>
      </w:r>
      <w:proofErr w:type="gramEnd"/>
      <w:r w:rsidR="00E452EE" w:rsidRPr="00CB4B83">
        <w:rPr>
          <w:rFonts w:asciiTheme="majorEastAsia" w:eastAsiaTheme="majorEastAsia" w:hAnsiTheme="majorEastAsia" w:hint="eastAsia"/>
        </w:rPr>
        <w:t>轉。何</w:t>
      </w:r>
      <w:proofErr w:type="gramStart"/>
      <w:r w:rsidR="00E452EE" w:rsidRPr="00CB4B83">
        <w:rPr>
          <w:rFonts w:asciiTheme="majorEastAsia" w:eastAsiaTheme="majorEastAsia" w:hAnsiTheme="majorEastAsia" w:hint="eastAsia"/>
        </w:rPr>
        <w:t>說讀作</w:t>
      </w:r>
      <w:proofErr w:type="gramEnd"/>
      <w:r w:rsidR="00E452EE" w:rsidRPr="00CB4B83">
        <w:rPr>
          <w:rFonts w:asciiTheme="majorEastAsia" w:eastAsiaTheme="majorEastAsia" w:hAnsiTheme="majorEastAsia" w:hint="eastAsia"/>
        </w:rPr>
        <w:t>「陽臺」文獻未見，也未必可靠。「</w:t>
      </w:r>
      <w:proofErr w:type="gramStart"/>
      <w:r w:rsidR="00E452EE" w:rsidRPr="00CB4B83">
        <w:rPr>
          <w:rFonts w:asciiTheme="majorEastAsia" w:eastAsiaTheme="majorEastAsia" w:hAnsiTheme="majorEastAsia" w:hint="eastAsia"/>
        </w:rPr>
        <w:t>璜</w:t>
      </w:r>
      <w:proofErr w:type="gramEnd"/>
      <w:r w:rsidR="00E452EE" w:rsidRPr="00CB4B83">
        <w:rPr>
          <w:rFonts w:asciiTheme="majorEastAsia" w:eastAsiaTheme="majorEastAsia" w:hAnsiTheme="majorEastAsia" w:hint="eastAsia"/>
        </w:rPr>
        <w:t>」（匣陽）與「央」</w:t>
      </w:r>
      <w:proofErr w:type="gramStart"/>
      <w:r w:rsidR="00E452EE" w:rsidRPr="00CB4B83">
        <w:rPr>
          <w:rFonts w:asciiTheme="majorEastAsia" w:eastAsiaTheme="majorEastAsia" w:hAnsiTheme="majorEastAsia" w:hint="eastAsia"/>
        </w:rPr>
        <w:t>聲韻俱近</w:t>
      </w:r>
      <w:proofErr w:type="gramEnd"/>
      <w:r w:rsidR="00E452EE" w:rsidRPr="00CB4B83">
        <w:rPr>
          <w:rFonts w:asciiTheme="majorEastAsia" w:eastAsiaTheme="majorEastAsia" w:hAnsiTheme="majorEastAsia" w:hint="eastAsia"/>
        </w:rPr>
        <w:t xml:space="preserve">，陳說可從。/ </w:t>
      </w:r>
      <w:r w:rsidR="000137E7" w:rsidRPr="00CB4B83">
        <w:rPr>
          <w:rFonts w:asciiTheme="majorEastAsia" w:eastAsiaTheme="majorEastAsia" w:hAnsiTheme="majorEastAsia" w:hint="eastAsia"/>
        </w:rPr>
        <w:t>俞紹宏、張青松：</w:t>
      </w:r>
      <w:r w:rsidR="00E452EE" w:rsidRPr="00CB4B83">
        <w:rPr>
          <w:rFonts w:asciiTheme="majorEastAsia" w:eastAsiaTheme="majorEastAsia" w:hAnsiTheme="majorEastAsia" w:hint="eastAsia"/>
        </w:rPr>
        <w:t>「央」讀「</w:t>
      </w:r>
      <w:proofErr w:type="gramStart"/>
      <w:r w:rsidR="00E452EE" w:rsidRPr="00CB4B83">
        <w:rPr>
          <w:rFonts w:asciiTheme="majorEastAsia" w:eastAsiaTheme="majorEastAsia" w:hAnsiTheme="majorEastAsia" w:hint="eastAsia"/>
        </w:rPr>
        <w:t>璜</w:t>
      </w:r>
      <w:proofErr w:type="gramEnd"/>
      <w:r w:rsidR="00E452EE" w:rsidRPr="00CB4B83">
        <w:rPr>
          <w:rFonts w:asciiTheme="majorEastAsia" w:eastAsiaTheme="majorEastAsia" w:hAnsiTheme="majorEastAsia" w:hint="eastAsia"/>
        </w:rPr>
        <w:t>」也可備一說。釋「</w:t>
      </w:r>
      <w:proofErr w:type="gramStart"/>
      <w:r w:rsidR="00E452EE" w:rsidRPr="00CB4B83">
        <w:rPr>
          <w:rFonts w:asciiTheme="majorEastAsia" w:eastAsiaTheme="majorEastAsia" w:hAnsiTheme="majorEastAsia" w:hint="eastAsia"/>
        </w:rPr>
        <w:t>臺</w:t>
      </w:r>
      <w:proofErr w:type="gramEnd"/>
      <w:r w:rsidR="00E452EE" w:rsidRPr="00CB4B83">
        <w:rPr>
          <w:rFonts w:asciiTheme="majorEastAsia" w:eastAsiaTheme="majorEastAsia" w:hAnsiTheme="majorEastAsia" w:hint="eastAsia"/>
        </w:rPr>
        <w:t>」之字</w:t>
      </w:r>
      <w:proofErr w:type="gramStart"/>
      <w:r w:rsidR="00E452EE" w:rsidRPr="00CB4B83">
        <w:rPr>
          <w:rFonts w:asciiTheme="majorEastAsia" w:eastAsiaTheme="majorEastAsia" w:hAnsiTheme="majorEastAsia" w:hint="eastAsia"/>
        </w:rPr>
        <w:t>可隸作</w:t>
      </w:r>
      <w:proofErr w:type="gramEnd"/>
      <w:r w:rsidR="00E452EE" w:rsidRPr="00CB4B83">
        <w:rPr>
          <w:rFonts w:asciiTheme="majorEastAsia" w:eastAsiaTheme="majorEastAsia" w:hAnsiTheme="majorEastAsia" w:hint="eastAsia"/>
        </w:rPr>
        <w:t>「</w:t>
      </w:r>
      <w:r w:rsidR="00E452EE" w:rsidRPr="00CB4B83">
        <w:rPr>
          <w:rFonts w:ascii="新細明體-ExtB" w:eastAsia="新細明體-ExtB" w:hAnsi="新細明體-ExtB" w:cs="新細明體-ExtB" w:hint="eastAsia"/>
        </w:rPr>
        <w:t>𡹭</w:t>
      </w:r>
      <w:r w:rsidR="00E452EE" w:rsidRPr="00CB4B83">
        <w:rPr>
          <w:rFonts w:asciiTheme="majorEastAsia" w:eastAsiaTheme="majorEastAsia" w:hAnsiTheme="majorEastAsia" w:cs="新細明體" w:hint="eastAsia"/>
        </w:rPr>
        <w:t>」</w:t>
      </w:r>
      <w:r w:rsidR="00E452EE" w:rsidRPr="00CB4B83">
        <w:rPr>
          <w:rFonts w:asciiTheme="majorEastAsia" w:eastAsiaTheme="majorEastAsia" w:hAnsiTheme="majorEastAsia" w:hint="eastAsia"/>
        </w:rPr>
        <w:t>。</w:t>
      </w:r>
    </w:p>
  </w:footnote>
  <w:footnote w:id="30">
    <w:p w14:paraId="52B6C537" w14:textId="53446799" w:rsidR="00000969" w:rsidRPr="00CB4B83" w:rsidRDefault="00000969" w:rsidP="0000096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陳家寧：「</w:t>
      </w:r>
      <w:r w:rsidRPr="00CB4B83">
        <w:rPr>
          <w:rFonts w:asciiTheme="majorEastAsia" w:eastAsiaTheme="majorEastAsia" w:hAnsiTheme="majorEastAsia"/>
          <w:noProof/>
        </w:rPr>
        <w:drawing>
          <wp:inline distT="0" distB="0" distL="0" distR="0" wp14:anchorId="2C86B4F9" wp14:editId="5D174877">
            <wp:extent cx="127000" cy="150091"/>
            <wp:effectExtent l="0" t="0" r="6350" b="2540"/>
            <wp:docPr id="16313332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3215" name=""/>
                    <pic:cNvPicPr/>
                  </pic:nvPicPr>
                  <pic:blipFill>
                    <a:blip r:embed="rId15"/>
                    <a:stretch>
                      <a:fillRect/>
                    </a:stretch>
                  </pic:blipFill>
                  <pic:spPr>
                    <a:xfrm>
                      <a:off x="0" y="0"/>
                      <a:ext cx="128231" cy="151545"/>
                    </a:xfrm>
                    <a:prstGeom prst="rect">
                      <a:avLst/>
                    </a:prstGeom>
                  </pic:spPr>
                </pic:pic>
              </a:graphicData>
            </a:graphic>
          </wp:inline>
        </w:drawing>
      </w:r>
      <w:r w:rsidRPr="00CB4B83">
        <w:rPr>
          <w:rFonts w:asciiTheme="majorEastAsia" w:eastAsiaTheme="majorEastAsia" w:hAnsiTheme="majorEastAsia" w:hint="eastAsia"/>
        </w:rPr>
        <w:t>」由甲骨文「</w:t>
      </w:r>
      <w:r w:rsidRPr="00CB4B83">
        <w:rPr>
          <w:rFonts w:asciiTheme="majorEastAsia" w:eastAsiaTheme="majorEastAsia" w:hAnsiTheme="majorEastAsia"/>
          <w:noProof/>
        </w:rPr>
        <w:drawing>
          <wp:inline distT="0" distB="0" distL="0" distR="0" wp14:anchorId="69CCED5E" wp14:editId="00831D1C">
            <wp:extent cx="95250" cy="132291"/>
            <wp:effectExtent l="0" t="0" r="0" b="1270"/>
            <wp:docPr id="19686372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7240" name=""/>
                    <pic:cNvPicPr/>
                  </pic:nvPicPr>
                  <pic:blipFill>
                    <a:blip r:embed="rId16"/>
                    <a:stretch>
                      <a:fillRect/>
                    </a:stretch>
                  </pic:blipFill>
                  <pic:spPr>
                    <a:xfrm>
                      <a:off x="0" y="0"/>
                      <a:ext cx="97663" cy="135642"/>
                    </a:xfrm>
                    <a:prstGeom prst="rect">
                      <a:avLst/>
                    </a:prstGeom>
                  </pic:spPr>
                </pic:pic>
              </a:graphicData>
            </a:graphic>
          </wp:inline>
        </w:drawing>
      </w:r>
      <w:r w:rsidRPr="00CB4B83">
        <w:rPr>
          <w:rFonts w:asciiTheme="majorEastAsia" w:eastAsiaTheme="majorEastAsia" w:hAnsiTheme="majorEastAsia" w:hint="eastAsia"/>
        </w:rPr>
        <w:t>」變化而來，陳漢平釋「</w:t>
      </w:r>
      <w:r w:rsidRPr="00CB4B83">
        <w:rPr>
          <w:rFonts w:asciiTheme="majorEastAsia" w:eastAsiaTheme="majorEastAsia" w:hAnsiTheme="majorEastAsia"/>
          <w:noProof/>
        </w:rPr>
        <w:drawing>
          <wp:inline distT="0" distB="0" distL="0" distR="0" wp14:anchorId="4BCE8122" wp14:editId="4C3CDC9A">
            <wp:extent cx="95250" cy="132291"/>
            <wp:effectExtent l="0" t="0" r="0" b="1270"/>
            <wp:docPr id="12746214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7240" name=""/>
                    <pic:cNvPicPr/>
                  </pic:nvPicPr>
                  <pic:blipFill>
                    <a:blip r:embed="rId16"/>
                    <a:stretch>
                      <a:fillRect/>
                    </a:stretch>
                  </pic:blipFill>
                  <pic:spPr>
                    <a:xfrm>
                      <a:off x="0" y="0"/>
                      <a:ext cx="97663" cy="135642"/>
                    </a:xfrm>
                    <a:prstGeom prst="rect">
                      <a:avLst/>
                    </a:prstGeom>
                  </pic:spPr>
                </pic:pic>
              </a:graphicData>
            </a:graphic>
          </wp:inline>
        </w:drawing>
      </w:r>
      <w:r w:rsidRPr="00CB4B83">
        <w:rPr>
          <w:rFonts w:asciiTheme="majorEastAsia" w:eastAsiaTheme="majorEastAsia" w:hAnsiTheme="majorEastAsia" w:hint="eastAsia"/>
        </w:rPr>
        <w:t>」為「卵」，季旭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以為「卵」之本義為陰囊。「卵」也可表示男性整個外生殖器。簡狄吞卵隱喻簡狄以女</w:t>
      </w:r>
      <w:proofErr w:type="gramStart"/>
      <w:r w:rsidRPr="00CB4B83">
        <w:rPr>
          <w:rFonts w:asciiTheme="majorEastAsia" w:eastAsiaTheme="majorEastAsia" w:hAnsiTheme="majorEastAsia" w:hint="eastAsia"/>
        </w:rPr>
        <w:t>陰納男陰</w:t>
      </w:r>
      <w:proofErr w:type="gramEnd"/>
      <w:r w:rsidRPr="00CB4B83">
        <w:rPr>
          <w:rFonts w:asciiTheme="majorEastAsia" w:eastAsiaTheme="majorEastAsia" w:hAnsiTheme="majorEastAsia" w:hint="eastAsia"/>
        </w:rPr>
        <w:t>的性交動作。/俞紹宏、張青松：釋「卵」之</w:t>
      </w:r>
      <w:proofErr w:type="gramStart"/>
      <w:r w:rsidRPr="00CB4B83">
        <w:rPr>
          <w:rFonts w:asciiTheme="majorEastAsia" w:eastAsiaTheme="majorEastAsia" w:hAnsiTheme="majorEastAsia" w:hint="eastAsia"/>
        </w:rPr>
        <w:t>字依形隸作</w:t>
      </w:r>
      <w:proofErr w:type="gramEnd"/>
      <w:r w:rsidRPr="00CB4B83">
        <w:rPr>
          <w:rFonts w:asciiTheme="majorEastAsia" w:eastAsiaTheme="majorEastAsia" w:hAnsiTheme="majorEastAsia" w:hint="eastAsia"/>
        </w:rPr>
        <w:t>「卝」。簡狄</w:t>
      </w:r>
      <w:proofErr w:type="gramStart"/>
      <w:r w:rsidRPr="00CB4B83">
        <w:rPr>
          <w:rFonts w:asciiTheme="majorEastAsia" w:eastAsiaTheme="majorEastAsia" w:hAnsiTheme="majorEastAsia" w:hint="eastAsia"/>
        </w:rPr>
        <w:t>吞燕卵應</w:t>
      </w:r>
      <w:proofErr w:type="gramEnd"/>
      <w:r w:rsidRPr="00CB4B83">
        <w:rPr>
          <w:rFonts w:asciiTheme="majorEastAsia" w:eastAsiaTheme="majorEastAsia" w:hAnsiTheme="majorEastAsia" w:hint="eastAsia"/>
        </w:rPr>
        <w:t>與性交無關。</w:t>
      </w:r>
    </w:p>
  </w:footnote>
  <w:footnote w:id="31">
    <w:p w14:paraId="57006C10" w14:textId="69B34AFA" w:rsidR="00B71492" w:rsidRPr="00CB4B83" w:rsidRDefault="00B71492" w:rsidP="000D0AC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D0AC6" w:rsidRPr="00CB4B83">
        <w:rPr>
          <w:rFonts w:asciiTheme="majorEastAsia" w:eastAsiaTheme="majorEastAsia" w:hAnsiTheme="majorEastAsia" w:hint="eastAsia"/>
        </w:rPr>
        <w:t>整理者：「</w:t>
      </w:r>
      <w:r w:rsidR="000D0AC6" w:rsidRPr="00CB4B83">
        <w:rPr>
          <w:rFonts w:asciiTheme="majorEastAsia" w:eastAsiaTheme="majorEastAsia" w:hAnsiTheme="majorEastAsia"/>
          <w:noProof/>
        </w:rPr>
        <w:drawing>
          <wp:inline distT="0" distB="0" distL="0" distR="0" wp14:anchorId="6E26082E" wp14:editId="25E618DE">
            <wp:extent cx="133350" cy="120015"/>
            <wp:effectExtent l="0" t="0" r="0" b="0"/>
            <wp:docPr id="3205749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4205" name=""/>
                    <pic:cNvPicPr/>
                  </pic:nvPicPr>
                  <pic:blipFill>
                    <a:blip r:embed="rId17"/>
                    <a:stretch>
                      <a:fillRect/>
                    </a:stretch>
                  </pic:blipFill>
                  <pic:spPr>
                    <a:xfrm>
                      <a:off x="0" y="0"/>
                      <a:ext cx="135865" cy="122279"/>
                    </a:xfrm>
                    <a:prstGeom prst="rect">
                      <a:avLst/>
                    </a:prstGeom>
                  </pic:spPr>
                </pic:pic>
              </a:graphicData>
            </a:graphic>
          </wp:inline>
        </w:drawing>
      </w:r>
      <w:r w:rsidR="000D0AC6" w:rsidRPr="00CB4B83">
        <w:rPr>
          <w:rFonts w:asciiTheme="majorEastAsia" w:eastAsiaTheme="majorEastAsia" w:hAnsiTheme="majorEastAsia" w:hint="eastAsia"/>
        </w:rPr>
        <w:t>」後</w:t>
      </w:r>
      <w:proofErr w:type="gramStart"/>
      <w:r w:rsidR="000D0AC6" w:rsidRPr="00CB4B83">
        <w:rPr>
          <w:rFonts w:asciiTheme="majorEastAsia" w:eastAsiaTheme="majorEastAsia" w:hAnsiTheme="majorEastAsia" w:hint="eastAsia"/>
        </w:rPr>
        <w:t>括</w:t>
      </w:r>
      <w:proofErr w:type="gramEnd"/>
      <w:r w:rsidR="000D0AC6" w:rsidRPr="00CB4B83">
        <w:rPr>
          <w:rFonts w:asciiTheme="majorEastAsia" w:eastAsiaTheme="majorEastAsia" w:hAnsiTheme="majorEastAsia" w:hint="eastAsia"/>
        </w:rPr>
        <w:t>注「錯」。/ 陳劍：「</w:t>
      </w:r>
      <w:r w:rsidR="000D0AC6" w:rsidRPr="00CB4B83">
        <w:rPr>
          <w:rFonts w:asciiTheme="majorEastAsia" w:eastAsiaTheme="majorEastAsia" w:hAnsiTheme="majorEastAsia"/>
          <w:noProof/>
        </w:rPr>
        <w:drawing>
          <wp:inline distT="0" distB="0" distL="0" distR="0" wp14:anchorId="35EBB919" wp14:editId="2F28B4E5">
            <wp:extent cx="133350" cy="120015"/>
            <wp:effectExtent l="0" t="0" r="0" b="0"/>
            <wp:docPr id="6940842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4205" name=""/>
                    <pic:cNvPicPr/>
                  </pic:nvPicPr>
                  <pic:blipFill>
                    <a:blip r:embed="rId17"/>
                    <a:stretch>
                      <a:fillRect/>
                    </a:stretch>
                  </pic:blipFill>
                  <pic:spPr>
                    <a:xfrm>
                      <a:off x="0" y="0"/>
                      <a:ext cx="135865" cy="122279"/>
                    </a:xfrm>
                    <a:prstGeom prst="rect">
                      <a:avLst/>
                    </a:prstGeom>
                  </pic:spPr>
                </pic:pic>
              </a:graphicData>
            </a:graphic>
          </wp:inline>
        </w:drawing>
      </w:r>
      <w:r w:rsidR="000D0AC6" w:rsidRPr="00CB4B83">
        <w:rPr>
          <w:rFonts w:asciiTheme="majorEastAsia" w:eastAsiaTheme="majorEastAsia" w:hAnsiTheme="majorEastAsia" w:hint="eastAsia"/>
        </w:rPr>
        <w:t>」讀「</w:t>
      </w:r>
      <w:proofErr w:type="gramStart"/>
      <w:r w:rsidR="000D0AC6" w:rsidRPr="00CB4B83">
        <w:rPr>
          <w:rFonts w:asciiTheme="majorEastAsia" w:eastAsiaTheme="majorEastAsia" w:hAnsiTheme="majorEastAsia" w:hint="eastAsia"/>
        </w:rPr>
        <w:t>措</w:t>
      </w:r>
      <w:proofErr w:type="gramEnd"/>
      <w:r w:rsidR="000D0AC6" w:rsidRPr="00CB4B83">
        <w:rPr>
          <w:rFonts w:asciiTheme="majorEastAsia" w:eastAsiaTheme="majorEastAsia" w:hAnsiTheme="majorEastAsia" w:hint="eastAsia"/>
        </w:rPr>
        <w:t xml:space="preserve">」。/ </w:t>
      </w:r>
      <w:r w:rsidR="00000969" w:rsidRPr="00CB4B83">
        <w:rPr>
          <w:rFonts w:asciiTheme="majorEastAsia" w:eastAsiaTheme="majorEastAsia" w:hAnsiTheme="majorEastAsia" w:hint="eastAsia"/>
        </w:rPr>
        <w:t>裘錫圭：「錯置」之「錯」後世作「</w:t>
      </w:r>
      <w:proofErr w:type="gramStart"/>
      <w:r w:rsidR="00000969" w:rsidRPr="00CB4B83">
        <w:rPr>
          <w:rFonts w:asciiTheme="majorEastAsia" w:eastAsiaTheme="majorEastAsia" w:hAnsiTheme="majorEastAsia" w:hint="eastAsia"/>
        </w:rPr>
        <w:t>措</w:t>
      </w:r>
      <w:proofErr w:type="gramEnd"/>
      <w:r w:rsidR="00000969" w:rsidRPr="00CB4B83">
        <w:rPr>
          <w:rFonts w:asciiTheme="majorEastAsia" w:eastAsiaTheme="majorEastAsia" w:hAnsiTheme="majorEastAsia" w:hint="eastAsia"/>
        </w:rPr>
        <w:t>」。</w:t>
      </w:r>
    </w:p>
  </w:footnote>
  <w:footnote w:id="32">
    <w:p w14:paraId="6D4E859E" w14:textId="29BFED26"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0D0AC6" w:rsidRPr="00CB4B83">
        <w:rPr>
          <w:rFonts w:asciiTheme="majorEastAsia" w:eastAsiaTheme="majorEastAsia" w:hAnsiTheme="majorEastAsia" w:hint="eastAsia"/>
        </w:rPr>
        <w:t xml:space="preserve"> 整理者、夏世華：</w:t>
      </w:r>
      <w:proofErr w:type="gramStart"/>
      <w:r w:rsidR="00222CA6" w:rsidRPr="00CB4B83">
        <w:rPr>
          <w:rFonts w:asciiTheme="majorEastAsia" w:eastAsiaTheme="majorEastAsia" w:hAnsiTheme="majorEastAsia" w:hint="eastAsia"/>
        </w:rPr>
        <w:t>隸作</w:t>
      </w:r>
      <w:proofErr w:type="gramEnd"/>
      <w:r w:rsidR="000D0AC6" w:rsidRPr="00CB4B83">
        <w:rPr>
          <w:rFonts w:asciiTheme="majorEastAsia" w:eastAsiaTheme="majorEastAsia" w:hAnsiTheme="majorEastAsia" w:hint="eastAsia"/>
        </w:rPr>
        <w:t>「</w:t>
      </w:r>
      <w:r w:rsidR="000D0AC6" w:rsidRPr="00CB4B83">
        <w:rPr>
          <w:rFonts w:ascii="新細明體-ExtB" w:eastAsia="新細明體-ExtB" w:hAnsi="新細明體-ExtB" w:cs="新細明體-ExtB" w:hint="eastAsia"/>
        </w:rPr>
        <w:t>𣢘</w:t>
      </w:r>
      <w:r w:rsidR="000D0AC6" w:rsidRPr="00CB4B83">
        <w:rPr>
          <w:rFonts w:asciiTheme="majorEastAsia" w:eastAsiaTheme="majorEastAsia" w:hAnsiTheme="majorEastAsia" w:cs="新細明體" w:hint="eastAsia"/>
        </w:rPr>
        <w:t>」</w:t>
      </w:r>
      <w:r w:rsidR="00222CA6" w:rsidRPr="00CB4B83">
        <w:rPr>
          <w:rFonts w:asciiTheme="majorEastAsia" w:eastAsiaTheme="majorEastAsia" w:hAnsiTheme="majorEastAsia" w:hint="eastAsia"/>
        </w:rPr>
        <w:t>，讀為</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吞</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D0AC6" w:rsidRPr="00CB4B83">
        <w:rPr>
          <w:rFonts w:asciiTheme="majorEastAsia" w:eastAsiaTheme="majorEastAsia" w:hAnsiTheme="majorEastAsia" w:hint="eastAsia"/>
        </w:rPr>
        <w:t xml:space="preserve">簡狄吞燕卵受孕產契的神話起源其早。/ </w:t>
      </w:r>
      <w:r w:rsidR="00222CA6" w:rsidRPr="00CB4B83">
        <w:rPr>
          <w:rFonts w:asciiTheme="majorEastAsia" w:eastAsiaTheme="majorEastAsia" w:hAnsiTheme="majorEastAsia" w:hint="eastAsia"/>
        </w:rPr>
        <w:t>蘇建洲</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當應分析為從</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申</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舟</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聲，</w:t>
      </w:r>
      <w:proofErr w:type="gramStart"/>
      <w:r w:rsidR="00222CA6" w:rsidRPr="00CB4B83">
        <w:rPr>
          <w:rFonts w:asciiTheme="majorEastAsia" w:eastAsiaTheme="majorEastAsia" w:hAnsiTheme="majorEastAsia" w:hint="eastAsia"/>
        </w:rPr>
        <w:t>讀作</w:t>
      </w:r>
      <w:proofErr w:type="gramEnd"/>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喉</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。在古籍中用為</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吞</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字，簡文寫作</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喉</w:t>
      </w:r>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二者義同</w:t>
      </w:r>
      <w:proofErr w:type="gramEnd"/>
      <w:r w:rsidR="00222CA6" w:rsidRPr="00CB4B83">
        <w:rPr>
          <w:rFonts w:asciiTheme="majorEastAsia" w:eastAsiaTheme="majorEastAsia" w:hAnsiTheme="majorEastAsia" w:hint="eastAsia"/>
        </w:rPr>
        <w:t>。</w:t>
      </w:r>
      <w:r w:rsidR="000D0AC6"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鄭玉姍</w:t>
      </w:r>
      <w:r w:rsidR="000D0AC6" w:rsidRPr="00CB4B83">
        <w:rPr>
          <w:rFonts w:asciiTheme="majorEastAsia" w:eastAsiaTheme="majorEastAsia" w:hAnsiTheme="majorEastAsia" w:hint="eastAsia"/>
        </w:rPr>
        <w:t>：</w:t>
      </w:r>
      <w:r w:rsidR="00000969" w:rsidRPr="00CB4B83">
        <w:rPr>
          <w:rFonts w:asciiTheme="majorEastAsia" w:eastAsiaTheme="majorEastAsia" w:hAnsiTheme="majorEastAsia" w:hint="eastAsia"/>
        </w:rPr>
        <w:t>「</w:t>
      </w:r>
      <w:r w:rsidR="00000969" w:rsidRPr="00CB4B83">
        <w:rPr>
          <w:rFonts w:asciiTheme="majorEastAsia" w:eastAsiaTheme="majorEastAsia" w:hAnsiTheme="majorEastAsia"/>
          <w:noProof/>
        </w:rPr>
        <w:drawing>
          <wp:inline distT="0" distB="0" distL="0" distR="0" wp14:anchorId="48D357E5" wp14:editId="5E00996A">
            <wp:extent cx="95250" cy="120097"/>
            <wp:effectExtent l="0" t="0" r="0" b="0"/>
            <wp:docPr id="2317005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0533" name=""/>
                    <pic:cNvPicPr/>
                  </pic:nvPicPr>
                  <pic:blipFill>
                    <a:blip r:embed="rId18"/>
                    <a:stretch>
                      <a:fillRect/>
                    </a:stretch>
                  </pic:blipFill>
                  <pic:spPr>
                    <a:xfrm>
                      <a:off x="0" y="0"/>
                      <a:ext cx="96680" cy="121900"/>
                    </a:xfrm>
                    <a:prstGeom prst="rect">
                      <a:avLst/>
                    </a:prstGeom>
                  </pic:spPr>
                </pic:pic>
              </a:graphicData>
            </a:graphic>
          </wp:inline>
        </w:drawing>
      </w:r>
      <w:r w:rsidR="00000969" w:rsidRPr="00CB4B83">
        <w:rPr>
          <w:rFonts w:asciiTheme="majorEastAsia" w:eastAsiaTheme="majorEastAsia" w:hAnsiTheme="majorEastAsia" w:hint="eastAsia"/>
        </w:rPr>
        <w:t>」</w:t>
      </w:r>
      <w:proofErr w:type="gramStart"/>
      <w:r w:rsidR="000D0AC6" w:rsidRPr="00CB4B83">
        <w:rPr>
          <w:rFonts w:asciiTheme="majorEastAsia" w:eastAsiaTheme="majorEastAsia" w:hAnsiTheme="majorEastAsia" w:hint="eastAsia"/>
        </w:rPr>
        <w:t>右</w:t>
      </w:r>
      <w:r w:rsidR="00222CA6" w:rsidRPr="00CB4B83">
        <w:rPr>
          <w:rFonts w:asciiTheme="majorEastAsia" w:eastAsiaTheme="majorEastAsia" w:hAnsiTheme="majorEastAsia" w:hint="eastAsia"/>
        </w:rPr>
        <w:t>從</w:t>
      </w:r>
      <w:proofErr w:type="gramEnd"/>
      <w:r w:rsidR="000D0AC6"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瓦</w:t>
      </w:r>
      <w:r w:rsidR="000D0AC6" w:rsidRPr="00CB4B83">
        <w:rPr>
          <w:rFonts w:asciiTheme="majorEastAsia" w:eastAsiaTheme="majorEastAsia" w:hAnsiTheme="majorEastAsia" w:hint="eastAsia"/>
        </w:rPr>
        <w:t>」，可能是一個音近「吞」的形</w:t>
      </w:r>
      <w:r w:rsidR="00222CA6" w:rsidRPr="00CB4B83">
        <w:rPr>
          <w:rFonts w:asciiTheme="majorEastAsia" w:eastAsiaTheme="majorEastAsia" w:hAnsiTheme="majorEastAsia" w:hint="eastAsia"/>
        </w:rPr>
        <w:t>聲</w:t>
      </w:r>
      <w:r w:rsidR="000D0AC6" w:rsidRPr="00CB4B83">
        <w:rPr>
          <w:rFonts w:asciiTheme="majorEastAsia" w:eastAsiaTheme="majorEastAsia" w:hAnsiTheme="majorEastAsia" w:hint="eastAsia"/>
        </w:rPr>
        <w:t>字</w:t>
      </w:r>
      <w:r w:rsidR="00222CA6" w:rsidRPr="00CB4B83">
        <w:rPr>
          <w:rFonts w:asciiTheme="majorEastAsia" w:eastAsiaTheme="majorEastAsia" w:hAnsiTheme="majorEastAsia" w:hint="eastAsia"/>
        </w:rPr>
        <w:t>。</w:t>
      </w:r>
    </w:p>
  </w:footnote>
  <w:footnote w:id="33">
    <w:p w14:paraId="6014BB80" w14:textId="50E85CDC" w:rsidR="000A3402" w:rsidRPr="00CB4B83" w:rsidRDefault="000A3402" w:rsidP="00751EBE">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751EBE" w:rsidRPr="00CB4B83">
        <w:rPr>
          <w:rFonts w:asciiTheme="majorEastAsia" w:eastAsiaTheme="majorEastAsia" w:hAnsiTheme="majorEastAsia" w:hint="eastAsia"/>
        </w:rPr>
        <w:t>整理者：</w:t>
      </w:r>
      <w:r w:rsidR="008802BE" w:rsidRPr="00CB4B83">
        <w:rPr>
          <w:rFonts w:asciiTheme="majorEastAsia" w:eastAsiaTheme="majorEastAsia" w:hAnsiTheme="majorEastAsia" w:hint="eastAsia"/>
        </w:rPr>
        <w:t>「</w:t>
      </w:r>
      <w:r w:rsidR="008802BE" w:rsidRPr="00CB4B83">
        <w:rPr>
          <w:rFonts w:asciiTheme="majorEastAsia" w:eastAsiaTheme="majorEastAsia" w:hAnsiTheme="majorEastAsia"/>
          <w:noProof/>
        </w:rPr>
        <w:drawing>
          <wp:inline distT="0" distB="0" distL="0" distR="0" wp14:anchorId="02E60EFE" wp14:editId="260B17AA">
            <wp:extent cx="101600" cy="142241"/>
            <wp:effectExtent l="0" t="0" r="0" b="0"/>
            <wp:docPr id="7704350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5035" name=""/>
                    <pic:cNvPicPr/>
                  </pic:nvPicPr>
                  <pic:blipFill>
                    <a:blip r:embed="rId19"/>
                    <a:stretch>
                      <a:fillRect/>
                    </a:stretch>
                  </pic:blipFill>
                  <pic:spPr>
                    <a:xfrm>
                      <a:off x="0" y="0"/>
                      <a:ext cx="102076" cy="142908"/>
                    </a:xfrm>
                    <a:prstGeom prst="rect">
                      <a:avLst/>
                    </a:prstGeom>
                  </pic:spPr>
                </pic:pic>
              </a:graphicData>
            </a:graphic>
          </wp:inline>
        </w:drawing>
      </w:r>
      <w:r w:rsidR="008802BE" w:rsidRPr="00CB4B83">
        <w:rPr>
          <w:rFonts w:asciiTheme="majorEastAsia" w:eastAsiaTheme="majorEastAsia" w:hAnsiTheme="majorEastAsia" w:hint="eastAsia"/>
        </w:rPr>
        <w:t>（仁）」從香港中大</w:t>
      </w:r>
      <w:proofErr w:type="gramStart"/>
      <w:r w:rsidR="008802BE" w:rsidRPr="00CB4B83">
        <w:rPr>
          <w:rFonts w:asciiTheme="majorEastAsia" w:eastAsiaTheme="majorEastAsia" w:hAnsiTheme="majorEastAsia" w:hint="eastAsia"/>
        </w:rPr>
        <w:t>藏簡整理者隸釋，</w:t>
      </w:r>
      <w:proofErr w:type="gramEnd"/>
      <w:r w:rsidR="008802BE" w:rsidRPr="00CB4B83">
        <w:rPr>
          <w:rFonts w:asciiTheme="majorEastAsia" w:eastAsiaTheme="majorEastAsia" w:hAnsiTheme="majorEastAsia" w:hint="eastAsia"/>
        </w:rPr>
        <w:t>並讀為「身」，</w:t>
      </w:r>
      <w:proofErr w:type="gramStart"/>
      <w:r w:rsidR="008802BE" w:rsidRPr="00CB4B83">
        <w:rPr>
          <w:rFonts w:asciiTheme="majorEastAsia" w:eastAsiaTheme="majorEastAsia" w:hAnsiTheme="majorEastAsia" w:hint="eastAsia"/>
        </w:rPr>
        <w:t>云</w:t>
      </w:r>
      <w:proofErr w:type="gramEnd"/>
      <w:r w:rsidR="008802BE" w:rsidRPr="00CB4B83">
        <w:rPr>
          <w:rFonts w:asciiTheme="majorEastAsia" w:eastAsiaTheme="majorEastAsia" w:hAnsiTheme="majorEastAsia" w:hint="eastAsia"/>
        </w:rPr>
        <w:t>亦作「</w:t>
      </w:r>
      <w:proofErr w:type="gramStart"/>
      <w:r w:rsidR="00751EBE" w:rsidRPr="00CB4B83">
        <w:rPr>
          <w:rFonts w:asciiTheme="majorEastAsia" w:eastAsiaTheme="majorEastAsia" w:hAnsiTheme="majorEastAsia" w:hint="eastAsia"/>
        </w:rPr>
        <w:t>妊</w:t>
      </w:r>
      <w:proofErr w:type="gramEnd"/>
      <w:r w:rsidR="00751EBE" w:rsidRPr="00CB4B83">
        <w:rPr>
          <w:rFonts w:asciiTheme="majorEastAsia" w:eastAsiaTheme="majorEastAsia" w:hAnsiTheme="majorEastAsia" w:hint="eastAsia"/>
        </w:rPr>
        <w:t>」「姙」</w:t>
      </w:r>
      <w:r w:rsidR="008802BE" w:rsidRPr="00CB4B83">
        <w:rPr>
          <w:rFonts w:asciiTheme="majorEastAsia" w:eastAsiaTheme="majorEastAsia" w:hAnsiTheme="majorEastAsia" w:hint="eastAsia"/>
        </w:rPr>
        <w:t>。</w:t>
      </w:r>
      <w:r w:rsidR="00751EBE" w:rsidRPr="00CB4B83">
        <w:rPr>
          <w:rFonts w:asciiTheme="majorEastAsia" w:eastAsiaTheme="majorEastAsia" w:hAnsiTheme="majorEastAsia" w:hint="eastAsia"/>
        </w:rPr>
        <w:t>/張桂光：釋「</w:t>
      </w:r>
      <w:proofErr w:type="gramStart"/>
      <w:r w:rsidR="00751EBE" w:rsidRPr="00CB4B83">
        <w:rPr>
          <w:rFonts w:asciiTheme="majorEastAsia" w:eastAsiaTheme="majorEastAsia" w:hAnsiTheme="majorEastAsia" w:hint="eastAsia"/>
        </w:rPr>
        <w:t>妊</w:t>
      </w:r>
      <w:proofErr w:type="gramEnd"/>
      <w:r w:rsidR="00751EBE" w:rsidRPr="00CB4B83">
        <w:rPr>
          <w:rFonts w:asciiTheme="majorEastAsia" w:eastAsiaTheme="majorEastAsia" w:hAnsiTheme="majorEastAsia" w:hint="eastAsia"/>
        </w:rPr>
        <w:t>」。「三</w:t>
      </w:r>
      <w:proofErr w:type="gramStart"/>
      <w:r w:rsidR="00751EBE" w:rsidRPr="00CB4B83">
        <w:rPr>
          <w:rFonts w:asciiTheme="majorEastAsia" w:eastAsiaTheme="majorEastAsia" w:hAnsiTheme="majorEastAsia" w:hint="eastAsia"/>
        </w:rPr>
        <w:t>妊</w:t>
      </w:r>
      <w:proofErr w:type="gramEnd"/>
      <w:r w:rsidR="00751EBE" w:rsidRPr="00CB4B83">
        <w:rPr>
          <w:rFonts w:asciiTheme="majorEastAsia" w:eastAsiaTheme="majorEastAsia" w:hAnsiTheme="majorEastAsia" w:hint="eastAsia"/>
        </w:rPr>
        <w:t>」照字面</w:t>
      </w:r>
      <w:proofErr w:type="gramStart"/>
      <w:r w:rsidR="00751EBE" w:rsidRPr="00CB4B83">
        <w:rPr>
          <w:rFonts w:asciiTheme="majorEastAsia" w:eastAsiaTheme="majorEastAsia" w:hAnsiTheme="majorEastAsia" w:hint="eastAsia"/>
        </w:rPr>
        <w:t>解當釋三次</w:t>
      </w:r>
      <w:proofErr w:type="gramEnd"/>
      <w:r w:rsidR="00751EBE" w:rsidRPr="00CB4B83">
        <w:rPr>
          <w:rFonts w:asciiTheme="majorEastAsia" w:eastAsiaTheme="majorEastAsia" w:hAnsiTheme="majorEastAsia" w:hint="eastAsia"/>
        </w:rPr>
        <w:t>妊娠，此指三個妊娠周期的時間。「三」為虛數，言時間之長。</w:t>
      </w:r>
    </w:p>
  </w:footnote>
  <w:footnote w:id="34">
    <w:p w14:paraId="069E449B" w14:textId="05B0938A"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0A3402" w:rsidRPr="00CB4B83">
        <w:rPr>
          <w:rFonts w:asciiTheme="majorEastAsia" w:eastAsiaTheme="majorEastAsia" w:hAnsiTheme="majorEastAsia" w:hint="eastAsia"/>
        </w:rPr>
        <w:t xml:space="preserve"> 整理者：</w:t>
      </w:r>
      <w:proofErr w:type="gramStart"/>
      <w:r w:rsidR="00222CA6" w:rsidRPr="00CB4B83">
        <w:rPr>
          <w:rFonts w:asciiTheme="majorEastAsia" w:eastAsiaTheme="majorEastAsia" w:hAnsiTheme="majorEastAsia" w:hint="eastAsia"/>
        </w:rPr>
        <w:t>釋隸作</w:t>
      </w:r>
      <w:proofErr w:type="gramEnd"/>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雇</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0A3402"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扈</w:t>
      </w:r>
      <w:proofErr w:type="gramEnd"/>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為禹所</w:t>
      </w:r>
      <w:proofErr w:type="gramEnd"/>
      <w:r w:rsidR="00222CA6" w:rsidRPr="00CB4B83">
        <w:rPr>
          <w:rFonts w:asciiTheme="majorEastAsia" w:eastAsiaTheme="majorEastAsia" w:hAnsiTheme="majorEastAsia" w:hint="eastAsia"/>
        </w:rPr>
        <w:t>生之處。</w:t>
      </w:r>
      <w:r w:rsidR="000A3402"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陳劍</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0A3402"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膺</w:t>
      </w:r>
      <w:proofErr w:type="gramEnd"/>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，胸</w:t>
      </w:r>
      <w:proofErr w:type="gramStart"/>
      <w:r w:rsidR="00222CA6" w:rsidRPr="00CB4B83">
        <w:rPr>
          <w:rFonts w:asciiTheme="majorEastAsia" w:eastAsiaTheme="majorEastAsia" w:hAnsiTheme="majorEastAsia" w:hint="eastAsia"/>
        </w:rPr>
        <w:t>膺</w:t>
      </w:r>
      <w:proofErr w:type="gramEnd"/>
      <w:r w:rsidR="00222CA6" w:rsidRPr="00CB4B83">
        <w:rPr>
          <w:rFonts w:asciiTheme="majorEastAsia" w:eastAsiaTheme="majorEastAsia" w:hAnsiTheme="majorEastAsia" w:hint="eastAsia"/>
        </w:rPr>
        <w:t>也，跟上文之</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背</w:t>
      </w:r>
      <w:r w:rsidR="000A3402"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相對。</w:t>
      </w:r>
      <w:r w:rsidR="000A3402" w:rsidRPr="00CB4B83">
        <w:rPr>
          <w:rFonts w:asciiTheme="majorEastAsia" w:eastAsiaTheme="majorEastAsia" w:hAnsiTheme="majorEastAsia" w:hint="eastAsia"/>
        </w:rPr>
        <w:t xml:space="preserve">/ </w:t>
      </w:r>
      <w:r w:rsidR="00751EBE" w:rsidRPr="00CB4B83">
        <w:rPr>
          <w:rFonts w:asciiTheme="majorEastAsia" w:eastAsiaTheme="majorEastAsia" w:hAnsiTheme="majorEastAsia" w:hint="eastAsia"/>
        </w:rPr>
        <w:t>饒宗頤：</w:t>
      </w:r>
      <w:proofErr w:type="gramStart"/>
      <w:r w:rsidR="00751EBE" w:rsidRPr="00CB4B83">
        <w:rPr>
          <w:rFonts w:asciiTheme="majorEastAsia" w:eastAsiaTheme="majorEastAsia" w:hAnsiTheme="majorEastAsia" w:hint="eastAsia"/>
        </w:rPr>
        <w:t>原釋「</w:t>
      </w:r>
      <w:proofErr w:type="gramEnd"/>
      <w:r w:rsidR="00751EBE" w:rsidRPr="00CB4B83">
        <w:rPr>
          <w:rFonts w:asciiTheme="majorEastAsia" w:eastAsiaTheme="majorEastAsia" w:hAnsiTheme="majorEastAsia" w:hint="eastAsia"/>
        </w:rPr>
        <w:t>雇」者</w:t>
      </w:r>
      <w:proofErr w:type="gramStart"/>
      <w:r w:rsidR="00751EBE" w:rsidRPr="00CB4B83">
        <w:rPr>
          <w:rFonts w:asciiTheme="majorEastAsia" w:eastAsiaTheme="majorEastAsia" w:hAnsiTheme="majorEastAsia" w:hint="eastAsia"/>
        </w:rPr>
        <w:t>當釋「</w:t>
      </w:r>
      <w:proofErr w:type="gramEnd"/>
      <w:r w:rsidR="00751EBE" w:rsidRPr="00CB4B83">
        <w:rPr>
          <w:rFonts w:asciiTheme="majorEastAsia" w:eastAsiaTheme="majorEastAsia" w:hAnsiTheme="majorEastAsia" w:hint="eastAsia"/>
        </w:rPr>
        <w:t>䧹」，讀「膺」。/ 蘇建洲：以字形而言，直接</w:t>
      </w:r>
      <w:proofErr w:type="gramStart"/>
      <w:r w:rsidR="00751EBE" w:rsidRPr="00CB4B83">
        <w:rPr>
          <w:rFonts w:asciiTheme="majorEastAsia" w:eastAsiaTheme="majorEastAsia" w:hAnsiTheme="majorEastAsia" w:hint="eastAsia"/>
        </w:rPr>
        <w:t>隸</w:t>
      </w:r>
      <w:proofErr w:type="gramEnd"/>
      <w:r w:rsidR="00751EBE" w:rsidRPr="00CB4B83">
        <w:rPr>
          <w:rFonts w:asciiTheme="majorEastAsia" w:eastAsiaTheme="majorEastAsia" w:hAnsiTheme="majorEastAsia" w:hint="eastAsia"/>
        </w:rPr>
        <w:t>定當作「䧹」，為「膺」字初文。李守奎認為此字是「鷹」</w:t>
      </w:r>
      <w:proofErr w:type="gramStart"/>
      <w:r w:rsidR="00751EBE" w:rsidRPr="00CB4B83">
        <w:rPr>
          <w:rFonts w:asciiTheme="majorEastAsia" w:eastAsiaTheme="majorEastAsia" w:hAnsiTheme="majorEastAsia" w:hint="eastAsia"/>
        </w:rPr>
        <w:t>字初文</w:t>
      </w:r>
      <w:proofErr w:type="gramEnd"/>
      <w:r w:rsidR="00751EBE" w:rsidRPr="00CB4B83">
        <w:rPr>
          <w:rFonts w:asciiTheme="majorEastAsia" w:eastAsiaTheme="majorEastAsia" w:hAnsiTheme="majorEastAsia" w:hint="eastAsia"/>
        </w:rPr>
        <w:t>。</w:t>
      </w:r>
    </w:p>
  </w:footnote>
  <w:footnote w:id="35">
    <w:p w14:paraId="3D4A6CB6" w14:textId="426E7CC0"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751EBE" w:rsidRPr="00CB4B83">
        <w:rPr>
          <w:rFonts w:asciiTheme="majorEastAsia" w:eastAsiaTheme="majorEastAsia" w:hAnsiTheme="majorEastAsia" w:hint="eastAsia"/>
        </w:rPr>
        <w:t xml:space="preserve"> 整理者：</w:t>
      </w:r>
      <w:proofErr w:type="gramStart"/>
      <w:r w:rsidR="00222CA6" w:rsidRPr="00CB4B83">
        <w:rPr>
          <w:rFonts w:asciiTheme="majorEastAsia" w:eastAsiaTheme="majorEastAsia" w:hAnsiTheme="majorEastAsia" w:hint="eastAsia"/>
        </w:rPr>
        <w:t>釋隸作</w:t>
      </w:r>
      <w:proofErr w:type="gramEnd"/>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欽</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，未訓讀。</w:t>
      </w:r>
      <w:r w:rsidR="00751EBE" w:rsidRPr="00CB4B83">
        <w:rPr>
          <w:rFonts w:asciiTheme="majorEastAsia" w:eastAsiaTheme="majorEastAsia" w:hAnsiTheme="majorEastAsia" w:hint="eastAsia"/>
        </w:rPr>
        <w:t>/</w:t>
      </w:r>
      <w:r w:rsidR="00713587"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周鳳五、林</w:t>
      </w:r>
      <w:r w:rsidR="00751EBE" w:rsidRPr="00CB4B83">
        <w:rPr>
          <w:rFonts w:asciiTheme="majorEastAsia" w:eastAsiaTheme="majorEastAsia" w:hAnsiTheme="majorEastAsia" w:hint="eastAsia"/>
        </w:rPr>
        <w:t>志鵬：</w:t>
      </w:r>
      <w:r w:rsidR="002C30DF" w:rsidRPr="00CB4B83">
        <w:rPr>
          <w:rFonts w:asciiTheme="majorEastAsia" w:eastAsiaTheme="majorEastAsia" w:hAnsiTheme="majorEastAsia" w:hint="eastAsia"/>
        </w:rPr>
        <w:t>「欽」</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讀</w:t>
      </w:r>
      <w:proofErr w:type="gramStart"/>
      <w:r w:rsidR="00222CA6" w:rsidRPr="00CB4B83">
        <w:rPr>
          <w:rFonts w:asciiTheme="majorEastAsia" w:eastAsiaTheme="majorEastAsia" w:hAnsiTheme="majorEastAsia" w:hint="eastAsia"/>
        </w:rPr>
        <w:t>為</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吟</w:t>
      </w:r>
      <w:proofErr w:type="gramEnd"/>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，並依王叔岷《古書虛字廣義》</w:t>
      </w:r>
      <w:proofErr w:type="gramStart"/>
      <w:r w:rsidR="00222CA6" w:rsidRPr="00CB4B83">
        <w:rPr>
          <w:rFonts w:asciiTheme="majorEastAsia" w:eastAsiaTheme="majorEastAsia" w:hAnsiTheme="majorEastAsia" w:hint="eastAsia"/>
        </w:rPr>
        <w:t>訓</w:t>
      </w:r>
      <w:proofErr w:type="gramEnd"/>
      <w:r w:rsidR="00222CA6" w:rsidRPr="00CB4B83">
        <w:rPr>
          <w:rFonts w:asciiTheme="majorEastAsia" w:eastAsiaTheme="majorEastAsia" w:hAnsiTheme="majorEastAsia" w:hint="eastAsia"/>
        </w:rPr>
        <w:t>前一</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曰</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字為</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而</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0D49A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林說略為可從，</w:t>
      </w:r>
      <w:r w:rsidR="00713587" w:rsidRPr="00CB4B83">
        <w:rPr>
          <w:rFonts w:asciiTheme="majorEastAsia" w:eastAsiaTheme="majorEastAsia" w:hAnsiTheme="majorEastAsia" w:hint="eastAsia"/>
        </w:rPr>
        <w:t>「欽」</w:t>
      </w:r>
      <w:r w:rsidR="00222CA6" w:rsidRPr="00CB4B83">
        <w:rPr>
          <w:rFonts w:asciiTheme="majorEastAsia" w:eastAsiaTheme="majorEastAsia" w:hAnsiTheme="majorEastAsia" w:hint="eastAsia"/>
        </w:rPr>
        <w:t>亦可讀為</w:t>
      </w:r>
      <w:r w:rsidR="00713587"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噤</w:t>
      </w:r>
      <w:proofErr w:type="gramEnd"/>
      <w:r w:rsidR="00713587"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以</w:t>
      </w:r>
      <w:proofErr w:type="gramStart"/>
      <w:r w:rsidR="00222CA6" w:rsidRPr="00CB4B83">
        <w:rPr>
          <w:rFonts w:asciiTheme="majorEastAsia" w:eastAsiaTheme="majorEastAsia" w:hAnsiTheme="majorEastAsia" w:hint="eastAsia"/>
        </w:rPr>
        <w:t>契母感</w:t>
      </w:r>
      <w:proofErr w:type="gramEnd"/>
      <w:r w:rsidR="00222CA6" w:rsidRPr="00CB4B83">
        <w:rPr>
          <w:rFonts w:asciiTheme="majorEastAsia" w:eastAsiaTheme="majorEastAsia" w:hAnsiTheme="majorEastAsia" w:hint="eastAsia"/>
        </w:rPr>
        <w:t>生，大為</w:t>
      </w:r>
      <w:proofErr w:type="gramStart"/>
      <w:r w:rsidR="00222CA6" w:rsidRPr="00CB4B83">
        <w:rPr>
          <w:rFonts w:asciiTheme="majorEastAsia" w:eastAsiaTheme="majorEastAsia" w:hAnsiTheme="majorEastAsia" w:hint="eastAsia"/>
        </w:rPr>
        <w:t>怪駭，故呼而</w:t>
      </w:r>
      <w:proofErr w:type="gramEnd"/>
      <w:r w:rsidR="00222CA6" w:rsidRPr="00CB4B83">
        <w:rPr>
          <w:rFonts w:asciiTheme="majorEastAsia" w:eastAsiaTheme="majorEastAsia" w:hAnsiTheme="majorEastAsia" w:hint="eastAsia"/>
        </w:rPr>
        <w:t>驚之，既而覺之（以其為處女而生子），乃</w:t>
      </w:r>
      <w:proofErr w:type="gramStart"/>
      <w:r w:rsidR="00222CA6" w:rsidRPr="00CB4B83">
        <w:rPr>
          <w:rFonts w:asciiTheme="majorEastAsia" w:eastAsiaTheme="majorEastAsia" w:hAnsiTheme="majorEastAsia" w:hint="eastAsia"/>
        </w:rPr>
        <w:t>噤閉其</w:t>
      </w:r>
      <w:proofErr w:type="gramEnd"/>
      <w:r w:rsidR="00222CA6" w:rsidRPr="00CB4B83">
        <w:rPr>
          <w:rFonts w:asciiTheme="majorEastAsia" w:eastAsiaTheme="majorEastAsia" w:hAnsiTheme="majorEastAsia" w:hint="eastAsia"/>
        </w:rPr>
        <w:t>口，見</w:t>
      </w:r>
      <w:proofErr w:type="gramStart"/>
      <w:r w:rsidR="00222CA6" w:rsidRPr="00CB4B83">
        <w:rPr>
          <w:rFonts w:asciiTheme="majorEastAsia" w:eastAsiaTheme="majorEastAsia" w:hAnsiTheme="majorEastAsia" w:hint="eastAsia"/>
        </w:rPr>
        <w:t>契</w:t>
      </w:r>
      <w:proofErr w:type="gramEnd"/>
      <w:r w:rsidR="00222CA6" w:rsidRPr="00CB4B83">
        <w:rPr>
          <w:rFonts w:asciiTheme="majorEastAsia" w:eastAsiaTheme="majorEastAsia" w:hAnsiTheme="majorEastAsia" w:hint="eastAsia"/>
        </w:rPr>
        <w:t>之生也。</w:t>
      </w:r>
      <w:r w:rsidR="00713587" w:rsidRPr="00CB4B83">
        <w:rPr>
          <w:rFonts w:asciiTheme="majorEastAsia" w:eastAsiaTheme="majorEastAsia" w:hAnsiTheme="majorEastAsia" w:hint="eastAsia"/>
        </w:rPr>
        <w:t>/ 裘錫圭：</w:t>
      </w:r>
      <w:proofErr w:type="gramStart"/>
      <w:r w:rsidR="00EC4294" w:rsidRPr="00CB4B83">
        <w:rPr>
          <w:rFonts w:asciiTheme="majorEastAsia" w:eastAsiaTheme="majorEastAsia" w:hAnsiTheme="majorEastAsia" w:hint="eastAsia"/>
        </w:rPr>
        <w:t>原釋「</w:t>
      </w:r>
      <w:proofErr w:type="gramEnd"/>
      <w:r w:rsidR="00EC4294" w:rsidRPr="00CB4B83">
        <w:rPr>
          <w:rFonts w:asciiTheme="majorEastAsia" w:eastAsiaTheme="majorEastAsia" w:hAnsiTheme="majorEastAsia" w:hint="eastAsia"/>
        </w:rPr>
        <w:t>欽」之字</w:t>
      </w:r>
      <w:proofErr w:type="gramStart"/>
      <w:r w:rsidR="00EC4294" w:rsidRPr="00CB4B83">
        <w:rPr>
          <w:rFonts w:asciiTheme="majorEastAsia" w:eastAsiaTheme="majorEastAsia" w:hAnsiTheme="majorEastAsia" w:hint="eastAsia"/>
        </w:rPr>
        <w:t>應隸作</w:t>
      </w:r>
      <w:proofErr w:type="gramEnd"/>
      <w:r w:rsidR="00EC4294" w:rsidRPr="00CB4B83">
        <w:rPr>
          <w:rFonts w:asciiTheme="majorEastAsia" w:eastAsiaTheme="majorEastAsia" w:hAnsiTheme="majorEastAsia" w:hint="eastAsia"/>
        </w:rPr>
        <w:t>「銫」，從「色」「金」，「金」</w:t>
      </w:r>
      <w:proofErr w:type="gramStart"/>
      <w:r w:rsidR="00EC4294" w:rsidRPr="00CB4B83">
        <w:rPr>
          <w:rFonts w:asciiTheme="majorEastAsia" w:eastAsiaTheme="majorEastAsia" w:hAnsiTheme="majorEastAsia" w:hint="eastAsia"/>
        </w:rPr>
        <w:t>亦聲</w:t>
      </w:r>
      <w:proofErr w:type="gramEnd"/>
      <w:r w:rsidR="00EC4294" w:rsidRPr="00CB4B83">
        <w:rPr>
          <w:rFonts w:asciiTheme="majorEastAsia" w:eastAsiaTheme="majorEastAsia" w:hAnsiTheme="majorEastAsia" w:hint="eastAsia"/>
        </w:rPr>
        <w:t>，是金色之金的專字，在上引簡文中就讀為金錫之金。「</w:t>
      </w:r>
      <w:proofErr w:type="gramStart"/>
      <w:r w:rsidR="00EC4294" w:rsidRPr="00CB4B83">
        <w:rPr>
          <w:rFonts w:asciiTheme="majorEastAsia" w:eastAsiaTheme="majorEastAsia" w:hAnsiTheme="majorEastAsia" w:hint="eastAsia"/>
        </w:rPr>
        <w:t>契</w:t>
      </w:r>
      <w:proofErr w:type="gramEnd"/>
      <w:r w:rsidR="00EC4294" w:rsidRPr="00CB4B83">
        <w:rPr>
          <w:rFonts w:asciiTheme="majorEastAsia" w:eastAsiaTheme="majorEastAsia" w:hAnsiTheme="majorEastAsia" w:hint="eastAsia"/>
        </w:rPr>
        <w:t>生</w:t>
      </w:r>
      <w:proofErr w:type="gramStart"/>
      <w:r w:rsidR="00EC4294" w:rsidRPr="00CB4B83">
        <w:rPr>
          <w:rFonts w:asciiTheme="majorEastAsia" w:eastAsiaTheme="majorEastAsia" w:hAnsiTheme="majorEastAsia" w:hint="eastAsia"/>
        </w:rPr>
        <w:t>而呼曰金</w:t>
      </w:r>
      <w:proofErr w:type="gramEnd"/>
      <w:r w:rsidR="00EC4294" w:rsidRPr="00CB4B83">
        <w:rPr>
          <w:rFonts w:asciiTheme="majorEastAsia" w:eastAsiaTheme="majorEastAsia" w:hAnsiTheme="majorEastAsia" w:hint="eastAsia"/>
        </w:rPr>
        <w:t>」，蓋與商得金德之說有關。少</w:t>
      </w:r>
      <w:proofErr w:type="gramStart"/>
      <w:r w:rsidR="00EC4294" w:rsidRPr="00CB4B83">
        <w:rPr>
          <w:rFonts w:asciiTheme="majorEastAsia" w:eastAsiaTheme="majorEastAsia" w:hAnsiTheme="majorEastAsia" w:hint="eastAsia"/>
        </w:rPr>
        <w:t>皞</w:t>
      </w:r>
      <w:proofErr w:type="gramEnd"/>
      <w:r w:rsidR="00EC4294" w:rsidRPr="00CB4B83">
        <w:rPr>
          <w:rFonts w:asciiTheme="majorEastAsia" w:eastAsiaTheme="majorEastAsia" w:hAnsiTheme="majorEastAsia" w:hint="eastAsia"/>
        </w:rPr>
        <w:t>與</w:t>
      </w:r>
      <w:proofErr w:type="gramStart"/>
      <w:r w:rsidR="00EC4294" w:rsidRPr="00CB4B83">
        <w:rPr>
          <w:rFonts w:asciiTheme="majorEastAsia" w:eastAsiaTheme="majorEastAsia" w:hAnsiTheme="majorEastAsia" w:hint="eastAsia"/>
        </w:rPr>
        <w:t>契</w:t>
      </w:r>
      <w:proofErr w:type="gramEnd"/>
      <w:r w:rsidR="00EC4294" w:rsidRPr="00CB4B83">
        <w:rPr>
          <w:rFonts w:asciiTheme="majorEastAsia" w:eastAsiaTheme="majorEastAsia" w:hAnsiTheme="majorEastAsia" w:hint="eastAsia"/>
        </w:rPr>
        <w:t>為同一傳説之分化的意見，應該是可信的……少皞與契在傳説中都得金德，這應該不是偶然的，很可能也是二者同為一傳説之分化的反應。從秦獻公已將金瑞與白帝聯繫起來看，以五色配五行的思想應該出現得相當早。《子羔》簡文將「金」寫作從「色」的「銫」，可能與這種思想有關。不過「</w:t>
      </w:r>
      <w:proofErr w:type="gramStart"/>
      <w:r w:rsidR="00EC4294" w:rsidRPr="00CB4B83">
        <w:rPr>
          <w:rFonts w:asciiTheme="majorEastAsia" w:eastAsiaTheme="majorEastAsia" w:hAnsiTheme="majorEastAsia" w:hint="eastAsia"/>
        </w:rPr>
        <w:t>殷人尚白</w:t>
      </w:r>
      <w:proofErr w:type="gramEnd"/>
      <w:r w:rsidR="00EC4294" w:rsidRPr="00CB4B83">
        <w:rPr>
          <w:rFonts w:asciiTheme="majorEastAsia" w:eastAsiaTheme="majorEastAsia" w:hAnsiTheme="majorEastAsia" w:hint="eastAsia"/>
        </w:rPr>
        <w:t>」之說，從殷墟</w:t>
      </w:r>
      <w:proofErr w:type="gramStart"/>
      <w:r w:rsidR="00EC4294" w:rsidRPr="00CB4B83">
        <w:rPr>
          <w:rFonts w:asciiTheme="majorEastAsia" w:eastAsiaTheme="majorEastAsia" w:hAnsiTheme="majorEastAsia" w:hint="eastAsia"/>
        </w:rPr>
        <w:t>蔔</w:t>
      </w:r>
      <w:proofErr w:type="gramEnd"/>
      <w:r w:rsidR="00EC4294" w:rsidRPr="00CB4B83">
        <w:rPr>
          <w:rFonts w:asciiTheme="majorEastAsia" w:eastAsiaTheme="majorEastAsia" w:hAnsiTheme="majorEastAsia" w:hint="eastAsia"/>
        </w:rPr>
        <w:t>辭特別重視白馬的情況來看，似有很古老的淵源，倒不見得是商得金德說出現後才產生的。…</w:t>
      </w:r>
      <w:proofErr w:type="gramStart"/>
      <w:r w:rsidR="00EC4294" w:rsidRPr="00CB4B83">
        <w:rPr>
          <w:rFonts w:asciiTheme="majorEastAsia" w:eastAsiaTheme="majorEastAsia" w:hAnsiTheme="majorEastAsia" w:hint="eastAsia"/>
        </w:rPr>
        <w:t>…</w:t>
      </w:r>
      <w:proofErr w:type="gramEnd"/>
      <w:r w:rsidR="00EC4294" w:rsidRPr="00CB4B83">
        <w:rPr>
          <w:rFonts w:asciiTheme="majorEastAsia" w:eastAsiaTheme="majorEastAsia" w:hAnsiTheme="majorEastAsia" w:hint="eastAsia"/>
        </w:rPr>
        <w:t>即使不考慮與少</w:t>
      </w:r>
      <w:proofErr w:type="gramStart"/>
      <w:r w:rsidR="00EC4294" w:rsidRPr="00CB4B83">
        <w:rPr>
          <w:rFonts w:asciiTheme="majorEastAsia" w:eastAsiaTheme="majorEastAsia" w:hAnsiTheme="majorEastAsia" w:hint="eastAsia"/>
        </w:rPr>
        <w:t>皞</w:t>
      </w:r>
      <w:proofErr w:type="gramEnd"/>
      <w:r w:rsidR="00EC4294" w:rsidRPr="00CB4B83">
        <w:rPr>
          <w:rFonts w:asciiTheme="majorEastAsia" w:eastAsiaTheme="majorEastAsia" w:hAnsiTheme="majorEastAsia" w:hint="eastAsia"/>
        </w:rPr>
        <w:t>傳説的關係，僅就《子羔》篇來看，商得金德說的出現時代，也顯然要早於鄒衍……商得金德說的產生，也許跟我國古代商人最早大規模使用青銅器有關。這種説法究竟起於何時，有待研究。/ 蘇建洲：簡12首字似乎從裘錫圭說。/ 夏世華</w:t>
      </w:r>
      <w:r w:rsidR="00222CA6" w:rsidRPr="00CB4B83">
        <w:rPr>
          <w:rFonts w:asciiTheme="majorEastAsia" w:eastAsiaTheme="majorEastAsia" w:hAnsiTheme="majorEastAsia" w:hint="eastAsia"/>
        </w:rPr>
        <w:t>：裘說準確</w:t>
      </w:r>
      <w:proofErr w:type="gramStart"/>
      <w:r w:rsidR="00222CA6" w:rsidRPr="00CB4B83">
        <w:rPr>
          <w:rFonts w:asciiTheme="majorEastAsia" w:eastAsiaTheme="majorEastAsia" w:hAnsiTheme="majorEastAsia" w:hint="eastAsia"/>
        </w:rPr>
        <w:t>指出馬釋之</w:t>
      </w:r>
      <w:proofErr w:type="gramEnd"/>
      <w:r w:rsidR="00222CA6" w:rsidRPr="00CB4B83">
        <w:rPr>
          <w:rFonts w:asciiTheme="majorEastAsia" w:eastAsiaTheme="majorEastAsia" w:hAnsiTheme="majorEastAsia" w:hint="eastAsia"/>
        </w:rPr>
        <w:t>誤，而釋</w:t>
      </w:r>
      <w:r w:rsidR="00EC429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銫</w:t>
      </w:r>
      <w:r w:rsidR="00EC4294"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讀金</w:t>
      </w:r>
      <w:proofErr w:type="gramEnd"/>
      <w:r w:rsidR="00222CA6" w:rsidRPr="00CB4B83">
        <w:rPr>
          <w:rFonts w:asciiTheme="majorEastAsia" w:eastAsiaTheme="majorEastAsia" w:hAnsiTheme="majorEastAsia" w:hint="eastAsia"/>
        </w:rPr>
        <w:t>，又涉及衆多重要思想史問題，其意見當引起重視。但仔細比較《子羔》</w:t>
      </w:r>
      <w:proofErr w:type="gramStart"/>
      <w:r w:rsidR="00222CA6" w:rsidRPr="00CB4B83">
        <w:rPr>
          <w:rFonts w:asciiTheme="majorEastAsia" w:eastAsiaTheme="majorEastAsia" w:hAnsiTheme="majorEastAsia" w:hint="eastAsia"/>
        </w:rPr>
        <w:t>該字右旁</w:t>
      </w:r>
      <w:proofErr w:type="gramEnd"/>
      <w:r w:rsidR="00222CA6" w:rsidRPr="00CB4B83">
        <w:rPr>
          <w:rFonts w:asciiTheme="majorEastAsia" w:eastAsiaTheme="majorEastAsia" w:hAnsiTheme="majorEastAsia" w:hint="eastAsia"/>
        </w:rPr>
        <w:t>，與多數</w:t>
      </w:r>
      <w:proofErr w:type="gramStart"/>
      <w:r w:rsidR="00222CA6" w:rsidRPr="00CB4B83">
        <w:rPr>
          <w:rFonts w:asciiTheme="majorEastAsia" w:eastAsiaTheme="majorEastAsia" w:hAnsiTheme="majorEastAsia" w:hint="eastAsia"/>
        </w:rPr>
        <w:t>楚簡從</w:t>
      </w:r>
      <w:proofErr w:type="gramEnd"/>
      <w:r w:rsidR="00222CA6" w:rsidRPr="00CB4B83">
        <w:rPr>
          <w:rFonts w:asciiTheme="majorEastAsia" w:eastAsiaTheme="majorEastAsia" w:hAnsiTheme="majorEastAsia" w:hint="eastAsia"/>
        </w:rPr>
        <w:t>色</w:t>
      </w:r>
      <w:proofErr w:type="gramStart"/>
      <w:r w:rsidR="00222CA6" w:rsidRPr="00CB4B83">
        <w:rPr>
          <w:rFonts w:asciiTheme="majorEastAsia" w:eastAsiaTheme="majorEastAsia" w:hAnsiTheme="majorEastAsia" w:hint="eastAsia"/>
        </w:rPr>
        <w:t>之字仍有</w:t>
      </w:r>
      <w:proofErr w:type="gramEnd"/>
      <w:r w:rsidR="00222CA6" w:rsidRPr="00CB4B83">
        <w:rPr>
          <w:rFonts w:asciiTheme="majorEastAsia" w:eastAsiaTheme="majorEastAsia" w:hAnsiTheme="majorEastAsia" w:hint="eastAsia"/>
        </w:rPr>
        <w:t>區別，即在下部右行筆劃中部有一圓點，該圓點或演化</w:t>
      </w:r>
      <w:proofErr w:type="gramStart"/>
      <w:r w:rsidR="00222CA6" w:rsidRPr="00CB4B83">
        <w:rPr>
          <w:rFonts w:asciiTheme="majorEastAsia" w:eastAsiaTheme="majorEastAsia" w:hAnsiTheme="majorEastAsia" w:hint="eastAsia"/>
        </w:rPr>
        <w:t>為短橫</w:t>
      </w:r>
      <w:proofErr w:type="gramEnd"/>
      <w:r w:rsidR="00222CA6" w:rsidRPr="00CB4B83">
        <w:rPr>
          <w:rFonts w:asciiTheme="majorEastAsia" w:eastAsiaTheme="majorEastAsia" w:hAnsiTheme="majorEastAsia" w:hint="eastAsia"/>
        </w:rPr>
        <w:t>，該筆劃是否可無，</w:t>
      </w:r>
      <w:proofErr w:type="gramStart"/>
      <w:r w:rsidR="00222CA6" w:rsidRPr="00CB4B83">
        <w:rPr>
          <w:rFonts w:asciiTheme="majorEastAsia" w:eastAsiaTheme="majorEastAsia" w:hAnsiTheme="majorEastAsia" w:hint="eastAsia"/>
        </w:rPr>
        <w:t>裘文未</w:t>
      </w:r>
      <w:proofErr w:type="gramEnd"/>
      <w:r w:rsidR="00222CA6" w:rsidRPr="00CB4B83">
        <w:rPr>
          <w:rFonts w:asciiTheme="majorEastAsia" w:eastAsiaTheme="majorEastAsia" w:hAnsiTheme="majorEastAsia" w:hint="eastAsia"/>
        </w:rPr>
        <w:t>作説明。</w:t>
      </w:r>
      <w:proofErr w:type="gramStart"/>
      <w:r w:rsidR="00222CA6" w:rsidRPr="00CB4B83">
        <w:rPr>
          <w:rFonts w:asciiTheme="majorEastAsia" w:eastAsiaTheme="majorEastAsia" w:hAnsiTheme="majorEastAsia" w:hint="eastAsia"/>
        </w:rPr>
        <w:t>今暫從裘說</w:t>
      </w:r>
      <w:proofErr w:type="gramEnd"/>
      <w:r w:rsidR="00222CA6" w:rsidRPr="00CB4B83">
        <w:rPr>
          <w:rFonts w:asciiTheme="majorEastAsia" w:eastAsiaTheme="majorEastAsia" w:hAnsiTheme="majorEastAsia" w:hint="eastAsia"/>
        </w:rPr>
        <w:t>。</w:t>
      </w:r>
    </w:p>
  </w:footnote>
  <w:footnote w:id="36">
    <w:p w14:paraId="7FA459C1" w14:textId="324737CC" w:rsidR="00FC5F38" w:rsidRPr="00CB4B83" w:rsidRDefault="00FC5F38" w:rsidP="00FC5F3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r w:rsidRPr="00CB4B83">
        <w:rPr>
          <w:rFonts w:asciiTheme="majorEastAsia" w:eastAsiaTheme="majorEastAsia" w:hAnsiTheme="majorEastAsia"/>
          <w:noProof/>
        </w:rPr>
        <w:drawing>
          <wp:inline distT="0" distB="0" distL="0" distR="0" wp14:anchorId="3A550D1C" wp14:editId="4B74B112">
            <wp:extent cx="82550" cy="140820"/>
            <wp:effectExtent l="0" t="0" r="0" b="0"/>
            <wp:docPr id="9767338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33881" name=""/>
                    <pic:cNvPicPr/>
                  </pic:nvPicPr>
                  <pic:blipFill>
                    <a:blip r:embed="rId20"/>
                    <a:stretch>
                      <a:fillRect/>
                    </a:stretch>
                  </pic:blipFill>
                  <pic:spPr>
                    <a:xfrm>
                      <a:off x="0" y="0"/>
                      <a:ext cx="86378" cy="147350"/>
                    </a:xfrm>
                    <a:prstGeom prst="rect">
                      <a:avLst/>
                    </a:prstGeom>
                  </pic:spPr>
                </pic:pic>
              </a:graphicData>
            </a:graphic>
          </wp:inline>
        </w:drawing>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Pr="00CB4B83">
        <w:rPr>
          <w:rFonts w:asciiTheme="majorEastAsia" w:eastAsiaTheme="majorEastAsia" w:hAnsiTheme="majorEastAsia" w:hint="eastAsia"/>
        </w:rPr>
        <w:t>「</w:t>
      </w:r>
      <w:r w:rsidRPr="00CB4B83">
        <w:rPr>
          <w:rFonts w:asciiTheme="majorEastAsia" w:eastAsiaTheme="majorEastAsia" w:hAnsiTheme="majorEastAsia"/>
          <w:noProof/>
        </w:rPr>
        <w:drawing>
          <wp:inline distT="0" distB="0" distL="0" distR="0" wp14:anchorId="32D9B7E8" wp14:editId="331663B6">
            <wp:extent cx="73096" cy="103873"/>
            <wp:effectExtent l="0" t="0" r="3175" b="0"/>
            <wp:docPr id="539656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6063" name=""/>
                    <pic:cNvPicPr/>
                  </pic:nvPicPr>
                  <pic:blipFill>
                    <a:blip r:embed="rId21"/>
                    <a:stretch>
                      <a:fillRect/>
                    </a:stretch>
                  </pic:blipFill>
                  <pic:spPr>
                    <a:xfrm>
                      <a:off x="0" y="0"/>
                      <a:ext cx="74368" cy="105680"/>
                    </a:xfrm>
                    <a:prstGeom prst="rect">
                      <a:avLst/>
                    </a:prstGeom>
                  </pic:spPr>
                </pic:pic>
              </a:graphicData>
            </a:graphic>
          </wp:inline>
        </w:drawing>
      </w:r>
      <w:r w:rsidRPr="00CB4B83">
        <w:rPr>
          <w:rFonts w:asciiTheme="majorEastAsia" w:eastAsiaTheme="majorEastAsia" w:hAnsiTheme="majorEastAsia" w:hint="eastAsia"/>
        </w:rPr>
        <w:t>」讀「</w:t>
      </w:r>
      <w:proofErr w:type="gramStart"/>
      <w:r w:rsidRPr="00CB4B83">
        <w:rPr>
          <w:rFonts w:asciiTheme="majorEastAsia" w:eastAsiaTheme="majorEastAsia" w:hAnsiTheme="majorEastAsia" w:hint="eastAsia"/>
        </w:rPr>
        <w:t>邰</w:t>
      </w:r>
      <w:proofErr w:type="gramEnd"/>
      <w:r w:rsidRPr="00CB4B83">
        <w:rPr>
          <w:rFonts w:asciiTheme="majorEastAsia" w:eastAsiaTheme="majorEastAsia" w:hAnsiTheme="majorEastAsia" w:hint="eastAsia"/>
        </w:rPr>
        <w:t>」。后稷</w:t>
      </w:r>
      <w:proofErr w:type="gramStart"/>
      <w:r w:rsidRPr="00CB4B83">
        <w:rPr>
          <w:rFonts w:asciiTheme="majorEastAsia" w:eastAsiaTheme="majorEastAsia" w:hAnsiTheme="majorEastAsia" w:hint="eastAsia"/>
        </w:rPr>
        <w:t>之母有邰氏</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曰將原</w:t>
      </w:r>
      <w:proofErr w:type="gramEnd"/>
      <w:r w:rsidRPr="00CB4B83">
        <w:rPr>
          <w:rFonts w:asciiTheme="majorEastAsia" w:eastAsiaTheme="majorEastAsia" w:hAnsiTheme="majorEastAsia" w:hint="eastAsia"/>
        </w:rPr>
        <w:t>，為</w:t>
      </w:r>
      <w:proofErr w:type="gramStart"/>
      <w:r w:rsidRPr="00CB4B83">
        <w:rPr>
          <w:rFonts w:asciiTheme="majorEastAsia" w:eastAsiaTheme="majorEastAsia" w:hAnsiTheme="majorEastAsia" w:hint="eastAsia"/>
        </w:rPr>
        <w:t>帝嚳元妃</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履</w:t>
      </w:r>
      <w:proofErr w:type="gramEnd"/>
      <w:r w:rsidRPr="00CB4B83">
        <w:rPr>
          <w:rFonts w:asciiTheme="majorEastAsia" w:eastAsiaTheme="majorEastAsia" w:hAnsiTheme="majorEastAsia" w:hint="eastAsia"/>
        </w:rPr>
        <w:t>巨人足跡而生后稷。/ 俞紹宏、張青松：</w:t>
      </w:r>
      <w:proofErr w:type="gramStart"/>
      <w:r w:rsidRPr="00CB4B83">
        <w:rPr>
          <w:rFonts w:asciiTheme="majorEastAsia" w:eastAsiaTheme="majorEastAsia" w:hAnsiTheme="majorEastAsia" w:hint="eastAsia"/>
        </w:rPr>
        <w:t>可隸作</w:t>
      </w:r>
      <w:proofErr w:type="gramEnd"/>
      <w:r w:rsidRPr="00CB4B83">
        <w:rPr>
          <w:rFonts w:asciiTheme="majorEastAsia" w:eastAsiaTheme="majorEastAsia" w:hAnsiTheme="majorEastAsia" w:hint="eastAsia"/>
        </w:rPr>
        <w:t>「</w:t>
      </w:r>
      <w:r w:rsidRPr="00CB4B83">
        <w:rPr>
          <w:rFonts w:asciiTheme="majorEastAsia" w:eastAsiaTheme="majorEastAsia" w:hAnsiTheme="majorEastAsia"/>
          <w:noProof/>
        </w:rPr>
        <w:drawing>
          <wp:inline distT="0" distB="0" distL="0" distR="0" wp14:anchorId="156FDC75" wp14:editId="7F692C3F">
            <wp:extent cx="161364" cy="171449"/>
            <wp:effectExtent l="0" t="0" r="0" b="635"/>
            <wp:docPr id="2948031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824" name=""/>
                    <pic:cNvPicPr/>
                  </pic:nvPicPr>
                  <pic:blipFill>
                    <a:blip r:embed="rId22"/>
                    <a:stretch>
                      <a:fillRect/>
                    </a:stretch>
                  </pic:blipFill>
                  <pic:spPr>
                    <a:xfrm>
                      <a:off x="0" y="0"/>
                      <a:ext cx="166656" cy="177072"/>
                    </a:xfrm>
                    <a:prstGeom prst="rect">
                      <a:avLst/>
                    </a:prstGeom>
                  </pic:spPr>
                </pic:pic>
              </a:graphicData>
            </a:graphic>
          </wp:inline>
        </w:drawing>
      </w:r>
      <w:r w:rsidRPr="00CB4B83">
        <w:rPr>
          <w:rFonts w:asciiTheme="majorEastAsia" w:eastAsiaTheme="majorEastAsia" w:hAnsiTheme="majorEastAsia" w:hint="eastAsia"/>
        </w:rPr>
        <w:t>」。</w:t>
      </w:r>
    </w:p>
  </w:footnote>
  <w:footnote w:id="37">
    <w:p w14:paraId="36B93AF6" w14:textId="14A8E673" w:rsidR="002A4F4C" w:rsidRPr="00CB4B83" w:rsidRDefault="002A4F4C" w:rsidP="007464A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EC4294" w:rsidRPr="00CB4B83">
        <w:rPr>
          <w:rFonts w:asciiTheme="majorEastAsia" w:eastAsiaTheme="majorEastAsia" w:hAnsiTheme="majorEastAsia" w:hint="eastAsia"/>
        </w:rPr>
        <w:t xml:space="preserve"> </w:t>
      </w:r>
      <w:r w:rsidR="00FC5F38" w:rsidRPr="00CB4B83">
        <w:rPr>
          <w:rFonts w:asciiTheme="majorEastAsia" w:eastAsiaTheme="majorEastAsia" w:hAnsiTheme="majorEastAsia" w:hint="eastAsia"/>
        </w:rPr>
        <w:t>整理者：</w:t>
      </w:r>
      <w:proofErr w:type="gramStart"/>
      <w:r w:rsidR="00FC5F38" w:rsidRPr="00CB4B83">
        <w:rPr>
          <w:rFonts w:asciiTheme="majorEastAsia" w:eastAsiaTheme="majorEastAsia" w:hAnsiTheme="majorEastAsia" w:hint="eastAsia"/>
        </w:rPr>
        <w:t>釋</w:t>
      </w:r>
      <w:r w:rsidR="00222CA6" w:rsidRPr="00CB4B83">
        <w:rPr>
          <w:rFonts w:asciiTheme="majorEastAsia" w:eastAsiaTheme="majorEastAsia" w:hAnsiTheme="majorEastAsia" w:hint="eastAsia"/>
        </w:rPr>
        <w:t>隸作</w:t>
      </w:r>
      <w:proofErr w:type="gramEnd"/>
      <w:r w:rsidR="00FC5F38" w:rsidRPr="00CB4B83">
        <w:rPr>
          <w:rFonts w:asciiTheme="majorEastAsia" w:eastAsiaTheme="majorEastAsia" w:hAnsiTheme="majorEastAsia" w:hint="eastAsia"/>
        </w:rPr>
        <w:t>「串</w:t>
      </w:r>
      <w:proofErr w:type="gramStart"/>
      <w:r w:rsidR="00222CA6" w:rsidRPr="00CB4B83">
        <w:rPr>
          <w:rFonts w:asciiTheme="majorEastAsia" w:eastAsiaTheme="majorEastAsia" w:hAnsiTheme="majorEastAsia" w:hint="eastAsia"/>
        </w:rPr>
        <w:t>咎</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FC5F38" w:rsidRPr="00CB4B83">
        <w:rPr>
          <w:rFonts w:asciiTheme="majorEastAsia" w:eastAsiaTheme="majorEastAsia" w:hAnsiTheme="majorEastAsia" w:hint="eastAsia"/>
        </w:rPr>
        <w:t>地名，史籍未載，</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讀為</w:t>
      </w:r>
      <w:r w:rsidR="00FC5F3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串澤</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FC5F38"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張富海</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隸</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串</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作</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玄</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FC5F38" w:rsidRPr="00CB4B83">
        <w:rPr>
          <w:rFonts w:asciiTheme="majorEastAsia" w:eastAsiaTheme="majorEastAsia" w:hAnsiTheme="majorEastAsia" w:hint="eastAsia"/>
        </w:rPr>
        <w:t>「玄</w:t>
      </w:r>
      <w:proofErr w:type="gramStart"/>
      <w:r w:rsidR="00FC5F38" w:rsidRPr="00CB4B83">
        <w:rPr>
          <w:rFonts w:asciiTheme="majorEastAsia" w:eastAsiaTheme="majorEastAsia" w:hAnsiTheme="majorEastAsia" w:hint="eastAsia"/>
        </w:rPr>
        <w:t>咎</w:t>
      </w:r>
      <w:proofErr w:type="gramEnd"/>
      <w:r w:rsidR="00FC5F38" w:rsidRPr="00CB4B83">
        <w:rPr>
          <w:rFonts w:asciiTheme="majorEastAsia" w:eastAsiaTheme="majorEastAsia" w:hAnsiTheme="majorEastAsia" w:hint="eastAsia"/>
        </w:rPr>
        <w:t>」可能與《春秋元命苞》中</w:t>
      </w:r>
      <w:proofErr w:type="gramStart"/>
      <w:r w:rsidR="007464A3" w:rsidRPr="00CB4B83">
        <w:rPr>
          <w:rFonts w:asciiTheme="majorEastAsia" w:eastAsiaTheme="majorEastAsia" w:hAnsiTheme="majorEastAsia" w:hint="eastAsia"/>
        </w:rPr>
        <w:t>姜原所遊的</w:t>
      </w:r>
      <w:proofErr w:type="gramEnd"/>
      <w:r w:rsidR="007464A3" w:rsidRPr="00CB4B83">
        <w:rPr>
          <w:rFonts w:asciiTheme="majorEastAsia" w:eastAsiaTheme="majorEastAsia" w:hAnsiTheme="majorEastAsia" w:hint="eastAsia"/>
        </w:rPr>
        <w:t>「</w:t>
      </w:r>
      <w:proofErr w:type="gramStart"/>
      <w:r w:rsidR="007464A3" w:rsidRPr="00CB4B83">
        <w:rPr>
          <w:rFonts w:asciiTheme="majorEastAsia" w:eastAsiaTheme="majorEastAsia" w:hAnsiTheme="majorEastAsia" w:hint="eastAsia"/>
        </w:rPr>
        <w:t>閟</w:t>
      </w:r>
      <w:proofErr w:type="gramEnd"/>
      <w:r w:rsidR="007464A3" w:rsidRPr="00CB4B83">
        <w:rPr>
          <w:rFonts w:asciiTheme="majorEastAsia" w:eastAsiaTheme="majorEastAsia" w:hAnsiTheme="majorEastAsia" w:hint="eastAsia"/>
        </w:rPr>
        <w:t>宮」相關：</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玄</w:t>
      </w:r>
      <w:r w:rsidR="00FC5F3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閟</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意義相通，都有幽深、神秘的意思。</w:t>
      </w:r>
      <w:r w:rsidR="00FC5F38"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咎</w:t>
      </w:r>
      <w:proofErr w:type="gramEnd"/>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所表示的詞是一種建築名稱，與</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宮</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意義相近</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應該就是金文從</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九</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從</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宮</w:t>
      </w:r>
      <w:r w:rsidR="00FC5F38"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之字所表示的詞，只不過前者是假借字，後者是本字。</w:t>
      </w:r>
      <w:r w:rsidR="007464A3" w:rsidRPr="00CB4B83">
        <w:rPr>
          <w:rFonts w:asciiTheme="majorEastAsia" w:eastAsiaTheme="majorEastAsia" w:hAnsiTheme="majorEastAsia" w:hint="eastAsia"/>
        </w:rPr>
        <w:t>簡文言</w:t>
      </w:r>
      <w:proofErr w:type="gramStart"/>
      <w:r w:rsidR="007464A3" w:rsidRPr="00CB4B83">
        <w:rPr>
          <w:rFonts w:asciiTheme="majorEastAsia" w:eastAsiaTheme="majorEastAsia" w:hAnsiTheme="majorEastAsia" w:hint="eastAsia"/>
        </w:rPr>
        <w:t>姜</w:t>
      </w:r>
      <w:proofErr w:type="gramEnd"/>
      <w:r w:rsidR="007464A3" w:rsidRPr="00CB4B83">
        <w:rPr>
          <w:rFonts w:asciiTheme="majorEastAsia" w:eastAsiaTheme="majorEastAsia" w:hAnsiTheme="majorEastAsia" w:hint="eastAsia"/>
        </w:rPr>
        <w:t>原「遊於玄</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之內」，大概是因為玄</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這種建築規模較大，不只是一室</w:t>
      </w:r>
      <w:proofErr w:type="gramStart"/>
      <w:r w:rsidR="007464A3" w:rsidRPr="00CB4B83">
        <w:rPr>
          <w:rFonts w:asciiTheme="majorEastAsia" w:eastAsiaTheme="majorEastAsia" w:hAnsiTheme="majorEastAsia" w:hint="eastAsia"/>
        </w:rPr>
        <w:t>一</w:t>
      </w:r>
      <w:proofErr w:type="gramEnd"/>
      <w:r w:rsidR="007464A3" w:rsidRPr="00CB4B83">
        <w:rPr>
          <w:rFonts w:asciiTheme="majorEastAsia" w:eastAsiaTheme="majorEastAsia" w:hAnsiTheme="majorEastAsia" w:hint="eastAsia"/>
        </w:rPr>
        <w:t>殿，所以可稱「遊」。因為是一種建築，所以言「內」。因為玄</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可能是祭郊</w:t>
      </w:r>
      <w:proofErr w:type="gramStart"/>
      <w:r w:rsidR="007464A3"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之宮，所以</w:t>
      </w:r>
      <w:proofErr w:type="gramStart"/>
      <w:r w:rsidR="007464A3" w:rsidRPr="00CB4B83">
        <w:rPr>
          <w:rFonts w:asciiTheme="majorEastAsia" w:eastAsiaTheme="majorEastAsia" w:hAnsiTheme="majorEastAsia" w:hint="eastAsia"/>
        </w:rPr>
        <w:t>姜原得履帝</w:t>
      </w:r>
      <w:proofErr w:type="gramEnd"/>
      <w:r w:rsidR="007464A3" w:rsidRPr="00CB4B83">
        <w:rPr>
          <w:rFonts w:asciiTheme="majorEastAsia" w:eastAsiaTheme="majorEastAsia" w:hAnsiTheme="majorEastAsia" w:hint="eastAsia"/>
        </w:rPr>
        <w:t>之足跡而</w:t>
      </w:r>
      <w:proofErr w:type="gramStart"/>
      <w:r w:rsidR="007464A3" w:rsidRPr="00CB4B83">
        <w:rPr>
          <w:rFonts w:asciiTheme="majorEastAsia" w:eastAsiaTheme="majorEastAsia" w:hAnsiTheme="majorEastAsia" w:hint="eastAsia"/>
        </w:rPr>
        <w:t>娠</w:t>
      </w:r>
      <w:proofErr w:type="gramEnd"/>
      <w:r w:rsidR="007464A3" w:rsidRPr="00CB4B83">
        <w:rPr>
          <w:rFonts w:asciiTheme="majorEastAsia" w:eastAsiaTheme="majorEastAsia" w:hAnsiTheme="majorEastAsia" w:hint="eastAsia"/>
        </w:rPr>
        <w:t xml:space="preserve">后稷。/ </w:t>
      </w:r>
      <w:r w:rsidR="00222CA6" w:rsidRPr="00CB4B83">
        <w:rPr>
          <w:rFonts w:asciiTheme="majorEastAsia" w:eastAsiaTheme="majorEastAsia" w:hAnsiTheme="majorEastAsia" w:hint="eastAsia"/>
        </w:rPr>
        <w:t>白於藍</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玄</w:t>
      </w:r>
      <w:proofErr w:type="gramStart"/>
      <w:r w:rsidR="00222CA6"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」都「</w:t>
      </w:r>
      <w:proofErr w:type="gramStart"/>
      <w:r w:rsidR="00222CA6" w:rsidRPr="00CB4B83">
        <w:rPr>
          <w:rFonts w:asciiTheme="majorEastAsia" w:eastAsiaTheme="majorEastAsia" w:hAnsiTheme="majorEastAsia" w:hint="eastAsia"/>
        </w:rPr>
        <w:t>玄丘</w:t>
      </w:r>
      <w:proofErr w:type="gramEnd"/>
      <w:r w:rsidR="007464A3" w:rsidRPr="00CB4B83">
        <w:rPr>
          <w:rFonts w:asciiTheme="majorEastAsia" w:eastAsiaTheme="majorEastAsia" w:hAnsiTheme="majorEastAsia" w:hint="eastAsia"/>
        </w:rPr>
        <w:t>」，地名</w:t>
      </w:r>
      <w:r w:rsidR="00222CA6" w:rsidRPr="00CB4B83">
        <w:rPr>
          <w:rFonts w:asciiTheme="majorEastAsia" w:eastAsiaTheme="majorEastAsia" w:hAnsiTheme="majorEastAsia" w:hint="eastAsia"/>
        </w:rPr>
        <w:t>。</w:t>
      </w:r>
      <w:r w:rsidR="007464A3" w:rsidRPr="00CB4B83">
        <w:rPr>
          <w:rFonts w:asciiTheme="majorEastAsia" w:eastAsiaTheme="majorEastAsia" w:hAnsiTheme="majorEastAsia" w:hint="eastAsia"/>
        </w:rPr>
        <w:t>提出</w:t>
      </w:r>
      <w:r w:rsidR="00222CA6" w:rsidRPr="00CB4B83">
        <w:rPr>
          <w:rFonts w:asciiTheme="majorEastAsia" w:eastAsiaTheme="majorEastAsia" w:hAnsiTheme="majorEastAsia" w:hint="eastAsia"/>
        </w:rPr>
        <w:t>本與</w:t>
      </w:r>
      <w:proofErr w:type="gramStart"/>
      <w:ins w:id="8" w:author="MAK, Chi Ki Caily [CHL]" w:date="2025-02-17T22:09:00Z" w16du:dateUtc="2025-02-17T14:09:00Z">
        <w:r w:rsidR="00594D72" w:rsidRPr="00594D72">
          <w:rPr>
            <w:rFonts w:asciiTheme="majorEastAsia" w:eastAsiaTheme="majorEastAsia" w:hAnsiTheme="majorEastAsia" w:hint="eastAsia"/>
          </w:rPr>
          <w:t>后</w:t>
        </w:r>
      </w:ins>
      <w:proofErr w:type="gramEnd"/>
      <w:del w:id="9" w:author="MAK, Chi Ki Caily [CHL]" w:date="2025-02-17T22:09:00Z" w16du:dateUtc="2025-02-17T14:09:00Z">
        <w:r w:rsidR="00222CA6" w:rsidRPr="00CB4B83" w:rsidDel="00594D72">
          <w:rPr>
            <w:rFonts w:asciiTheme="majorEastAsia" w:eastAsiaTheme="majorEastAsia" w:hAnsiTheme="majorEastAsia" w:hint="eastAsia"/>
          </w:rPr>
          <w:delText>後</w:delText>
        </w:r>
      </w:del>
      <w:proofErr w:type="gramStart"/>
      <w:r w:rsidR="00222CA6" w:rsidRPr="00CB4B83">
        <w:rPr>
          <w:rFonts w:asciiTheme="majorEastAsia" w:eastAsiaTheme="majorEastAsia" w:hAnsiTheme="majorEastAsia" w:hint="eastAsia"/>
        </w:rPr>
        <w:t>稷</w:t>
      </w:r>
      <w:proofErr w:type="gramEnd"/>
      <w:r w:rsidR="00222CA6" w:rsidRPr="00CB4B83">
        <w:rPr>
          <w:rFonts w:asciiTheme="majorEastAsia" w:eastAsiaTheme="majorEastAsia" w:hAnsiTheme="majorEastAsia" w:hint="eastAsia"/>
        </w:rPr>
        <w:t>之母</w:t>
      </w:r>
      <w:proofErr w:type="gramStart"/>
      <w:r w:rsidR="007464A3" w:rsidRPr="00CB4B83">
        <w:rPr>
          <w:rFonts w:asciiTheme="majorEastAsia" w:eastAsiaTheme="majorEastAsia" w:hAnsiTheme="majorEastAsia" w:hint="eastAsia"/>
        </w:rPr>
        <w:t>姜</w:t>
      </w:r>
      <w:r w:rsidR="00222CA6" w:rsidRPr="00CB4B83">
        <w:rPr>
          <w:rFonts w:asciiTheme="majorEastAsia" w:eastAsiaTheme="majorEastAsia" w:hAnsiTheme="majorEastAsia" w:hint="eastAsia"/>
        </w:rPr>
        <w:t>嫄</w:t>
      </w:r>
      <w:proofErr w:type="gramEnd"/>
      <w:r w:rsidR="00222CA6" w:rsidRPr="00CB4B83">
        <w:rPr>
          <w:rFonts w:asciiTheme="majorEastAsia" w:eastAsiaTheme="majorEastAsia" w:hAnsiTheme="majorEastAsia" w:hint="eastAsia"/>
        </w:rPr>
        <w:t>相關的</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玄丘受孕</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後來被漢人</w:t>
      </w:r>
      <w:proofErr w:type="gramStart"/>
      <w:r w:rsidR="00222CA6" w:rsidRPr="00CB4B83">
        <w:rPr>
          <w:rFonts w:asciiTheme="majorEastAsia" w:eastAsiaTheme="majorEastAsia" w:hAnsiTheme="majorEastAsia" w:hint="eastAsia"/>
        </w:rPr>
        <w:t>誤加於契</w:t>
      </w:r>
      <w:proofErr w:type="gramEnd"/>
      <w:r w:rsidR="00222CA6" w:rsidRPr="00CB4B83">
        <w:rPr>
          <w:rFonts w:asciiTheme="majorEastAsia" w:eastAsiaTheme="majorEastAsia" w:hAnsiTheme="majorEastAsia" w:hint="eastAsia"/>
        </w:rPr>
        <w:t>母簡狄，從而有了簡狄</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玄丘受孕</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的傳説。</w:t>
      </w:r>
      <w:r w:rsidR="007464A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黃人二</w:t>
      </w:r>
      <w:r w:rsidR="007464A3" w:rsidRPr="00CB4B83">
        <w:rPr>
          <w:rFonts w:asciiTheme="majorEastAsia" w:eastAsiaTheme="majorEastAsia" w:hAnsiTheme="majorEastAsia" w:hint="eastAsia"/>
        </w:rPr>
        <w:t>、林志鵬：從</w:t>
      </w:r>
      <w:r w:rsidR="00222CA6" w:rsidRPr="00CB4B83">
        <w:rPr>
          <w:rFonts w:asciiTheme="majorEastAsia" w:eastAsiaTheme="majorEastAsia" w:hAnsiTheme="majorEastAsia" w:hint="eastAsia"/>
        </w:rPr>
        <w:t>張</w:t>
      </w:r>
      <w:r w:rsidR="007464A3" w:rsidRPr="00CB4B83">
        <w:rPr>
          <w:rFonts w:asciiTheme="majorEastAsia" w:eastAsiaTheme="majorEastAsia" w:hAnsiTheme="majorEastAsia" w:hint="eastAsia"/>
        </w:rPr>
        <w:t>富海</w:t>
      </w:r>
      <w:proofErr w:type="gramStart"/>
      <w:r w:rsidR="00222CA6" w:rsidRPr="00CB4B83">
        <w:rPr>
          <w:rFonts w:asciiTheme="majorEastAsia" w:eastAsiaTheme="majorEastAsia" w:hAnsiTheme="majorEastAsia" w:hint="eastAsia"/>
        </w:rPr>
        <w:t>說</w:t>
      </w:r>
      <w:r w:rsidR="007464A3" w:rsidRPr="00CB4B83">
        <w:rPr>
          <w:rFonts w:asciiTheme="majorEastAsia" w:eastAsiaTheme="majorEastAsia" w:hAnsiTheme="majorEastAsia" w:hint="eastAsia"/>
        </w:rPr>
        <w:t>讀「玄宮</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疑</w:t>
      </w:r>
      <w:proofErr w:type="gramEnd"/>
      <w:r w:rsidR="00222CA6" w:rsidRPr="00CB4B83">
        <w:rPr>
          <w:rFonts w:asciiTheme="majorEastAsia" w:eastAsiaTheme="majorEastAsia" w:hAnsiTheme="majorEastAsia" w:hint="eastAsia"/>
        </w:rPr>
        <w:t>白</w:t>
      </w:r>
      <w:r w:rsidR="007464A3" w:rsidRPr="00CB4B83">
        <w:rPr>
          <w:rFonts w:asciiTheme="majorEastAsia" w:eastAsiaTheme="majorEastAsia" w:hAnsiTheme="majorEastAsia" w:hint="eastAsia"/>
        </w:rPr>
        <w:t>於藍</w:t>
      </w:r>
      <w:r w:rsidR="00222CA6" w:rsidRPr="00CB4B83">
        <w:rPr>
          <w:rFonts w:asciiTheme="majorEastAsia" w:eastAsiaTheme="majorEastAsia" w:hAnsiTheme="majorEastAsia" w:hint="eastAsia"/>
        </w:rPr>
        <w:t>說</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不可從</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，蓋簡文所</w:t>
      </w:r>
      <w:proofErr w:type="gramStart"/>
      <w:r w:rsidR="00222CA6" w:rsidRPr="00CB4B83">
        <w:rPr>
          <w:rFonts w:asciiTheme="majorEastAsia" w:eastAsiaTheme="majorEastAsia" w:hAnsiTheme="majorEastAsia" w:hint="eastAsia"/>
        </w:rPr>
        <w:t>指乃為</w:t>
      </w:r>
      <w:r w:rsidR="007464A3" w:rsidRPr="00CB4B83">
        <w:rPr>
          <w:rFonts w:asciiTheme="majorEastAsia" w:eastAsiaTheme="majorEastAsia" w:hAnsiTheme="majorEastAsia" w:hint="eastAsia"/>
        </w:rPr>
        <w:t>姜</w:t>
      </w:r>
      <w:r w:rsidR="00222CA6" w:rsidRPr="00CB4B83">
        <w:rPr>
          <w:rFonts w:asciiTheme="majorEastAsia" w:eastAsiaTheme="majorEastAsia" w:hAnsiTheme="majorEastAsia" w:hint="eastAsia"/>
        </w:rPr>
        <w:t>嫄</w:t>
      </w:r>
      <w:proofErr w:type="gramEnd"/>
      <w:r w:rsidR="00222CA6" w:rsidRPr="00CB4B83">
        <w:rPr>
          <w:rFonts w:asciiTheme="majorEastAsia" w:eastAsiaTheme="majorEastAsia" w:hAnsiTheme="majorEastAsia" w:hint="eastAsia"/>
        </w:rPr>
        <w:t>，然其全舉簡狄吞卵故事所見之地名。</w:t>
      </w:r>
      <w:r w:rsidR="007464A3" w:rsidRPr="00CB4B83">
        <w:rPr>
          <w:rFonts w:asciiTheme="majorEastAsia" w:eastAsiaTheme="majorEastAsia" w:hAnsiTheme="majorEastAsia" w:hint="eastAsia"/>
        </w:rPr>
        <w:t xml:space="preserve">/ 李學勤讀為「玄澤」。/ </w:t>
      </w:r>
      <w:r w:rsidR="00222CA6" w:rsidRPr="00CB4B83">
        <w:rPr>
          <w:rFonts w:asciiTheme="majorEastAsia" w:eastAsiaTheme="majorEastAsia" w:hAnsiTheme="majorEastAsia" w:hint="eastAsia"/>
        </w:rPr>
        <w:t>廖</w:t>
      </w:r>
      <w:r w:rsidR="007464A3" w:rsidRPr="00CB4B83">
        <w:rPr>
          <w:rFonts w:asciiTheme="majorEastAsia" w:eastAsiaTheme="majorEastAsia" w:hAnsiTheme="majorEastAsia" w:hint="eastAsia"/>
        </w:rPr>
        <w:t>名春：「</w:t>
      </w:r>
      <w:r w:rsidR="00222CA6" w:rsidRPr="00CB4B83">
        <w:rPr>
          <w:rFonts w:asciiTheme="majorEastAsia" w:eastAsiaTheme="majorEastAsia" w:hAnsiTheme="majorEastAsia" w:hint="eastAsia"/>
        </w:rPr>
        <w:t>玄</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圜</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，並引王肅《聖証論》：</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郊則</w:t>
      </w:r>
      <w:proofErr w:type="gramStart"/>
      <w:r w:rsidR="00222CA6" w:rsidRPr="00CB4B83">
        <w:rPr>
          <w:rFonts w:asciiTheme="majorEastAsia" w:eastAsiaTheme="majorEastAsia" w:hAnsiTheme="majorEastAsia" w:hint="eastAsia"/>
        </w:rPr>
        <w:t>圜</w:t>
      </w:r>
      <w:proofErr w:type="gramEnd"/>
      <w:r w:rsidR="00222CA6" w:rsidRPr="00CB4B83">
        <w:rPr>
          <w:rFonts w:asciiTheme="majorEastAsia" w:eastAsiaTheme="majorEastAsia" w:hAnsiTheme="majorEastAsia" w:hint="eastAsia"/>
        </w:rPr>
        <w:t>丘，</w:t>
      </w:r>
      <w:proofErr w:type="gramStart"/>
      <w:r w:rsidR="00222CA6" w:rsidRPr="00CB4B83">
        <w:rPr>
          <w:rFonts w:asciiTheme="majorEastAsia" w:eastAsiaTheme="majorEastAsia" w:hAnsiTheme="majorEastAsia" w:hint="eastAsia"/>
        </w:rPr>
        <w:t>圜丘則郊</w:t>
      </w:r>
      <w:proofErr w:type="gramEnd"/>
      <w:r w:rsidR="00222CA6" w:rsidRPr="00CB4B83">
        <w:rPr>
          <w:rFonts w:asciiTheme="majorEastAsia" w:eastAsiaTheme="majorEastAsia" w:hAnsiTheme="majorEastAsia" w:hint="eastAsia"/>
        </w:rPr>
        <w:t>。所在言之</w:t>
      </w:r>
      <w:proofErr w:type="gramStart"/>
      <w:r w:rsidR="00222CA6" w:rsidRPr="00CB4B83">
        <w:rPr>
          <w:rFonts w:asciiTheme="majorEastAsia" w:eastAsiaTheme="majorEastAsia" w:hAnsiTheme="majorEastAsia" w:hint="eastAsia"/>
        </w:rPr>
        <w:t>則謂之郊</w:t>
      </w:r>
      <w:proofErr w:type="gramEnd"/>
      <w:r w:rsidR="00222CA6" w:rsidRPr="00CB4B83">
        <w:rPr>
          <w:rFonts w:asciiTheme="majorEastAsia" w:eastAsiaTheme="majorEastAsia" w:hAnsiTheme="majorEastAsia" w:hint="eastAsia"/>
        </w:rPr>
        <w:t>，所</w:t>
      </w:r>
      <w:proofErr w:type="gramStart"/>
      <w:r w:rsidR="00222CA6" w:rsidRPr="00CB4B83">
        <w:rPr>
          <w:rFonts w:asciiTheme="majorEastAsia" w:eastAsiaTheme="majorEastAsia" w:hAnsiTheme="majorEastAsia" w:hint="eastAsia"/>
        </w:rPr>
        <w:t>祭言之則謂之圜</w:t>
      </w:r>
      <w:proofErr w:type="gramEnd"/>
      <w:r w:rsidR="00222CA6" w:rsidRPr="00CB4B83">
        <w:rPr>
          <w:rFonts w:asciiTheme="majorEastAsia" w:eastAsiaTheme="majorEastAsia" w:hAnsiTheme="majorEastAsia" w:hint="eastAsia"/>
        </w:rPr>
        <w:t>丘。</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簡文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遊於</w:t>
      </w:r>
      <w:proofErr w:type="gramStart"/>
      <w:r w:rsidR="00222CA6" w:rsidRPr="00CB4B83">
        <w:rPr>
          <w:rFonts w:asciiTheme="majorEastAsia" w:eastAsiaTheme="majorEastAsia" w:hAnsiTheme="majorEastAsia" w:hint="eastAsia"/>
        </w:rPr>
        <w:t>玄丘之內</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就是</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遊於</w:t>
      </w:r>
      <w:proofErr w:type="gramStart"/>
      <w:r w:rsidR="00222CA6" w:rsidRPr="00CB4B83">
        <w:rPr>
          <w:rFonts w:asciiTheme="majorEastAsia" w:eastAsiaTheme="majorEastAsia" w:hAnsiTheme="majorEastAsia" w:hint="eastAsia"/>
        </w:rPr>
        <w:t>圜</w:t>
      </w:r>
      <w:proofErr w:type="gramEnd"/>
      <w:r w:rsidR="00222CA6" w:rsidRPr="00CB4B83">
        <w:rPr>
          <w:rFonts w:asciiTheme="majorEastAsia" w:eastAsiaTheme="majorEastAsia" w:hAnsiTheme="majorEastAsia" w:hint="eastAsia"/>
        </w:rPr>
        <w:t>丘之中</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，也就是</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禋</w:t>
      </w:r>
      <w:proofErr w:type="gramEnd"/>
      <w:r w:rsidR="00222CA6" w:rsidRPr="00CB4B83">
        <w:rPr>
          <w:rFonts w:asciiTheme="majorEastAsia" w:eastAsiaTheme="majorEastAsia" w:hAnsiTheme="majorEastAsia" w:hint="eastAsia"/>
        </w:rPr>
        <w:t>祀上帝於郊</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r w:rsidR="007464A3" w:rsidRPr="00CB4B83">
        <w:rPr>
          <w:rFonts w:asciiTheme="majorEastAsia" w:eastAsiaTheme="majorEastAsia" w:hAnsiTheme="majorEastAsia" w:hint="eastAsia"/>
        </w:rPr>
        <w:t xml:space="preserve">/ </w:t>
      </w:r>
      <w:r w:rsidR="00222CA6" w:rsidRPr="00CB4B83">
        <w:rPr>
          <w:rFonts w:asciiTheme="majorEastAsia" w:eastAsiaTheme="majorEastAsia" w:hAnsiTheme="majorEastAsia" w:hint="eastAsia"/>
        </w:rPr>
        <w:t>羅新慧</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串</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毌</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之變體，</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毌</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毋</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毋</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母</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通，</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母</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與</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某</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可通</w:t>
      </w:r>
      <w:r w:rsidR="007464A3" w:rsidRPr="00CB4B83">
        <w:rPr>
          <w:rFonts w:asciiTheme="majorEastAsia" w:eastAsiaTheme="majorEastAsia" w:hAnsiTheme="majorEastAsia" w:hint="eastAsia"/>
        </w:rPr>
        <w:t>。「串</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讀為</w:t>
      </w:r>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媒高</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或即典籍</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異寫</w:t>
      </w:r>
      <w:proofErr w:type="gramEnd"/>
      <w:r w:rsidR="00222CA6" w:rsidRPr="00CB4B83">
        <w:rPr>
          <w:rFonts w:asciiTheme="majorEastAsia" w:eastAsiaTheme="majorEastAsia" w:hAnsiTheme="majorEastAsia" w:hint="eastAsia"/>
        </w:rPr>
        <w:t>，</w:t>
      </w:r>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高</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為上古神靈名稱，亦指祭祀該神之場所，與郊</w:t>
      </w:r>
      <w:proofErr w:type="gramStart"/>
      <w:r w:rsidR="00222CA6" w:rsidRPr="00CB4B83">
        <w:rPr>
          <w:rFonts w:asciiTheme="majorEastAsia" w:eastAsiaTheme="majorEastAsia" w:hAnsiTheme="majorEastAsia" w:hint="eastAsia"/>
        </w:rPr>
        <w:t>禖</w:t>
      </w:r>
      <w:proofErr w:type="gramEnd"/>
      <w:r w:rsidR="007464A3"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閟</w:t>
      </w:r>
      <w:proofErr w:type="gramEnd"/>
      <w:r w:rsidR="00222CA6" w:rsidRPr="00CB4B83">
        <w:rPr>
          <w:rFonts w:asciiTheme="majorEastAsia" w:eastAsiaTheme="majorEastAsia" w:hAnsiTheme="majorEastAsia" w:hint="eastAsia"/>
        </w:rPr>
        <w:t>宮為一事，兼具祭祀、男女聚會和求子生育等功能。而</w:t>
      </w:r>
      <w:proofErr w:type="gramStart"/>
      <w:ins w:id="10" w:author="MAK, Chi Ki Caily [CHL]" w:date="2025-02-17T22:09:00Z" w16du:dateUtc="2025-02-17T14:09:00Z">
        <w:r w:rsidR="00594D72" w:rsidRPr="00594D72">
          <w:rPr>
            <w:rFonts w:asciiTheme="majorEastAsia" w:eastAsiaTheme="majorEastAsia" w:hAnsiTheme="majorEastAsia" w:hint="eastAsia"/>
          </w:rPr>
          <w:t>后</w:t>
        </w:r>
      </w:ins>
      <w:proofErr w:type="gramEnd"/>
      <w:del w:id="11" w:author="MAK, Chi Ki Caily [CHL]" w:date="2025-02-17T22:09:00Z" w16du:dateUtc="2025-02-17T14:09:00Z">
        <w:r w:rsidR="00222CA6" w:rsidRPr="00CB4B83" w:rsidDel="00594D72">
          <w:rPr>
            <w:rFonts w:asciiTheme="majorEastAsia" w:eastAsiaTheme="majorEastAsia" w:hAnsiTheme="majorEastAsia" w:hint="eastAsia"/>
          </w:rPr>
          <w:delText>後</w:delText>
        </w:r>
      </w:del>
      <w:proofErr w:type="gramStart"/>
      <w:r w:rsidR="00222CA6" w:rsidRPr="00CB4B83">
        <w:rPr>
          <w:rFonts w:asciiTheme="majorEastAsia" w:eastAsiaTheme="majorEastAsia" w:hAnsiTheme="majorEastAsia" w:hint="eastAsia"/>
        </w:rPr>
        <w:t>稷之母遊於</w:t>
      </w:r>
      <w:proofErr w:type="gramEnd"/>
      <w:r w:rsidR="00222CA6" w:rsidRPr="00CB4B83">
        <w:rPr>
          <w:rFonts w:asciiTheme="majorEastAsia" w:eastAsiaTheme="majorEastAsia" w:hAnsiTheme="majorEastAsia" w:hint="eastAsia"/>
        </w:rPr>
        <w:t>串</w:t>
      </w:r>
      <w:proofErr w:type="gramStart"/>
      <w:r w:rsidR="00222CA6" w:rsidRPr="00CB4B83">
        <w:rPr>
          <w:rFonts w:asciiTheme="majorEastAsia" w:eastAsiaTheme="majorEastAsia" w:hAnsiTheme="majorEastAsia" w:hint="eastAsia"/>
        </w:rPr>
        <w:t>咎</w:t>
      </w:r>
      <w:proofErr w:type="gramEnd"/>
      <w:r w:rsidR="00222CA6" w:rsidRPr="00CB4B83">
        <w:rPr>
          <w:rFonts w:asciiTheme="majorEastAsia" w:eastAsiaTheme="majorEastAsia" w:hAnsiTheme="majorEastAsia" w:hint="eastAsia"/>
        </w:rPr>
        <w:t>之內而得之反映了</w:t>
      </w:r>
      <w:proofErr w:type="gramStart"/>
      <w:r w:rsidR="00222CA6" w:rsidRPr="00CB4B83">
        <w:rPr>
          <w:rFonts w:asciiTheme="majorEastAsia" w:eastAsiaTheme="majorEastAsia" w:hAnsiTheme="majorEastAsia" w:hint="eastAsia"/>
        </w:rPr>
        <w:t>上古婚</w:t>
      </w:r>
      <w:proofErr w:type="gramEnd"/>
      <w:r w:rsidR="00222CA6" w:rsidRPr="00CB4B83">
        <w:rPr>
          <w:rFonts w:asciiTheme="majorEastAsia" w:eastAsiaTheme="majorEastAsia" w:hAnsiTheme="majorEastAsia" w:hint="eastAsia"/>
        </w:rPr>
        <w:t>俗。</w:t>
      </w:r>
      <w:r w:rsidR="007464A3" w:rsidRPr="00CB4B83">
        <w:rPr>
          <w:rFonts w:asciiTheme="majorEastAsia" w:eastAsiaTheme="majorEastAsia" w:hAnsiTheme="majorEastAsia" w:hint="eastAsia"/>
        </w:rPr>
        <w:t xml:space="preserve">/ </w:t>
      </w:r>
      <w:proofErr w:type="gramStart"/>
      <w:r w:rsidR="007464A3" w:rsidRPr="00CB4B83">
        <w:rPr>
          <w:rFonts w:asciiTheme="majorEastAsia" w:eastAsiaTheme="majorEastAsia" w:hAnsiTheme="majorEastAsia" w:hint="eastAsia"/>
        </w:rPr>
        <w:t>顧史考</w:t>
      </w:r>
      <w:proofErr w:type="gramEnd"/>
      <w:r w:rsidR="007464A3" w:rsidRPr="00CB4B83">
        <w:rPr>
          <w:rFonts w:asciiTheme="majorEastAsia" w:eastAsiaTheme="majorEastAsia" w:hAnsiTheme="majorEastAsia" w:hint="eastAsia"/>
        </w:rPr>
        <w:t>：「</w:t>
      </w:r>
      <w:proofErr w:type="gramStart"/>
      <w:r w:rsidR="007464A3" w:rsidRPr="00CB4B83">
        <w:rPr>
          <w:rFonts w:asciiTheme="majorEastAsia" w:eastAsiaTheme="majorEastAsia" w:hAnsiTheme="majorEastAsia" w:hint="eastAsia"/>
        </w:rPr>
        <w:t>咎</w:t>
      </w:r>
      <w:proofErr w:type="gramEnd"/>
      <w:r w:rsidR="007464A3" w:rsidRPr="00CB4B83">
        <w:rPr>
          <w:rFonts w:asciiTheme="majorEastAsia" w:eastAsiaTheme="majorEastAsia" w:hAnsiTheme="majorEastAsia" w:hint="eastAsia"/>
        </w:rPr>
        <w:t>」讀「宮」。</w:t>
      </w:r>
    </w:p>
  </w:footnote>
  <w:footnote w:id="38">
    <w:p w14:paraId="75ECFFC5" w14:textId="42758374" w:rsidR="007464A3" w:rsidRPr="00CB4B83" w:rsidRDefault="007464A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白於藍：內與外相對，「</w:t>
      </w:r>
      <w:proofErr w:type="gramStart"/>
      <w:r w:rsidRPr="00CB4B83">
        <w:rPr>
          <w:rFonts w:asciiTheme="majorEastAsia" w:eastAsiaTheme="majorEastAsia" w:hAnsiTheme="majorEastAsia" w:hint="eastAsia"/>
        </w:rPr>
        <w:t>玄丘之內」猶曰「玄丘之中</w:t>
      </w:r>
      <w:proofErr w:type="gramEnd"/>
      <w:r w:rsidRPr="00CB4B83">
        <w:rPr>
          <w:rFonts w:asciiTheme="majorEastAsia" w:eastAsiaTheme="majorEastAsia" w:hAnsiTheme="majorEastAsia" w:hint="eastAsia"/>
        </w:rPr>
        <w:t>」。/ 陳偉：從白於藍釋，但以其引述</w:t>
      </w:r>
      <w:proofErr w:type="gramStart"/>
      <w:r w:rsidRPr="00CB4B83">
        <w:rPr>
          <w:rFonts w:asciiTheme="majorEastAsia" w:eastAsiaTheme="majorEastAsia" w:hAnsiTheme="majorEastAsia" w:hint="eastAsia"/>
        </w:rPr>
        <w:t>的漢晉文獻</w:t>
      </w:r>
      <w:proofErr w:type="gramEnd"/>
      <w:r w:rsidRPr="00CB4B83">
        <w:rPr>
          <w:rFonts w:asciiTheme="majorEastAsia" w:eastAsiaTheme="majorEastAsia" w:hAnsiTheme="majorEastAsia" w:hint="eastAsia"/>
        </w:rPr>
        <w:t>中，</w:t>
      </w:r>
      <w:proofErr w:type="gramStart"/>
      <w:r w:rsidRPr="00CB4B83">
        <w:rPr>
          <w:rFonts w:asciiTheme="majorEastAsia" w:eastAsiaTheme="majorEastAsia" w:hAnsiTheme="majorEastAsia" w:hint="eastAsia"/>
        </w:rPr>
        <w:t>均稱「玄丘</w:t>
      </w:r>
      <w:proofErr w:type="gramEnd"/>
      <w:r w:rsidRPr="00CB4B83">
        <w:rPr>
          <w:rFonts w:asciiTheme="majorEastAsia" w:eastAsiaTheme="majorEastAsia" w:hAnsiTheme="majorEastAsia" w:hint="eastAsia"/>
        </w:rPr>
        <w:t>」為水。故</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讀「內」為「</w:t>
      </w:r>
      <w:proofErr w:type="gramStart"/>
      <w:r w:rsidRPr="00CB4B83">
        <w:rPr>
          <w:rFonts w:asciiTheme="majorEastAsia" w:eastAsiaTheme="majorEastAsia" w:hAnsiTheme="majorEastAsia" w:hint="eastAsia"/>
        </w:rPr>
        <w:t>汭</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訓作水</w:t>
      </w:r>
      <w:proofErr w:type="gramEnd"/>
      <w:r w:rsidRPr="00CB4B83">
        <w:rPr>
          <w:rFonts w:asciiTheme="majorEastAsia" w:eastAsiaTheme="majorEastAsia" w:hAnsiTheme="majorEastAsia" w:hint="eastAsia"/>
        </w:rPr>
        <w:t>邊之地。</w:t>
      </w:r>
    </w:p>
  </w:footnote>
  <w:footnote w:id="39">
    <w:p w14:paraId="24B00B39" w14:textId="7512BC1A" w:rsidR="00B8350C" w:rsidRPr="00CB4B83" w:rsidRDefault="00B8350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r w:rsidRPr="00CB4B83">
        <w:rPr>
          <w:rFonts w:ascii="新細明體-ExtB" w:eastAsia="新細明體-ExtB" w:hAnsi="新細明體-ExtB" w:cs="新細明體-ExtB" w:hint="eastAsia"/>
        </w:rPr>
        <w:t>𣅈</w:t>
      </w:r>
      <w:r w:rsidRPr="00CB4B83">
        <w:rPr>
          <w:rFonts w:asciiTheme="majorEastAsia" w:eastAsiaTheme="majorEastAsia" w:hAnsiTheme="majorEastAsia" w:cs="新細明體" w:hint="eastAsia"/>
        </w:rPr>
        <w:t>」隸作</w:t>
      </w:r>
      <w:r w:rsidRPr="00CB4B83">
        <w:rPr>
          <w:rFonts w:asciiTheme="majorEastAsia" w:eastAsiaTheme="majorEastAsia" w:hAnsiTheme="majorEastAsia" w:hint="eastAsia"/>
        </w:rPr>
        <w:t>「冬」，讀終。</w:t>
      </w:r>
      <w:proofErr w:type="gramStart"/>
      <w:r w:rsidRPr="00CB4B83">
        <w:rPr>
          <w:rFonts w:asciiTheme="majorEastAsia" w:eastAsiaTheme="majorEastAsia" w:hAnsiTheme="majorEastAsia" w:hint="eastAsia"/>
        </w:rPr>
        <w:t>釋讀簡文作</w:t>
      </w:r>
      <w:proofErr w:type="gramEnd"/>
      <w:r w:rsidRPr="00CB4B83">
        <w:rPr>
          <w:rFonts w:asciiTheme="majorEastAsia" w:eastAsiaTheme="majorEastAsia" w:hAnsiTheme="majorEastAsia" w:hint="eastAsia"/>
        </w:rPr>
        <w:t>「終見</w:t>
      </w:r>
      <w:proofErr w:type="gramStart"/>
      <w:r w:rsidRPr="00CB4B83">
        <w:rPr>
          <w:rFonts w:asciiTheme="majorEastAsia" w:eastAsiaTheme="majorEastAsia" w:hAnsiTheme="majorEastAsia" w:hint="eastAsia"/>
        </w:rPr>
        <w:t>芺</w:t>
      </w:r>
      <w:proofErr w:type="gramEnd"/>
      <w:r w:rsidRPr="00CB4B83">
        <w:rPr>
          <w:rFonts w:asciiTheme="majorEastAsia" w:eastAsiaTheme="majorEastAsia" w:hAnsiTheme="majorEastAsia" w:hint="eastAsia"/>
        </w:rPr>
        <w:t>攼而薦之」。/李學勤：「冬」</w:t>
      </w:r>
      <w:proofErr w:type="gramStart"/>
      <w:r w:rsidRPr="00CB4B83">
        <w:rPr>
          <w:rFonts w:asciiTheme="majorEastAsia" w:eastAsiaTheme="majorEastAsia" w:hAnsiTheme="majorEastAsia" w:hint="eastAsia"/>
        </w:rPr>
        <w:t>如字讀</w:t>
      </w:r>
      <w:proofErr w:type="gramEnd"/>
      <w:r w:rsidRPr="00CB4B83">
        <w:rPr>
          <w:rFonts w:asciiTheme="majorEastAsia" w:eastAsiaTheme="majorEastAsia" w:hAnsiTheme="majorEastAsia" w:hint="eastAsia"/>
        </w:rPr>
        <w:t>。</w:t>
      </w:r>
    </w:p>
  </w:footnote>
  <w:footnote w:id="40">
    <w:p w14:paraId="676356DE" w14:textId="48209A6F" w:rsidR="00B8350C" w:rsidRPr="00CB4B83" w:rsidRDefault="00B8350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整理者：釋「</w:t>
      </w:r>
      <w:proofErr w:type="gramStart"/>
      <w:r w:rsidRPr="00CB4B83">
        <w:rPr>
          <w:rFonts w:asciiTheme="majorEastAsia" w:eastAsiaTheme="majorEastAsia" w:hAnsiTheme="majorEastAsia" w:hint="eastAsia"/>
        </w:rPr>
        <w:t>芺</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芺</w:t>
      </w:r>
      <w:proofErr w:type="gramEnd"/>
      <w:r w:rsidRPr="00CB4B83">
        <w:rPr>
          <w:rFonts w:asciiTheme="majorEastAsia" w:eastAsiaTheme="majorEastAsia" w:hAnsiTheme="majorEastAsia" w:hint="eastAsia"/>
        </w:rPr>
        <w:t>攼」即《爾雅》之「芺薊」或「芺鈎」。</w:t>
      </w:r>
      <w:r w:rsidR="003D299C" w:rsidRPr="00CB4B83">
        <w:rPr>
          <w:rFonts w:asciiTheme="majorEastAsia" w:eastAsiaTheme="majorEastAsia" w:hAnsiTheme="majorEastAsia" w:hint="eastAsia"/>
        </w:rPr>
        <w:t>/ 安大：「</w:t>
      </w:r>
      <w:proofErr w:type="gramStart"/>
      <w:r w:rsidR="003D299C" w:rsidRPr="00CB4B83">
        <w:rPr>
          <w:rFonts w:asciiTheme="majorEastAsia" w:eastAsiaTheme="majorEastAsia" w:hAnsiTheme="majorEastAsia" w:hint="eastAsia"/>
        </w:rPr>
        <w:t>孜</w:t>
      </w:r>
      <w:proofErr w:type="gramEnd"/>
      <w:r w:rsidR="003D299C" w:rsidRPr="00CB4B83">
        <w:rPr>
          <w:rFonts w:asciiTheme="majorEastAsia" w:eastAsiaTheme="majorEastAsia" w:hAnsiTheme="majorEastAsia" w:hint="eastAsia"/>
        </w:rPr>
        <w:t>」讀「幹」，指草木</w:t>
      </w:r>
      <w:proofErr w:type="gramStart"/>
      <w:r w:rsidR="003D299C" w:rsidRPr="00CB4B83">
        <w:rPr>
          <w:rFonts w:asciiTheme="majorEastAsia" w:eastAsiaTheme="majorEastAsia" w:hAnsiTheme="majorEastAsia" w:hint="eastAsia"/>
        </w:rPr>
        <w:t>之莖。</w:t>
      </w:r>
      <w:proofErr w:type="gramEnd"/>
      <w:r w:rsidR="003D299C" w:rsidRPr="00CB4B83">
        <w:rPr>
          <w:rFonts w:asciiTheme="majorEastAsia" w:eastAsiaTheme="majorEastAsia" w:hAnsiTheme="majorEastAsia" w:hint="eastAsia"/>
        </w:rPr>
        <w:t>/ 何琳儀：</w:t>
      </w:r>
      <w:proofErr w:type="gramStart"/>
      <w:r w:rsidR="003D299C" w:rsidRPr="00CB4B83">
        <w:rPr>
          <w:rFonts w:asciiTheme="majorEastAsia" w:eastAsiaTheme="majorEastAsia" w:hAnsiTheme="majorEastAsia" w:hint="eastAsia"/>
        </w:rPr>
        <w:t>原釋讀「薊」甚確。</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薊</w:t>
      </w:r>
      <w:proofErr w:type="gramEnd"/>
      <w:r w:rsidR="003D299C" w:rsidRPr="00CB4B83">
        <w:rPr>
          <w:rFonts w:asciiTheme="majorEastAsia" w:eastAsiaTheme="majorEastAsia" w:hAnsiTheme="majorEastAsia" w:hint="eastAsia"/>
        </w:rPr>
        <w:t>」見</w:t>
      </w:r>
      <w:proofErr w:type="gramStart"/>
      <w:r w:rsidR="003D299C" w:rsidRPr="00CB4B83">
        <w:rPr>
          <w:rFonts w:asciiTheme="majorEastAsia" w:eastAsiaTheme="majorEastAsia" w:hAnsiTheme="majorEastAsia" w:hint="eastAsia"/>
        </w:rPr>
        <w:t>紐</w:t>
      </w:r>
      <w:proofErr w:type="gramEnd"/>
      <w:r w:rsidR="003D299C" w:rsidRPr="00CB4B83">
        <w:rPr>
          <w:rFonts w:asciiTheme="majorEastAsia" w:eastAsiaTheme="majorEastAsia" w:hAnsiTheme="majorEastAsia" w:hint="eastAsia"/>
        </w:rPr>
        <w:t>月部，「</w:t>
      </w:r>
      <w:proofErr w:type="gramStart"/>
      <w:r w:rsidR="003D299C" w:rsidRPr="00CB4B83">
        <w:rPr>
          <w:rFonts w:asciiTheme="majorEastAsia" w:eastAsiaTheme="majorEastAsia" w:hAnsiTheme="majorEastAsia" w:hint="eastAsia"/>
        </w:rPr>
        <w:t>干</w:t>
      </w:r>
      <w:proofErr w:type="gramEnd"/>
      <w:r w:rsidR="003D299C" w:rsidRPr="00CB4B83">
        <w:rPr>
          <w:rFonts w:asciiTheme="majorEastAsia" w:eastAsiaTheme="majorEastAsia" w:hAnsiTheme="majorEastAsia" w:hint="eastAsia"/>
        </w:rPr>
        <w:t>」見</w:t>
      </w:r>
      <w:proofErr w:type="gramStart"/>
      <w:r w:rsidR="003D299C" w:rsidRPr="00CB4B83">
        <w:rPr>
          <w:rFonts w:asciiTheme="majorEastAsia" w:eastAsiaTheme="majorEastAsia" w:hAnsiTheme="majorEastAsia" w:hint="eastAsia"/>
        </w:rPr>
        <w:t>紐</w:t>
      </w:r>
      <w:proofErr w:type="gramEnd"/>
      <w:r w:rsidR="003D299C" w:rsidRPr="00CB4B83">
        <w:rPr>
          <w:rFonts w:asciiTheme="majorEastAsia" w:eastAsiaTheme="majorEastAsia" w:hAnsiTheme="majorEastAsia" w:hint="eastAsia"/>
        </w:rPr>
        <w:t>元部，月、元對轉，故「攼」可讀「薊」。《爾雅</w:t>
      </w:r>
      <w:r w:rsidR="00550A9A" w:rsidRPr="00CB4B83">
        <w:rPr>
          <w:rFonts w:asciiTheme="majorEastAsia" w:eastAsiaTheme="majorEastAsia" w:hAnsiTheme="majorEastAsia" w:hint="eastAsia"/>
        </w:rPr>
        <w:t>·</w:t>
      </w:r>
      <w:r w:rsidR="003D299C" w:rsidRPr="00CB4B83">
        <w:rPr>
          <w:rFonts w:asciiTheme="majorEastAsia" w:eastAsiaTheme="majorEastAsia" w:hAnsiTheme="majorEastAsia" w:hint="eastAsia"/>
        </w:rPr>
        <w:t>釋草》：「</w:t>
      </w:r>
      <w:proofErr w:type="gramStart"/>
      <w:r w:rsidR="003D299C" w:rsidRPr="00CB4B83">
        <w:rPr>
          <w:rFonts w:asciiTheme="majorEastAsia" w:eastAsiaTheme="majorEastAsia" w:hAnsiTheme="majorEastAsia" w:hint="eastAsia"/>
        </w:rPr>
        <w:t>芙薊</w:t>
      </w:r>
      <w:proofErr w:type="gramEnd"/>
      <w:r w:rsidR="003D299C" w:rsidRPr="00CB4B83">
        <w:rPr>
          <w:rFonts w:asciiTheme="majorEastAsia" w:eastAsiaTheme="majorEastAsia" w:hAnsiTheme="majorEastAsia" w:hint="eastAsia"/>
        </w:rPr>
        <w:t>，其實</w:t>
      </w:r>
      <w:proofErr w:type="gramStart"/>
      <w:r w:rsidR="003D299C" w:rsidRPr="00CB4B83">
        <w:rPr>
          <w:rFonts w:asciiTheme="majorEastAsia" w:eastAsiaTheme="majorEastAsia" w:hAnsiTheme="majorEastAsia" w:hint="eastAsia"/>
        </w:rPr>
        <w:t>荂</w:t>
      </w:r>
      <w:proofErr w:type="gramEnd"/>
      <w:r w:rsidR="003D299C" w:rsidRPr="00CB4B83">
        <w:rPr>
          <w:rFonts w:asciiTheme="majorEastAsia" w:eastAsiaTheme="majorEastAsia" w:hAnsiTheme="majorEastAsia" w:hint="eastAsia"/>
        </w:rPr>
        <w:t>。」/ 張富海、林志鵬、俞紹宏、張青松：整理者的斷句和</w:t>
      </w:r>
      <w:proofErr w:type="gramStart"/>
      <w:r w:rsidR="003D299C" w:rsidRPr="00CB4B83">
        <w:rPr>
          <w:rFonts w:asciiTheme="majorEastAsia" w:eastAsiaTheme="majorEastAsia" w:hAnsiTheme="majorEastAsia" w:hint="eastAsia"/>
        </w:rPr>
        <w:t>理解均有誤</w:t>
      </w:r>
      <w:proofErr w:type="gramEnd"/>
      <w:r w:rsidR="003D299C" w:rsidRPr="00CB4B83">
        <w:rPr>
          <w:rFonts w:asciiTheme="majorEastAsia" w:eastAsiaTheme="majorEastAsia" w:hAnsiTheme="majorEastAsia" w:hint="eastAsia"/>
        </w:rPr>
        <w:t>。《說文》所見「</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」和「</w:t>
      </w:r>
      <w:proofErr w:type="gramStart"/>
      <w:r w:rsidR="003D299C" w:rsidRPr="00CB4B83">
        <w:rPr>
          <w:rFonts w:asciiTheme="majorEastAsia" w:eastAsiaTheme="majorEastAsia" w:hAnsiTheme="majorEastAsia" w:hint="eastAsia"/>
        </w:rPr>
        <w:t>葽</w:t>
      </w:r>
      <w:proofErr w:type="gramEnd"/>
      <w:r w:rsidR="003D299C" w:rsidRPr="00CB4B83">
        <w:rPr>
          <w:rFonts w:asciiTheme="majorEastAsia" w:eastAsiaTheme="majorEastAsia" w:hAnsiTheme="majorEastAsia" w:hint="eastAsia"/>
        </w:rPr>
        <w:t>」所指是</w:t>
      </w:r>
      <w:proofErr w:type="gramStart"/>
      <w:r w:rsidR="003D299C" w:rsidRPr="00CB4B83">
        <w:rPr>
          <w:rFonts w:asciiTheme="majorEastAsia" w:eastAsiaTheme="majorEastAsia" w:hAnsiTheme="majorEastAsia" w:hint="eastAsia"/>
        </w:rPr>
        <w:t>同一種草</w:t>
      </w:r>
      <w:proofErr w:type="gramEnd"/>
      <w:r w:rsidR="003D299C" w:rsidRPr="00CB4B83">
        <w:rPr>
          <w:rFonts w:asciiTheme="majorEastAsia" w:eastAsiaTheme="majorEastAsia" w:hAnsiTheme="majorEastAsia" w:hint="eastAsia"/>
        </w:rPr>
        <w:t>，可以食用，但大概是在夏曆四月的時候才長成。簡文言「冬見</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」，是言其神異。「攼」字可以視為「搴」字異體，「搴」和「攼」的聲符「干」上古音都是見母元部，義為拔取、採取，而且多指拔取草類。「薦」</w:t>
      </w:r>
      <w:proofErr w:type="gramStart"/>
      <w:r w:rsidR="003D299C" w:rsidRPr="00CB4B83">
        <w:rPr>
          <w:rFonts w:asciiTheme="majorEastAsia" w:eastAsiaTheme="majorEastAsia" w:hAnsiTheme="majorEastAsia" w:hint="eastAsia"/>
        </w:rPr>
        <w:t>訓為進獻</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整句意</w:t>
      </w:r>
      <w:proofErr w:type="gramEnd"/>
      <w:r w:rsidR="003D299C" w:rsidRPr="00CB4B83">
        <w:rPr>
          <w:rFonts w:asciiTheme="majorEastAsia" w:eastAsiaTheme="majorEastAsia" w:hAnsiTheme="majorEastAsia" w:hint="eastAsia"/>
        </w:rPr>
        <w:t>為「於冬日見可食之</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，於是拔取之，而</w:t>
      </w:r>
      <w:proofErr w:type="gramStart"/>
      <w:r w:rsidR="003D299C" w:rsidRPr="00CB4B83">
        <w:rPr>
          <w:rFonts w:asciiTheme="majorEastAsia" w:eastAsiaTheme="majorEastAsia" w:hAnsiTheme="majorEastAsia" w:hint="eastAsia"/>
        </w:rPr>
        <w:t>進獻於</w:t>
      </w:r>
      <w:proofErr w:type="gramEnd"/>
      <w:r w:rsidR="003D299C" w:rsidRPr="00CB4B83">
        <w:rPr>
          <w:rFonts w:asciiTheme="majorEastAsia" w:eastAsiaTheme="majorEastAsia" w:hAnsiTheme="majorEastAsia" w:hint="eastAsia"/>
        </w:rPr>
        <w:t>上帝。」/ 李學勤：「</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」是類似「</w:t>
      </w:r>
      <w:proofErr w:type="gramStart"/>
      <w:r w:rsidR="003D299C" w:rsidRPr="00CB4B83">
        <w:rPr>
          <w:rFonts w:asciiTheme="majorEastAsia" w:eastAsiaTheme="majorEastAsia" w:hAnsiTheme="majorEastAsia" w:hint="eastAsia"/>
        </w:rPr>
        <w:t>薊</w:t>
      </w:r>
      <w:proofErr w:type="gramEnd"/>
      <w:r w:rsidR="003D299C" w:rsidRPr="00CB4B83">
        <w:rPr>
          <w:rFonts w:asciiTheme="majorEastAsia" w:eastAsiaTheme="majorEastAsia" w:hAnsiTheme="majorEastAsia" w:hint="eastAsia"/>
        </w:rPr>
        <w:t>」的植物。「攼」讀為「乾燥」的「乾」。/ 廖名春：讀「</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」為「蒿」，</w:t>
      </w:r>
      <w:proofErr w:type="gramStart"/>
      <w:r w:rsidR="003D299C" w:rsidRPr="00CB4B83">
        <w:rPr>
          <w:rFonts w:asciiTheme="majorEastAsia" w:eastAsiaTheme="majorEastAsia" w:hAnsiTheme="majorEastAsia" w:hint="eastAsia"/>
        </w:rPr>
        <w:t>即香蒿，周人尚臭</w:t>
      </w:r>
      <w:proofErr w:type="gramEnd"/>
      <w:r w:rsidR="003D299C" w:rsidRPr="00CB4B83">
        <w:rPr>
          <w:rFonts w:asciiTheme="majorEastAsia" w:eastAsiaTheme="majorEastAsia" w:hAnsiTheme="majorEastAsia" w:hint="eastAsia"/>
        </w:rPr>
        <w:t>。/ 羅新慧：讀「竿」，</w:t>
      </w:r>
      <w:proofErr w:type="gramStart"/>
      <w:r w:rsidR="003D299C" w:rsidRPr="00CB4B83">
        <w:rPr>
          <w:rFonts w:asciiTheme="majorEastAsia" w:eastAsiaTheme="majorEastAsia" w:hAnsiTheme="majorEastAsia" w:hint="eastAsia"/>
        </w:rPr>
        <w:t>芺</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竿皆以</w:t>
      </w:r>
      <w:proofErr w:type="gramEnd"/>
      <w:r w:rsidR="003D299C" w:rsidRPr="00CB4B83">
        <w:rPr>
          <w:rFonts w:asciiTheme="majorEastAsia" w:eastAsiaTheme="majorEastAsia" w:hAnsiTheme="majorEastAsia" w:hint="eastAsia"/>
        </w:rPr>
        <w:t>上揚挺直為特色，獻此二物</w:t>
      </w:r>
      <w:proofErr w:type="gramStart"/>
      <w:r w:rsidR="003D299C" w:rsidRPr="00CB4B83">
        <w:rPr>
          <w:rFonts w:asciiTheme="majorEastAsia" w:eastAsiaTheme="majorEastAsia" w:hAnsiTheme="majorEastAsia" w:hint="eastAsia"/>
        </w:rPr>
        <w:t>以求子乃上古</w:t>
      </w:r>
      <w:proofErr w:type="gramEnd"/>
      <w:r w:rsidR="003D299C" w:rsidRPr="00CB4B83">
        <w:rPr>
          <w:rFonts w:asciiTheme="majorEastAsia" w:eastAsiaTheme="majorEastAsia" w:hAnsiTheme="majorEastAsia" w:hint="eastAsia"/>
        </w:rPr>
        <w:t>生殖</w:t>
      </w:r>
      <w:proofErr w:type="gramStart"/>
      <w:r w:rsidR="003D299C" w:rsidRPr="00CB4B83">
        <w:rPr>
          <w:rFonts w:asciiTheme="majorEastAsia" w:eastAsiaTheme="majorEastAsia" w:hAnsiTheme="majorEastAsia" w:hint="eastAsia"/>
        </w:rPr>
        <w:t>崇拜之俗</w:t>
      </w:r>
      <w:proofErr w:type="gramEnd"/>
      <w:r w:rsidR="003D299C" w:rsidRPr="00CB4B83">
        <w:rPr>
          <w:rFonts w:asciiTheme="majorEastAsia" w:eastAsiaTheme="majorEastAsia" w:hAnsiTheme="majorEastAsia" w:hint="eastAsia"/>
        </w:rPr>
        <w:t xml:space="preserve">。/ </w:t>
      </w:r>
      <w:proofErr w:type="gramStart"/>
      <w:r w:rsidR="003D299C" w:rsidRPr="00CB4B83">
        <w:rPr>
          <w:rFonts w:asciiTheme="majorEastAsia" w:eastAsiaTheme="majorEastAsia" w:hAnsiTheme="majorEastAsia" w:hint="eastAsia"/>
        </w:rPr>
        <w:t>禤健聰</w:t>
      </w:r>
      <w:proofErr w:type="gramEnd"/>
      <w:r w:rsidR="003D299C" w:rsidRPr="00CB4B83">
        <w:rPr>
          <w:rFonts w:asciiTheme="majorEastAsia" w:eastAsiaTheme="majorEastAsia" w:hAnsiTheme="majorEastAsia" w:hint="eastAsia"/>
        </w:rPr>
        <w:t>、俞紹宏、張青松</w:t>
      </w:r>
      <w:proofErr w:type="gramStart"/>
      <w:r w:rsidR="003D299C" w:rsidRPr="00CB4B83">
        <w:rPr>
          <w:rFonts w:asciiTheme="majorEastAsia" w:eastAsiaTheme="majorEastAsia" w:hAnsiTheme="majorEastAsia" w:hint="eastAsia"/>
        </w:rPr>
        <w:t>（</w:t>
      </w:r>
      <w:proofErr w:type="gramEnd"/>
      <w:r w:rsidR="003D299C" w:rsidRPr="00CB4B83">
        <w:rPr>
          <w:rFonts w:asciiTheme="majorEastAsia" w:eastAsiaTheme="majorEastAsia" w:hAnsiTheme="majorEastAsia" w:hint="eastAsia"/>
        </w:rPr>
        <w:t>認爲禤說也可備一説）：「</w:t>
      </w:r>
      <w:proofErr w:type="gramStart"/>
      <w:r w:rsidR="003D299C" w:rsidRPr="00CB4B83">
        <w:rPr>
          <w:rFonts w:asciiTheme="majorEastAsia" w:eastAsiaTheme="majorEastAsia" w:hAnsiTheme="majorEastAsia" w:hint="eastAsia"/>
        </w:rPr>
        <w:t>芙</w:t>
      </w:r>
      <w:proofErr w:type="gramEnd"/>
      <w:r w:rsidR="003D299C" w:rsidRPr="00CB4B83">
        <w:rPr>
          <w:rFonts w:asciiTheme="majorEastAsia" w:eastAsiaTheme="majorEastAsia" w:hAnsiTheme="majorEastAsia" w:hint="eastAsia"/>
        </w:rPr>
        <w:t>」為「</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」之訛寫。</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生長</w:t>
      </w:r>
      <w:r w:rsidR="0096388C" w:rsidRPr="00CB4B83">
        <w:rPr>
          <w:rFonts w:asciiTheme="majorEastAsia" w:eastAsiaTheme="majorEastAsia" w:hAnsiTheme="majorEastAsia" w:hint="eastAsia"/>
        </w:rPr>
        <w:t>於</w:t>
      </w:r>
      <w:r w:rsidR="003D299C" w:rsidRPr="00CB4B83">
        <w:rPr>
          <w:rFonts w:asciiTheme="majorEastAsia" w:eastAsiaTheme="majorEastAsia" w:hAnsiTheme="majorEastAsia" w:hint="eastAsia"/>
        </w:rPr>
        <w:t>初春，「冬見</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」是一種異</w:t>
      </w:r>
      <w:proofErr w:type="gramStart"/>
      <w:r w:rsidR="003D299C" w:rsidRPr="00CB4B83">
        <w:rPr>
          <w:rFonts w:asciiTheme="majorEastAsia" w:eastAsiaTheme="majorEastAsia" w:hAnsiTheme="majorEastAsia" w:hint="eastAsia"/>
        </w:rPr>
        <w:t>象</w:t>
      </w:r>
      <w:proofErr w:type="gramEnd"/>
      <w:r w:rsidR="003D299C" w:rsidRPr="00CB4B83">
        <w:rPr>
          <w:rFonts w:asciiTheme="majorEastAsia" w:eastAsiaTheme="majorEastAsia" w:hAnsiTheme="majorEastAsia" w:hint="eastAsia"/>
        </w:rPr>
        <w:t>：</w:t>
      </w:r>
      <w:proofErr w:type="gramStart"/>
      <w:r w:rsidR="003D299C" w:rsidRPr="00CB4B83">
        <w:rPr>
          <w:rFonts w:asciiTheme="majorEastAsia" w:eastAsiaTheme="majorEastAsia" w:hAnsiTheme="majorEastAsia" w:hint="eastAsia"/>
        </w:rPr>
        <w:t>荑</w:t>
      </w:r>
      <w:proofErr w:type="gramEnd"/>
      <w:r w:rsidR="003D299C" w:rsidRPr="00CB4B83">
        <w:rPr>
          <w:rFonts w:asciiTheme="majorEastAsia" w:eastAsiaTheme="majorEastAsia" w:hAnsiTheme="majorEastAsia" w:hint="eastAsia"/>
        </w:rPr>
        <w:t>是古人用以表示男女情愛的意象，</w:t>
      </w:r>
      <w:proofErr w:type="gramStart"/>
      <w:r w:rsidR="003D299C" w:rsidRPr="00CB4B83">
        <w:rPr>
          <w:rFonts w:asciiTheme="majorEastAsia" w:eastAsiaTheme="majorEastAsia" w:hAnsiTheme="majorEastAsia" w:hint="eastAsia"/>
        </w:rPr>
        <w:t>姜嫄</w:t>
      </w:r>
      <w:proofErr w:type="gramEnd"/>
      <w:r w:rsidR="003D299C" w:rsidRPr="00CB4B83">
        <w:rPr>
          <w:rFonts w:asciiTheme="majorEastAsia" w:eastAsiaTheme="majorEastAsia" w:hAnsiTheme="majorEastAsia" w:hint="eastAsia"/>
        </w:rPr>
        <w:t>遊於郊野、</w:t>
      </w:r>
      <w:proofErr w:type="gramStart"/>
      <w:r w:rsidR="003D299C" w:rsidRPr="00CB4B83">
        <w:rPr>
          <w:rFonts w:asciiTheme="majorEastAsia" w:eastAsiaTheme="majorEastAsia" w:hAnsiTheme="majorEastAsia" w:hint="eastAsia"/>
        </w:rPr>
        <w:t>感應而孕</w:t>
      </w:r>
      <w:proofErr w:type="gramEnd"/>
      <w:r w:rsidR="003D299C" w:rsidRPr="00CB4B83">
        <w:rPr>
          <w:rFonts w:asciiTheme="majorEastAsia" w:eastAsiaTheme="majorEastAsia" w:hAnsiTheme="majorEastAsia" w:hint="eastAsia"/>
        </w:rPr>
        <w:t>，與之正合。《詩·邶風·靜女》：「</w:t>
      </w:r>
      <w:proofErr w:type="gramStart"/>
      <w:r w:rsidR="003D299C" w:rsidRPr="00CB4B83">
        <w:rPr>
          <w:rFonts w:asciiTheme="majorEastAsia" w:eastAsiaTheme="majorEastAsia" w:hAnsiTheme="majorEastAsia" w:hint="eastAsia"/>
        </w:rPr>
        <w:t>自牧歸荑，洵</w:t>
      </w:r>
      <w:proofErr w:type="gramEnd"/>
      <w:r w:rsidR="003D299C" w:rsidRPr="00CB4B83">
        <w:rPr>
          <w:rFonts w:asciiTheme="majorEastAsia" w:eastAsiaTheme="majorEastAsia" w:hAnsiTheme="majorEastAsia" w:hint="eastAsia"/>
        </w:rPr>
        <w:t>美且異。」鄭箋：「</w:t>
      </w:r>
      <w:proofErr w:type="gramStart"/>
      <w:r w:rsidR="003D299C" w:rsidRPr="00CB4B83">
        <w:rPr>
          <w:rFonts w:asciiTheme="majorEastAsia" w:eastAsiaTheme="majorEastAsia" w:hAnsiTheme="majorEastAsia" w:hint="eastAsia"/>
        </w:rPr>
        <w:t>自牧田歸荑</w:t>
      </w:r>
      <w:proofErr w:type="gramEnd"/>
      <w:r w:rsidR="003D299C" w:rsidRPr="00CB4B83">
        <w:rPr>
          <w:rFonts w:asciiTheme="majorEastAsia" w:eastAsiaTheme="majorEastAsia" w:hAnsiTheme="majorEastAsia" w:hint="eastAsia"/>
        </w:rPr>
        <w:t>，其信美而翼者，可以供祭祀。」此與「攼（搴）而薦之」亦可對讀。</w:t>
      </w:r>
    </w:p>
  </w:footnote>
  <w:footnote w:id="41">
    <w:p w14:paraId="5CF5AD2C" w14:textId="4316078A" w:rsidR="002A4F4C" w:rsidRPr="00CB4B83" w:rsidRDefault="002A4F4C" w:rsidP="003D299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8350C" w:rsidRPr="00CB4B83">
        <w:rPr>
          <w:rFonts w:asciiTheme="majorEastAsia" w:eastAsiaTheme="majorEastAsia" w:hAnsiTheme="majorEastAsia" w:hint="eastAsia"/>
        </w:rPr>
        <w:t>整理者：「薦之」，見到</w:t>
      </w:r>
      <w:proofErr w:type="gramStart"/>
      <w:r w:rsidR="00222CA6" w:rsidRPr="00CB4B83">
        <w:rPr>
          <w:rFonts w:asciiTheme="majorEastAsia" w:eastAsiaTheme="majorEastAsia" w:hAnsiTheme="majorEastAsia" w:hint="eastAsia"/>
        </w:rPr>
        <w:t>芺</w:t>
      </w:r>
      <w:proofErr w:type="gramEnd"/>
      <w:r w:rsidR="00B8350C" w:rsidRPr="00CB4B83">
        <w:rPr>
          <w:rFonts w:asciiTheme="majorEastAsia" w:eastAsiaTheme="majorEastAsia" w:hAnsiTheme="majorEastAsia" w:hint="eastAsia"/>
        </w:rPr>
        <w:t>攼而欲采薦之帝。</w:t>
      </w:r>
    </w:p>
  </w:footnote>
  <w:footnote w:id="42">
    <w:p w14:paraId="6E222D71" w14:textId="4F03202A" w:rsidR="002A4F4C" w:rsidRPr="00CB4B83" w:rsidRDefault="002A4F4C">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62BC4" w:rsidRPr="00CB4B83">
        <w:rPr>
          <w:rFonts w:asciiTheme="majorEastAsia" w:eastAsiaTheme="majorEastAsia" w:hAnsiTheme="majorEastAsia" w:hint="eastAsia"/>
        </w:rPr>
        <w:t>整理者：</w:t>
      </w:r>
      <w:r w:rsidR="00222CA6" w:rsidRPr="00CB4B83">
        <w:rPr>
          <w:rFonts w:asciiTheme="majorEastAsia" w:eastAsiaTheme="majorEastAsia" w:hAnsiTheme="majorEastAsia" w:hint="eastAsia"/>
        </w:rPr>
        <w:t>《詩·大雅·下武》：</w:t>
      </w:r>
      <w:r w:rsidR="00062BC4" w:rsidRPr="00CB4B83">
        <w:rPr>
          <w:rFonts w:asciiTheme="majorEastAsia" w:eastAsiaTheme="majorEastAsia" w:hAnsiTheme="majorEastAsia" w:hint="eastAsia"/>
        </w:rPr>
        <w:t>「</w:t>
      </w:r>
      <w:proofErr w:type="gramStart"/>
      <w:r w:rsidR="00222CA6" w:rsidRPr="00CB4B83">
        <w:rPr>
          <w:rFonts w:asciiTheme="majorEastAsia" w:eastAsiaTheme="majorEastAsia" w:hAnsiTheme="majorEastAsia" w:hint="eastAsia"/>
        </w:rPr>
        <w:t>昭茲來</w:t>
      </w:r>
      <w:proofErr w:type="gramEnd"/>
      <w:r w:rsidR="00222CA6" w:rsidRPr="00CB4B83">
        <w:rPr>
          <w:rFonts w:asciiTheme="majorEastAsia" w:eastAsiaTheme="majorEastAsia" w:hAnsiTheme="majorEastAsia" w:hint="eastAsia"/>
        </w:rPr>
        <w:t>許，</w:t>
      </w:r>
      <w:proofErr w:type="gramStart"/>
      <w:r w:rsidR="00222CA6" w:rsidRPr="00CB4B83">
        <w:rPr>
          <w:rFonts w:asciiTheme="majorEastAsia" w:eastAsiaTheme="majorEastAsia" w:hAnsiTheme="majorEastAsia" w:hint="eastAsia"/>
        </w:rPr>
        <w:t>繩其祖</w:t>
      </w:r>
      <w:proofErr w:type="gramEnd"/>
      <w:r w:rsidR="00222CA6" w:rsidRPr="00CB4B83">
        <w:rPr>
          <w:rFonts w:asciiTheme="majorEastAsia" w:eastAsiaTheme="majorEastAsia" w:hAnsiTheme="majorEastAsia" w:hint="eastAsia"/>
        </w:rPr>
        <w:t>武。</w:t>
      </w:r>
      <w:r w:rsidR="00062BC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 xml:space="preserve"> 毛傳：</w:t>
      </w:r>
      <w:r w:rsidR="00062BC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武，</w:t>
      </w:r>
      <w:proofErr w:type="gramStart"/>
      <w:r w:rsidR="00222CA6" w:rsidRPr="00CB4B83">
        <w:rPr>
          <w:rFonts w:asciiTheme="majorEastAsia" w:eastAsiaTheme="majorEastAsia" w:hAnsiTheme="majorEastAsia" w:hint="eastAsia"/>
        </w:rPr>
        <w:t>跡也</w:t>
      </w:r>
      <w:proofErr w:type="gramEnd"/>
      <w:r w:rsidR="00222CA6"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r w:rsidR="00222CA6" w:rsidRPr="00CB4B83">
        <w:rPr>
          <w:rFonts w:asciiTheme="majorEastAsia" w:eastAsiaTheme="majorEastAsia" w:hAnsiTheme="majorEastAsia" w:hint="eastAsia"/>
        </w:rPr>
        <w:t>即</w:t>
      </w:r>
      <w:r w:rsidR="00062BC4" w:rsidRPr="00CB4B83">
        <w:rPr>
          <w:rFonts w:asciiTheme="majorEastAsia" w:eastAsiaTheme="majorEastAsia" w:hAnsiTheme="majorEastAsia" w:hint="eastAsia"/>
        </w:rPr>
        <w:t>人的足跡</w:t>
      </w:r>
      <w:r w:rsidR="00222CA6" w:rsidRPr="00CB4B83">
        <w:rPr>
          <w:rFonts w:asciiTheme="majorEastAsia" w:eastAsiaTheme="majorEastAsia" w:hAnsiTheme="majorEastAsia" w:hint="eastAsia"/>
        </w:rPr>
        <w:t>。</w:t>
      </w:r>
    </w:p>
  </w:footnote>
  <w:footnote w:id="43">
    <w:p w14:paraId="16BDA92C" w14:textId="0B5DD9AD" w:rsidR="00062BC4" w:rsidRPr="00CB4B83" w:rsidRDefault="00062BC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整理者：「履」，</w:t>
      </w:r>
      <w:proofErr w:type="gramStart"/>
      <w:r w:rsidRPr="00CB4B83">
        <w:rPr>
          <w:rFonts w:asciiTheme="majorEastAsia" w:eastAsiaTheme="majorEastAsia" w:hAnsiTheme="majorEastAsia" w:hint="eastAsia"/>
        </w:rPr>
        <w:t>踐</w:t>
      </w:r>
      <w:proofErr w:type="gramEnd"/>
      <w:r w:rsidRPr="00CB4B83">
        <w:rPr>
          <w:rFonts w:asciiTheme="majorEastAsia" w:eastAsiaTheme="majorEastAsia" w:hAnsiTheme="majorEastAsia" w:hint="eastAsia"/>
        </w:rPr>
        <w:t>。</w:t>
      </w:r>
    </w:p>
  </w:footnote>
  <w:footnote w:id="44">
    <w:p w14:paraId="6E908F20" w14:textId="6A33B182"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62BC4" w:rsidRPr="00CB4B83">
        <w:rPr>
          <w:rFonts w:asciiTheme="majorEastAsia" w:eastAsiaTheme="majorEastAsia" w:hAnsiTheme="majorEastAsia" w:hint="eastAsia"/>
        </w:rPr>
        <w:t>整理者、陳劍、李學勤、廖名春、張桂光：「</w:t>
      </w:r>
      <w:r w:rsidR="00062BC4" w:rsidRPr="00CB4B83">
        <w:rPr>
          <w:rFonts w:asciiTheme="majorEastAsia" w:eastAsiaTheme="majorEastAsia" w:hAnsiTheme="majorEastAsia"/>
          <w:noProof/>
        </w:rPr>
        <w:drawing>
          <wp:inline distT="0" distB="0" distL="0" distR="0" wp14:anchorId="3839B494" wp14:editId="18D16A09">
            <wp:extent cx="145073" cy="125730"/>
            <wp:effectExtent l="0" t="0" r="7620" b="7620"/>
            <wp:docPr id="13376234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2560" name=""/>
                    <pic:cNvPicPr/>
                  </pic:nvPicPr>
                  <pic:blipFill>
                    <a:blip r:embed="rId23"/>
                    <a:stretch>
                      <a:fillRect/>
                    </a:stretch>
                  </pic:blipFill>
                  <pic:spPr>
                    <a:xfrm>
                      <a:off x="0" y="0"/>
                      <a:ext cx="149557" cy="129616"/>
                    </a:xfrm>
                    <a:prstGeom prst="rect">
                      <a:avLst/>
                    </a:prstGeom>
                  </pic:spPr>
                </pic:pic>
              </a:graphicData>
            </a:graphic>
          </wp:inline>
        </w:drawing>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祈</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proofErr w:type="gramStart"/>
      <w:r w:rsidR="00062BC4" w:rsidRPr="00CB4B83">
        <w:rPr>
          <w:rFonts w:asciiTheme="majorEastAsia" w:eastAsiaTheme="majorEastAsia" w:hAnsiTheme="majorEastAsia" w:hint="eastAsia"/>
        </w:rPr>
        <w:t>履以祈禱</w:t>
      </w:r>
      <w:proofErr w:type="gramEnd"/>
      <w:r w:rsidR="00062BC4" w:rsidRPr="00CB4B83">
        <w:rPr>
          <w:rFonts w:asciiTheme="majorEastAsia" w:eastAsiaTheme="majorEastAsia" w:hAnsiTheme="majorEastAsia" w:hint="eastAsia"/>
        </w:rPr>
        <w:t>曰」作一句，</w:t>
      </w:r>
      <w:proofErr w:type="gramStart"/>
      <w:r w:rsidR="00062BC4" w:rsidRPr="00CB4B83">
        <w:rPr>
          <w:rFonts w:asciiTheme="majorEastAsia" w:eastAsiaTheme="majorEastAsia" w:hAnsiTheme="majorEastAsia" w:hint="eastAsia"/>
        </w:rPr>
        <w:t>踐</w:t>
      </w:r>
      <w:proofErr w:type="gramEnd"/>
      <w:r w:rsidR="00062BC4" w:rsidRPr="00CB4B83">
        <w:rPr>
          <w:rFonts w:asciiTheme="majorEastAsia" w:eastAsiaTheme="majorEastAsia" w:hAnsiTheme="majorEastAsia" w:hint="eastAsia"/>
        </w:rPr>
        <w:t>人武而祈禱</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 何琳儀：「</w:t>
      </w:r>
      <w:r w:rsidR="00062BC4" w:rsidRPr="00CB4B83">
        <w:rPr>
          <w:rFonts w:asciiTheme="majorEastAsia" w:eastAsiaTheme="majorEastAsia" w:hAnsiTheme="majorEastAsia"/>
          <w:noProof/>
        </w:rPr>
        <w:drawing>
          <wp:inline distT="0" distB="0" distL="0" distR="0" wp14:anchorId="42C28C9E" wp14:editId="3C996317">
            <wp:extent cx="145073" cy="125730"/>
            <wp:effectExtent l="0" t="0" r="7620" b="7620"/>
            <wp:docPr id="4627546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2560" name=""/>
                    <pic:cNvPicPr/>
                  </pic:nvPicPr>
                  <pic:blipFill>
                    <a:blip r:embed="rId23"/>
                    <a:stretch>
                      <a:fillRect/>
                    </a:stretch>
                  </pic:blipFill>
                  <pic:spPr>
                    <a:xfrm>
                      <a:off x="0" y="0"/>
                      <a:ext cx="149557" cy="129616"/>
                    </a:xfrm>
                    <a:prstGeom prst="rect">
                      <a:avLst/>
                    </a:prstGeom>
                  </pic:spPr>
                </pic:pic>
              </a:graphicData>
            </a:graphic>
          </wp:inline>
        </w:drawing>
      </w:r>
      <w:r w:rsidR="00062BC4" w:rsidRPr="00CB4B83">
        <w:rPr>
          <w:rFonts w:asciiTheme="majorEastAsia" w:eastAsiaTheme="majorEastAsia" w:hAnsiTheme="majorEastAsia" w:hint="eastAsia"/>
        </w:rPr>
        <w:t>」屬上讀「</w:t>
      </w:r>
      <w:proofErr w:type="gramStart"/>
      <w:r w:rsidR="00062BC4" w:rsidRPr="00CB4B83">
        <w:rPr>
          <w:rFonts w:asciiTheme="majorEastAsia" w:eastAsiaTheme="majorEastAsia" w:hAnsiTheme="majorEastAsia" w:hint="eastAsia"/>
        </w:rPr>
        <w:t>忻</w:t>
      </w:r>
      <w:proofErr w:type="gramEnd"/>
      <w:r w:rsidR="00062BC4" w:rsidRPr="00CB4B83">
        <w:rPr>
          <w:rFonts w:asciiTheme="majorEastAsia" w:eastAsiaTheme="majorEastAsia" w:hAnsiTheme="majorEastAsia" w:hint="eastAsia"/>
        </w:rPr>
        <w:t>」，「禱」屬下讀。馬瑞辰、林志鵬：</w:t>
      </w:r>
      <w:r w:rsidRPr="00CB4B83">
        <w:rPr>
          <w:rFonts w:asciiTheme="majorEastAsia" w:eastAsiaTheme="majorEastAsia" w:hAnsiTheme="majorEastAsia" w:hint="eastAsia"/>
        </w:rPr>
        <w:t>《詩·大雅·生民》</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履帝武敏歆</w:t>
      </w:r>
      <w:proofErr w:type="gramEnd"/>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歆</w:t>
      </w:r>
      <w:proofErr w:type="gramEnd"/>
      <w:r w:rsidRPr="00CB4B83">
        <w:rPr>
          <w:rFonts w:asciiTheme="majorEastAsia" w:eastAsiaTheme="majorEastAsia" w:hAnsiTheme="majorEastAsia" w:hint="eastAsia"/>
        </w:rPr>
        <w:t>之言</w:t>
      </w:r>
      <w:proofErr w:type="gramStart"/>
      <w:r w:rsidRPr="00CB4B83">
        <w:rPr>
          <w:rFonts w:asciiTheme="majorEastAsia" w:eastAsiaTheme="majorEastAsia" w:hAnsiTheme="majorEastAsia" w:hint="eastAsia"/>
        </w:rPr>
        <w:t>忻</w:t>
      </w:r>
      <w:proofErr w:type="gramEnd"/>
      <w:r w:rsidRPr="00CB4B83">
        <w:rPr>
          <w:rFonts w:asciiTheme="majorEastAsia" w:eastAsiaTheme="majorEastAsia" w:hAnsiTheme="majorEastAsia" w:hint="eastAsia"/>
        </w:rPr>
        <w:t>也。</w:t>
      </w:r>
      <w:r w:rsidR="00062BC4" w:rsidRPr="00CB4B83">
        <w:rPr>
          <w:rFonts w:asciiTheme="majorEastAsia" w:eastAsiaTheme="majorEastAsia" w:hAnsiTheme="majorEastAsia" w:hint="eastAsia"/>
        </w:rPr>
        <w:t xml:space="preserve">/ </w:t>
      </w:r>
      <w:r w:rsidR="00062BC4" w:rsidRPr="00CB4B83">
        <w:rPr>
          <w:rFonts w:asciiTheme="majorEastAsia" w:eastAsiaTheme="majorEastAsia" w:hAnsiTheme="majorEastAsia" w:hint="eastAsia"/>
        </w:rPr>
        <w:t>夏世華</w:t>
      </w:r>
      <w:r w:rsidRPr="00CB4B83">
        <w:rPr>
          <w:rFonts w:asciiTheme="majorEastAsia" w:eastAsiaTheme="majorEastAsia" w:hAnsiTheme="majorEastAsia" w:hint="eastAsia"/>
        </w:rPr>
        <w:t>：《生民》鄭箋：</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帝，上帝也；…</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祀郊</w:t>
      </w:r>
      <w:proofErr w:type="gramStart"/>
      <w:r w:rsidRPr="00CB4B83">
        <w:rPr>
          <w:rFonts w:asciiTheme="majorEastAsia" w:eastAsiaTheme="majorEastAsia" w:hAnsiTheme="majorEastAsia" w:hint="eastAsia"/>
        </w:rPr>
        <w:t>禖</w:t>
      </w:r>
      <w:proofErr w:type="gramEnd"/>
      <w:r w:rsidRPr="00CB4B83">
        <w:rPr>
          <w:rFonts w:asciiTheme="majorEastAsia" w:eastAsiaTheme="majorEastAsia" w:hAnsiTheme="majorEastAsia" w:hint="eastAsia"/>
        </w:rPr>
        <w:t>之時，時則有大神之跡，</w:t>
      </w:r>
      <w:proofErr w:type="gramStart"/>
      <w:r w:rsidR="00062BC4" w:rsidRPr="00CB4B83">
        <w:rPr>
          <w:rFonts w:asciiTheme="majorEastAsia" w:eastAsiaTheme="majorEastAsia" w:hAnsiTheme="majorEastAsia" w:hint="eastAsia"/>
        </w:rPr>
        <w:t>姜</w:t>
      </w:r>
      <w:r w:rsidRPr="00CB4B83">
        <w:rPr>
          <w:rFonts w:asciiTheme="majorEastAsia" w:eastAsiaTheme="majorEastAsia" w:hAnsiTheme="majorEastAsia" w:hint="eastAsia"/>
        </w:rPr>
        <w:t>嫄</w:t>
      </w:r>
      <w:proofErr w:type="gramEnd"/>
      <w:r w:rsidRPr="00CB4B83">
        <w:rPr>
          <w:rFonts w:asciiTheme="majorEastAsia" w:eastAsiaTheme="majorEastAsia" w:hAnsiTheme="majorEastAsia" w:hint="eastAsia"/>
        </w:rPr>
        <w:t>履之…</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心體</w:t>
      </w:r>
      <w:proofErr w:type="gramStart"/>
      <w:r w:rsidRPr="00CB4B83">
        <w:rPr>
          <w:rFonts w:asciiTheme="majorEastAsia" w:eastAsiaTheme="majorEastAsia" w:hAnsiTheme="majorEastAsia" w:hint="eastAsia"/>
        </w:rPr>
        <w:t>歆歆</w:t>
      </w:r>
      <w:proofErr w:type="gramEnd"/>
      <w:r w:rsidRPr="00CB4B83">
        <w:rPr>
          <w:rFonts w:asciiTheme="majorEastAsia" w:eastAsiaTheme="majorEastAsia" w:hAnsiTheme="majorEastAsia" w:hint="eastAsia"/>
        </w:rPr>
        <w:t>然，其左右所止住，如有人道感</w:t>
      </w:r>
      <w:proofErr w:type="gramStart"/>
      <w:r w:rsidRPr="00CB4B83">
        <w:rPr>
          <w:rFonts w:asciiTheme="majorEastAsia" w:eastAsiaTheme="majorEastAsia" w:hAnsiTheme="majorEastAsia" w:hint="eastAsia"/>
        </w:rPr>
        <w:t>巳</w:t>
      </w:r>
      <w:proofErr w:type="gramEnd"/>
      <w:r w:rsidRPr="00CB4B83">
        <w:rPr>
          <w:rFonts w:asciiTheme="majorEastAsia" w:eastAsiaTheme="majorEastAsia" w:hAnsiTheme="majorEastAsia" w:hint="eastAsia"/>
        </w:rPr>
        <w:t>者也，於是遂有身而</w:t>
      </w:r>
      <w:proofErr w:type="gramStart"/>
      <w:r w:rsidRPr="00CB4B83">
        <w:rPr>
          <w:rFonts w:asciiTheme="majorEastAsia" w:eastAsiaTheme="majorEastAsia" w:hAnsiTheme="majorEastAsia" w:hint="eastAsia"/>
        </w:rPr>
        <w:t>肅</w:t>
      </w:r>
      <w:proofErr w:type="gramEnd"/>
      <w:r w:rsidRPr="00CB4B83">
        <w:rPr>
          <w:rFonts w:asciiTheme="majorEastAsia" w:eastAsiaTheme="majorEastAsia" w:hAnsiTheme="majorEastAsia" w:hint="eastAsia"/>
        </w:rPr>
        <w:t>戒</w:t>
      </w:r>
      <w:proofErr w:type="gramStart"/>
      <w:r w:rsidRPr="00CB4B83">
        <w:rPr>
          <w:rFonts w:asciiTheme="majorEastAsia" w:eastAsiaTheme="majorEastAsia" w:hAnsiTheme="majorEastAsia" w:hint="eastAsia"/>
        </w:rPr>
        <w:t>不復揖</w:t>
      </w:r>
      <w:proofErr w:type="gramEnd"/>
      <w:r w:rsidRPr="00CB4B83">
        <w:rPr>
          <w:rFonts w:asciiTheme="majorEastAsia" w:eastAsiaTheme="majorEastAsia" w:hAnsiTheme="majorEastAsia" w:hint="eastAsia"/>
        </w:rPr>
        <w:t>，後則生子</w:t>
      </w:r>
      <w:proofErr w:type="gramStart"/>
      <w:r w:rsidRPr="00CB4B83">
        <w:rPr>
          <w:rFonts w:asciiTheme="majorEastAsia" w:eastAsiaTheme="majorEastAsia" w:hAnsiTheme="majorEastAsia" w:hint="eastAsia"/>
        </w:rPr>
        <w:t>而養長之</w:t>
      </w:r>
      <w:proofErr w:type="gramEnd"/>
      <w:r w:rsidRPr="00CB4B83">
        <w:rPr>
          <w:rFonts w:asciiTheme="majorEastAsia" w:eastAsiaTheme="majorEastAsia" w:hAnsiTheme="majorEastAsia" w:hint="eastAsia"/>
        </w:rPr>
        <w:t>，名</w:t>
      </w:r>
      <w:proofErr w:type="gramStart"/>
      <w:r w:rsidRPr="00CB4B83">
        <w:rPr>
          <w:rFonts w:asciiTheme="majorEastAsia" w:eastAsiaTheme="majorEastAsia" w:hAnsiTheme="majorEastAsia" w:hint="eastAsia"/>
        </w:rPr>
        <w:t>曰棄，舜臣堯而</w:t>
      </w:r>
      <w:proofErr w:type="gramEnd"/>
      <w:r w:rsidRPr="00CB4B83">
        <w:rPr>
          <w:rFonts w:asciiTheme="majorEastAsia" w:eastAsiaTheme="majorEastAsia" w:hAnsiTheme="majorEastAsia" w:hint="eastAsia"/>
        </w:rPr>
        <w:t>舉之，是為</w:t>
      </w:r>
      <w:r w:rsidR="00062BC4" w:rsidRPr="00CB4B83">
        <w:rPr>
          <w:rFonts w:asciiTheme="majorEastAsia" w:eastAsiaTheme="majorEastAsia" w:hAnsiTheme="majorEastAsia" w:hint="eastAsia"/>
        </w:rPr>
        <w:t>后</w:t>
      </w:r>
      <w:r w:rsidRPr="00CB4B83">
        <w:rPr>
          <w:rFonts w:asciiTheme="majorEastAsia" w:eastAsiaTheme="majorEastAsia" w:hAnsiTheme="majorEastAsia" w:hint="eastAsia"/>
        </w:rPr>
        <w:t>稷。</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鄭所</w:t>
      </w:r>
      <w:proofErr w:type="gramStart"/>
      <w:r w:rsidRPr="00CB4B83">
        <w:rPr>
          <w:rFonts w:asciiTheme="majorEastAsia" w:eastAsiaTheme="majorEastAsia" w:hAnsiTheme="majorEastAsia" w:hint="eastAsia"/>
        </w:rPr>
        <w:t>云</w:t>
      </w:r>
      <w:proofErr w:type="gramEnd"/>
      <w:r w:rsidRPr="00CB4B83">
        <w:rPr>
          <w:rFonts w:asciiTheme="majorEastAsia" w:eastAsiaTheme="majorEastAsia" w:hAnsiTheme="majorEastAsia" w:hint="eastAsia"/>
        </w:rPr>
        <w:t>可與本篇言</w:t>
      </w:r>
      <w:proofErr w:type="gramStart"/>
      <w:ins w:id="12" w:author="MAK, Chi Ki Caily [CHL]" w:date="2025-02-17T22:09:00Z" w16du:dateUtc="2025-02-17T14:09:00Z">
        <w:r w:rsidR="00594D72" w:rsidRPr="00594D72">
          <w:rPr>
            <w:rFonts w:asciiTheme="majorEastAsia" w:eastAsiaTheme="majorEastAsia" w:hAnsiTheme="majorEastAsia" w:hint="eastAsia"/>
          </w:rPr>
          <w:t>后</w:t>
        </w:r>
      </w:ins>
      <w:proofErr w:type="gramEnd"/>
      <w:del w:id="13" w:author="MAK, Chi Ki Caily [CHL]" w:date="2025-02-17T22:09:00Z" w16du:dateUtc="2025-02-17T14:09:00Z">
        <w:r w:rsidRPr="00CB4B83" w:rsidDel="00594D72">
          <w:rPr>
            <w:rFonts w:asciiTheme="majorEastAsia" w:eastAsiaTheme="majorEastAsia" w:hAnsiTheme="majorEastAsia" w:hint="eastAsia"/>
          </w:rPr>
          <w:delText>後</w:delText>
        </w:r>
      </w:del>
      <w:proofErr w:type="gramStart"/>
      <w:r w:rsidRPr="00CB4B83">
        <w:rPr>
          <w:rFonts w:asciiTheme="majorEastAsia" w:eastAsiaTheme="majorEastAsia" w:hAnsiTheme="majorEastAsia" w:hint="eastAsia"/>
        </w:rPr>
        <w:t>稷</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生互參</w:t>
      </w:r>
      <w:proofErr w:type="gramEnd"/>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履以</w:t>
      </w:r>
      <w:proofErr w:type="gramStart"/>
      <w:r w:rsidRPr="00CB4B83">
        <w:rPr>
          <w:rFonts w:asciiTheme="majorEastAsia" w:eastAsiaTheme="majorEastAsia" w:hAnsiTheme="majorEastAsia" w:hint="eastAsia"/>
        </w:rPr>
        <w:t>忻</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，知其有子矣，當下即知上使其有子。讀為祈禱則</w:t>
      </w:r>
      <w:proofErr w:type="gramStart"/>
      <w:r w:rsidRPr="00CB4B83">
        <w:rPr>
          <w:rFonts w:asciiTheme="majorEastAsia" w:eastAsiaTheme="majorEastAsia" w:hAnsiTheme="majorEastAsia" w:hint="eastAsia"/>
        </w:rPr>
        <w:t>缺少帝武與</w:t>
      </w:r>
      <w:proofErr w:type="gramEnd"/>
      <w:r w:rsidRPr="00CB4B83">
        <w:rPr>
          <w:rFonts w:asciiTheme="majorEastAsia" w:eastAsiaTheme="majorEastAsia" w:hAnsiTheme="majorEastAsia" w:hint="eastAsia"/>
        </w:rPr>
        <w:t>受孕之間的徵兆和禱告的理由，故以讀</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忻</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為是。</w:t>
      </w:r>
    </w:p>
  </w:footnote>
  <w:footnote w:id="45">
    <w:p w14:paraId="2BE146AB" w14:textId="778F7AE2" w:rsidR="00222CA6" w:rsidRPr="00CB4B83" w:rsidRDefault="00222CA6" w:rsidP="00B84E4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B84E48" w:rsidRPr="00CB4B83">
        <w:rPr>
          <w:rFonts w:asciiTheme="majorEastAsia" w:eastAsiaTheme="majorEastAsia" w:hAnsiTheme="majorEastAsia" w:hint="eastAsia"/>
        </w:rPr>
        <w:t>整理者：</w:t>
      </w:r>
      <w:proofErr w:type="gramStart"/>
      <w:r w:rsidR="00B84E48" w:rsidRPr="00CB4B83">
        <w:rPr>
          <w:rFonts w:asciiTheme="majorEastAsia" w:eastAsiaTheme="majorEastAsia" w:hAnsiTheme="majorEastAsia" w:hint="eastAsia"/>
        </w:rPr>
        <w:t>末字釋「</w:t>
      </w:r>
      <w:proofErr w:type="gramEnd"/>
      <w:r w:rsidR="00B84E48" w:rsidRPr="00CB4B83">
        <w:rPr>
          <w:rFonts w:asciiTheme="majorEastAsia" w:eastAsiaTheme="majorEastAsia" w:hAnsiTheme="majorEastAsia" w:hint="eastAsia"/>
        </w:rPr>
        <w:t>吏」。/ 陳劍：</w:t>
      </w:r>
      <w:proofErr w:type="gramStart"/>
      <w:r w:rsidR="00B84E48" w:rsidRPr="00CB4B83">
        <w:rPr>
          <w:rFonts w:asciiTheme="majorEastAsia" w:eastAsiaTheme="majorEastAsia" w:hAnsiTheme="majorEastAsia" w:hint="eastAsia"/>
        </w:rPr>
        <w:t>末字釋「</w:t>
      </w:r>
      <w:proofErr w:type="gramEnd"/>
      <w:r w:rsidR="00B84E48" w:rsidRPr="00CB4B83">
        <w:rPr>
          <w:rFonts w:asciiTheme="majorEastAsia" w:eastAsiaTheme="majorEastAsia" w:hAnsiTheme="majorEastAsia" w:hint="eastAsia"/>
        </w:rPr>
        <w:t>使」。/ 劉信芳：</w:t>
      </w:r>
      <w:proofErr w:type="gramStart"/>
      <w:r w:rsidR="00B84E48" w:rsidRPr="00CB4B83">
        <w:rPr>
          <w:rFonts w:asciiTheme="majorEastAsia" w:eastAsiaTheme="majorEastAsia" w:hAnsiTheme="majorEastAsia" w:hint="eastAsia"/>
        </w:rPr>
        <w:t>末字讀作</w:t>
      </w:r>
      <w:proofErr w:type="gramEnd"/>
      <w:r w:rsidR="00B84E48" w:rsidRPr="00CB4B83">
        <w:rPr>
          <w:rFonts w:asciiTheme="majorEastAsia" w:eastAsiaTheme="majorEastAsia" w:hAnsiTheme="majorEastAsia" w:hint="eastAsia"/>
        </w:rPr>
        <w:t>「變」，在《禮記·檀弓》</w:t>
      </w:r>
      <w:proofErr w:type="gramStart"/>
      <w:r w:rsidR="00B84E48" w:rsidRPr="00CB4B83">
        <w:rPr>
          <w:rFonts w:asciiTheme="majorEastAsia" w:eastAsiaTheme="majorEastAsia" w:hAnsiTheme="majorEastAsia" w:hint="eastAsia"/>
        </w:rPr>
        <w:t>中訓作</w:t>
      </w:r>
      <w:proofErr w:type="gramEnd"/>
      <w:r w:rsidR="00B84E48" w:rsidRPr="00CB4B83">
        <w:rPr>
          <w:rFonts w:asciiTheme="majorEastAsia" w:eastAsiaTheme="majorEastAsia" w:hAnsiTheme="majorEastAsia" w:hint="eastAsia"/>
        </w:rPr>
        <w:t xml:space="preserve">「動」。/ </w:t>
      </w:r>
      <w:r w:rsidR="00062BC4" w:rsidRPr="00CB4B83">
        <w:rPr>
          <w:rFonts w:asciiTheme="majorEastAsia" w:eastAsiaTheme="majorEastAsia" w:hAnsiTheme="majorEastAsia" w:hint="eastAsia"/>
        </w:rPr>
        <w:t>廖名春：「</w:t>
      </w:r>
      <w:r w:rsidRPr="00CB4B83">
        <w:rPr>
          <w:rFonts w:asciiTheme="majorEastAsia" w:eastAsiaTheme="majorEastAsia" w:hAnsiTheme="majorEastAsia" w:hint="eastAsia"/>
        </w:rPr>
        <w:t>尚</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倘</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，補後文為</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倘使我有子，</w:t>
      </w:r>
      <w:proofErr w:type="gramStart"/>
      <w:r w:rsidRPr="00CB4B83">
        <w:rPr>
          <w:rFonts w:asciiTheme="majorEastAsia" w:eastAsiaTheme="majorEastAsia" w:hAnsiTheme="majorEastAsia" w:hint="eastAsia"/>
        </w:rPr>
        <w:t>必報之</w:t>
      </w:r>
      <w:proofErr w:type="gramEnd"/>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黃人二</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廖所補無文獻</w:t>
      </w:r>
      <w:proofErr w:type="gramEnd"/>
      <w:r w:rsidRPr="00CB4B83">
        <w:rPr>
          <w:rFonts w:asciiTheme="majorEastAsia" w:eastAsiaTheme="majorEastAsia" w:hAnsiTheme="majorEastAsia" w:hint="eastAsia"/>
        </w:rPr>
        <w:t>佐證。</w:t>
      </w:r>
      <w:r w:rsidR="00062BC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00062BC4" w:rsidRPr="00CB4B83">
        <w:rPr>
          <w:rFonts w:asciiTheme="majorEastAsia" w:eastAsiaTheme="majorEastAsia" w:hAnsiTheme="majorEastAsia" w:hint="eastAsia"/>
        </w:rPr>
        <w:t>：</w:t>
      </w:r>
      <w:r w:rsidR="00B84E48" w:rsidRPr="00CB4B83">
        <w:rPr>
          <w:rFonts w:asciiTheme="majorEastAsia" w:eastAsiaTheme="majorEastAsia" w:hAnsiTheme="majorEastAsia" w:hint="eastAsia"/>
        </w:rPr>
        <w:t>「</w:t>
      </w:r>
      <w:proofErr w:type="gramStart"/>
      <w:r w:rsidR="00B84E48" w:rsidRPr="00CB4B83">
        <w:rPr>
          <w:rFonts w:asciiTheme="majorEastAsia" w:eastAsiaTheme="majorEastAsia" w:hAnsiTheme="majorEastAsia" w:hint="eastAsia"/>
        </w:rPr>
        <w:t>尚使</w:t>
      </w:r>
      <w:proofErr w:type="gramEnd"/>
      <w:r w:rsidR="00B84E48" w:rsidRPr="00CB4B83">
        <w:rPr>
          <w:rFonts w:asciiTheme="majorEastAsia" w:eastAsiaTheme="majorEastAsia" w:hAnsiTheme="majorEastAsia" w:hint="eastAsia"/>
        </w:rPr>
        <w:t>」，</w:t>
      </w:r>
      <w:r w:rsidRPr="00CB4B83">
        <w:rPr>
          <w:rFonts w:asciiTheme="majorEastAsia" w:eastAsiaTheme="majorEastAsia" w:hAnsiTheme="majorEastAsia" w:hint="eastAsia"/>
        </w:rPr>
        <w:t>希望</w:t>
      </w:r>
      <w:r w:rsidR="00B84E48" w:rsidRPr="00CB4B83">
        <w:rPr>
          <w:rFonts w:asciiTheme="majorEastAsia" w:eastAsiaTheme="majorEastAsia" w:hAnsiTheme="majorEastAsia" w:hint="eastAsia"/>
        </w:rPr>
        <w:t>能使</w:t>
      </w:r>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r w:rsidR="00B84E48" w:rsidRPr="00CB4B83">
        <w:rPr>
          <w:rFonts w:asciiTheme="majorEastAsia" w:eastAsiaTheme="majorEastAsia" w:hAnsiTheme="majorEastAsia" w:hint="eastAsia"/>
        </w:rPr>
        <w:t>張桂光：簡12</w:t>
      </w:r>
      <w:proofErr w:type="gramStart"/>
      <w:r w:rsidR="00B84E48" w:rsidRPr="00CB4B83">
        <w:rPr>
          <w:rFonts w:asciiTheme="majorEastAsia" w:eastAsiaTheme="majorEastAsia" w:hAnsiTheme="majorEastAsia" w:hint="eastAsia"/>
        </w:rPr>
        <w:t>末字釋「弁</w:t>
      </w:r>
      <w:proofErr w:type="gramEnd"/>
      <w:r w:rsidR="00B84E48" w:rsidRPr="00CB4B83">
        <w:rPr>
          <w:rFonts w:asciiTheme="majorEastAsia" w:eastAsiaTheme="majorEastAsia" w:hAnsiTheme="majorEastAsia" w:hint="eastAsia"/>
        </w:rPr>
        <w:t>」。/ 王志平：簡文誤將</w:t>
      </w:r>
      <w:proofErr w:type="gramStart"/>
      <w:r w:rsidR="00B84E48" w:rsidRPr="00CB4B83">
        <w:rPr>
          <w:rFonts w:asciiTheme="majorEastAsia" w:eastAsiaTheme="majorEastAsia" w:hAnsiTheme="majorEastAsia" w:hint="eastAsia"/>
        </w:rPr>
        <w:t>契</w:t>
      </w:r>
      <w:proofErr w:type="gramEnd"/>
      <w:r w:rsidR="00B84E48" w:rsidRPr="00CB4B83">
        <w:rPr>
          <w:rFonts w:asciiTheme="majorEastAsia" w:eastAsiaTheme="majorEastAsia" w:hAnsiTheme="majorEastAsia" w:hint="eastAsia"/>
        </w:rPr>
        <w:t>母簡狄的事跡安到后稷之母</w:t>
      </w:r>
      <w:proofErr w:type="gramStart"/>
      <w:r w:rsidR="00B84E48" w:rsidRPr="00CB4B83">
        <w:rPr>
          <w:rFonts w:asciiTheme="majorEastAsia" w:eastAsiaTheme="majorEastAsia" w:hAnsiTheme="majorEastAsia" w:hint="eastAsia"/>
        </w:rPr>
        <w:t>姜</w:t>
      </w:r>
      <w:proofErr w:type="gramEnd"/>
      <w:r w:rsidR="00B84E48" w:rsidRPr="00CB4B83">
        <w:rPr>
          <w:rFonts w:asciiTheme="majorEastAsia" w:eastAsiaTheme="majorEastAsia" w:hAnsiTheme="majorEastAsia" w:hint="eastAsia"/>
        </w:rPr>
        <w:t xml:space="preserve">原頭上。/ </w:t>
      </w:r>
      <w:r w:rsidR="00062BC4" w:rsidRPr="00CB4B83">
        <w:rPr>
          <w:rFonts w:asciiTheme="majorEastAsia" w:eastAsiaTheme="majorEastAsia" w:hAnsiTheme="majorEastAsia" w:hint="eastAsia"/>
        </w:rPr>
        <w:t>夏世華</w:t>
      </w:r>
      <w:r w:rsidRPr="00CB4B83">
        <w:rPr>
          <w:rFonts w:asciiTheme="majorEastAsia" w:eastAsiaTheme="majorEastAsia" w:hAnsiTheme="majorEastAsia" w:hint="eastAsia"/>
        </w:rPr>
        <w:t>：《說文》：</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尚</w:t>
      </w:r>
      <w:proofErr w:type="gramEnd"/>
      <w:r w:rsidRPr="00CB4B83">
        <w:rPr>
          <w:rFonts w:asciiTheme="majorEastAsia" w:eastAsiaTheme="majorEastAsia" w:hAnsiTheme="majorEastAsia" w:hint="eastAsia"/>
        </w:rPr>
        <w:t>，庶幾也。</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《春秋左氏傳·昭公十三年》</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靈王</w:t>
      </w:r>
      <w:proofErr w:type="gramStart"/>
      <w:r w:rsidRPr="00CB4B83">
        <w:rPr>
          <w:rFonts w:asciiTheme="majorEastAsia" w:eastAsiaTheme="majorEastAsia" w:hAnsiTheme="majorEastAsia" w:hint="eastAsia"/>
        </w:rPr>
        <w:t>蔔</w:t>
      </w:r>
      <w:proofErr w:type="gramEnd"/>
      <w:r w:rsidRPr="00CB4B83">
        <w:rPr>
          <w:rFonts w:asciiTheme="majorEastAsia" w:eastAsiaTheme="majorEastAsia" w:hAnsiTheme="majorEastAsia" w:hint="eastAsia"/>
        </w:rPr>
        <w:t>曰：</w:t>
      </w:r>
      <w:proofErr w:type="gramStart"/>
      <w:r w:rsidRPr="00CB4B83">
        <w:rPr>
          <w:rFonts w:asciiTheme="majorEastAsia" w:eastAsiaTheme="majorEastAsia" w:hAnsiTheme="majorEastAsia" w:hint="eastAsia"/>
        </w:rPr>
        <w:t>余</w:t>
      </w:r>
      <w:proofErr w:type="gramEnd"/>
      <w:r w:rsidRPr="00CB4B83">
        <w:rPr>
          <w:rFonts w:asciiTheme="majorEastAsia" w:eastAsiaTheme="majorEastAsia" w:hAnsiTheme="majorEastAsia" w:hint="eastAsia"/>
        </w:rPr>
        <w:t>尚得天下</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杜注</w:t>
      </w:r>
      <w:proofErr w:type="gramEnd"/>
      <w:r w:rsidRPr="00CB4B83">
        <w:rPr>
          <w:rFonts w:asciiTheme="majorEastAsia" w:eastAsiaTheme="majorEastAsia" w:hAnsiTheme="majorEastAsia" w:hint="eastAsia"/>
        </w:rPr>
        <w:t>：</w:t>
      </w:r>
      <w:r w:rsidR="00062BC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尚</w:t>
      </w:r>
      <w:proofErr w:type="gramEnd"/>
      <w:r w:rsidRPr="00CB4B83">
        <w:rPr>
          <w:rFonts w:asciiTheme="majorEastAsia" w:eastAsiaTheme="majorEastAsia" w:hAnsiTheme="majorEastAsia" w:hint="eastAsia"/>
        </w:rPr>
        <w:t>，庶幾。</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尚</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作副詞，訓</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庶幾</w:t>
      </w:r>
      <w:r w:rsidR="00062BC4" w:rsidRPr="00CB4B83">
        <w:rPr>
          <w:rFonts w:asciiTheme="majorEastAsia" w:eastAsiaTheme="majorEastAsia" w:hAnsiTheme="majorEastAsia" w:hint="eastAsia"/>
        </w:rPr>
        <w:t>」</w:t>
      </w:r>
      <w:r w:rsidRPr="00CB4B83">
        <w:rPr>
          <w:rFonts w:asciiTheme="majorEastAsia" w:eastAsiaTheme="majorEastAsia" w:hAnsiTheme="majorEastAsia" w:hint="eastAsia"/>
        </w:rPr>
        <w:t>，先秦典籍多見，子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此文，表希冀，兼有肯定之意。</w:t>
      </w:r>
      <w:r w:rsidR="00B84E48" w:rsidRPr="00CB4B83">
        <w:rPr>
          <w:rFonts w:asciiTheme="majorEastAsia" w:eastAsiaTheme="majorEastAsia" w:hAnsiTheme="majorEastAsia" w:hint="eastAsia"/>
        </w:rPr>
        <w:t xml:space="preserve">/ </w:t>
      </w:r>
      <w:proofErr w:type="gramStart"/>
      <w:r w:rsidR="00B84E48" w:rsidRPr="00CB4B83">
        <w:rPr>
          <w:rFonts w:asciiTheme="majorEastAsia" w:eastAsiaTheme="majorEastAsia" w:hAnsiTheme="majorEastAsia" w:hint="eastAsia"/>
        </w:rPr>
        <w:t>單育辰</w:t>
      </w:r>
      <w:proofErr w:type="gramEnd"/>
      <w:r w:rsidR="00B84E48" w:rsidRPr="00CB4B83">
        <w:rPr>
          <w:rFonts w:asciiTheme="majorEastAsia" w:eastAsiaTheme="majorEastAsia" w:hAnsiTheme="majorEastAsia" w:hint="eastAsia"/>
        </w:rPr>
        <w:t>：「尚」讀「當」，應該。「當使」連稱典籍常見。</w:t>
      </w:r>
    </w:p>
  </w:footnote>
  <w:footnote w:id="46">
    <w:p w14:paraId="379CA4DB" w14:textId="08733BC0" w:rsidR="00B84E48" w:rsidRPr="00CB4B83" w:rsidRDefault="00B84E48" w:rsidP="002A6C7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A6C78" w:rsidRPr="00CB4B83">
        <w:rPr>
          <w:rFonts w:asciiTheme="majorEastAsia" w:eastAsiaTheme="majorEastAsia" w:hAnsiTheme="majorEastAsia" w:hint="eastAsia"/>
        </w:rPr>
        <w:t>張富海：簡13「后稷」後「之母」二</w:t>
      </w:r>
      <w:proofErr w:type="gramStart"/>
      <w:r w:rsidR="002A6C78" w:rsidRPr="00CB4B83">
        <w:rPr>
          <w:rFonts w:asciiTheme="majorEastAsia" w:eastAsiaTheme="majorEastAsia" w:hAnsiTheme="majorEastAsia" w:hint="eastAsia"/>
        </w:rPr>
        <w:t>字涉上文</w:t>
      </w:r>
      <w:proofErr w:type="gramEnd"/>
      <w:r w:rsidR="002A6C78" w:rsidRPr="00CB4B83">
        <w:rPr>
          <w:rFonts w:asciiTheme="majorEastAsia" w:eastAsiaTheme="majorEastAsia" w:hAnsiTheme="majorEastAsia" w:hint="eastAsia"/>
        </w:rPr>
        <w:t>「句（居）</w:t>
      </w:r>
      <w:proofErr w:type="gramStart"/>
      <w:r w:rsidR="002A6C78" w:rsidRPr="00CB4B83">
        <w:rPr>
          <w:rFonts w:asciiTheme="majorEastAsia" w:eastAsiaTheme="majorEastAsia" w:hAnsiTheme="majorEastAsia" w:hint="eastAsia"/>
        </w:rPr>
        <w:t>稷</w:t>
      </w:r>
      <w:proofErr w:type="gramEnd"/>
      <w:r w:rsidR="002A6C78" w:rsidRPr="00CB4B83">
        <w:rPr>
          <w:rFonts w:asciiTheme="majorEastAsia" w:eastAsiaTheme="majorEastAsia" w:hAnsiTheme="majorEastAsia" w:hint="eastAsia"/>
        </w:rPr>
        <w:t>之母」而衍。</w:t>
      </w:r>
    </w:p>
  </w:footnote>
  <w:footnote w:id="47">
    <w:p w14:paraId="669732EC" w14:textId="58EBA459" w:rsidR="00B84E48" w:rsidRPr="00CB4B83" w:rsidRDefault="00B84E4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2A6C78" w:rsidRPr="00CB4B83">
        <w:rPr>
          <w:rFonts w:asciiTheme="majorEastAsia" w:eastAsiaTheme="majorEastAsia" w:hAnsiTheme="majorEastAsia" w:hint="eastAsia"/>
        </w:rPr>
        <w:t xml:space="preserve"> 夏世華：簡13上端殘缺約10字，可補「吾有身。懷三年，劃</w:t>
      </w:r>
      <w:bookmarkStart w:id="14" w:name="_Hlk180582986"/>
      <w:r w:rsidR="002A6C78" w:rsidRPr="00CB4B83">
        <w:rPr>
          <w:rFonts w:asciiTheme="majorEastAsia" w:eastAsiaTheme="majorEastAsia" w:hAnsiTheme="majorEastAsia" w:cs="MS Gothic" w:hint="eastAsia"/>
        </w:rPr>
        <w:t>□</w:t>
      </w:r>
      <w:bookmarkEnd w:id="14"/>
      <w:r w:rsidR="002A6C78" w:rsidRPr="00CB4B83">
        <w:rPr>
          <w:rFonts w:asciiTheme="majorEastAsia" w:eastAsiaTheme="majorEastAsia" w:hAnsiTheme="majorEastAsia" w:hint="eastAsia"/>
        </w:rPr>
        <w:t>而生」。</w:t>
      </w:r>
    </w:p>
  </w:footnote>
  <w:footnote w:id="48">
    <w:p w14:paraId="5858CF20" w14:textId="1C16B5B7" w:rsidR="00222CA6" w:rsidRPr="00CB4B83" w:rsidRDefault="00222CA6" w:rsidP="002A6C7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A6C78" w:rsidRPr="00CB4B83">
        <w:rPr>
          <w:rFonts w:asciiTheme="majorEastAsia" w:eastAsiaTheme="majorEastAsia" w:hAnsiTheme="majorEastAsia" w:hint="eastAsia"/>
        </w:rPr>
        <w:t>整理者：這</w:t>
      </w:r>
      <w:proofErr w:type="gramStart"/>
      <w:r w:rsidR="002A6C78" w:rsidRPr="00CB4B83">
        <w:rPr>
          <w:rFonts w:asciiTheme="majorEastAsia" w:eastAsiaTheme="majorEastAsia" w:hAnsiTheme="majorEastAsia" w:hint="eastAsia"/>
        </w:rPr>
        <w:t>裏</w:t>
      </w:r>
      <w:proofErr w:type="gramEnd"/>
      <w:r w:rsidR="002A6C78" w:rsidRPr="00CB4B83">
        <w:rPr>
          <w:rFonts w:asciiTheme="majorEastAsia" w:eastAsiaTheme="majorEastAsia" w:hAnsiTheme="majorEastAsia" w:hint="eastAsia"/>
        </w:rPr>
        <w:t>簡文</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又提出對三王者作比照性的評述</w:t>
      </w:r>
      <w:r w:rsidR="002A6C78" w:rsidRPr="00CB4B83">
        <w:rPr>
          <w:rFonts w:asciiTheme="majorEastAsia" w:eastAsiaTheme="majorEastAsia" w:hAnsiTheme="majorEastAsia" w:hint="eastAsia"/>
        </w:rPr>
        <w:t>，「為」</w:t>
      </w:r>
      <w:proofErr w:type="gramStart"/>
      <w:r w:rsidR="002A6C78" w:rsidRPr="00CB4B83">
        <w:rPr>
          <w:rFonts w:asciiTheme="majorEastAsia" w:eastAsiaTheme="majorEastAsia" w:hAnsiTheme="majorEastAsia" w:hint="eastAsia"/>
        </w:rPr>
        <w:t>後辭殘</w:t>
      </w:r>
      <w:proofErr w:type="gramEnd"/>
      <w:r w:rsidRPr="00CB4B83">
        <w:rPr>
          <w:rFonts w:asciiTheme="majorEastAsia" w:eastAsiaTheme="majorEastAsia" w:hAnsiTheme="majorEastAsia" w:hint="eastAsia"/>
        </w:rPr>
        <w:t>。</w:t>
      </w:r>
      <w:r w:rsidR="002A6C78" w:rsidRPr="00CB4B83">
        <w:rPr>
          <w:rFonts w:asciiTheme="majorEastAsia" w:eastAsiaTheme="majorEastAsia" w:hAnsiTheme="majorEastAsia" w:hint="eastAsia"/>
        </w:rPr>
        <w:t>/ 廖名春：「為」後補「賢者？孔子曰：</w:t>
      </w:r>
      <w:proofErr w:type="gramStart"/>
      <w:r w:rsidR="002A6C78" w:rsidRPr="00CB4B83">
        <w:rPr>
          <w:rFonts w:asciiTheme="majorEastAsia" w:eastAsiaTheme="majorEastAsia" w:hAnsiTheme="majorEastAsia" w:hint="eastAsia"/>
        </w:rPr>
        <w:t>三</w:t>
      </w:r>
      <w:proofErr w:type="gramEnd"/>
      <w:r w:rsidR="002A6C78" w:rsidRPr="00CB4B83">
        <w:rPr>
          <w:rFonts w:asciiTheme="majorEastAsia" w:eastAsiaTheme="majorEastAsia" w:hAnsiTheme="majorEastAsia" w:hint="eastAsia"/>
        </w:rPr>
        <w:t>王者皆不如</w:t>
      </w:r>
      <w:proofErr w:type="gramStart"/>
      <w:r w:rsidR="002A6C78" w:rsidRPr="00CB4B83">
        <w:rPr>
          <w:rFonts w:asciiTheme="majorEastAsia" w:eastAsiaTheme="majorEastAsia" w:hAnsiTheme="majorEastAsia" w:hint="eastAsia"/>
        </w:rPr>
        <w:t>帝舜賢</w:t>
      </w:r>
      <w:proofErr w:type="gramEnd"/>
      <w:r w:rsidR="002A6C78" w:rsidRPr="00CB4B83">
        <w:rPr>
          <w:rFonts w:asciiTheme="majorEastAsia" w:eastAsiaTheme="majorEastAsia" w:hAnsiTheme="majorEastAsia" w:hint="eastAsia"/>
        </w:rPr>
        <w:t>也。子</w:t>
      </w:r>
      <w:proofErr w:type="gramStart"/>
      <w:r w:rsidR="002A6C78" w:rsidRPr="00CB4B83">
        <w:rPr>
          <w:rFonts w:asciiTheme="majorEastAsia" w:eastAsiaTheme="majorEastAsia" w:hAnsiTheme="majorEastAsia" w:hint="eastAsia"/>
        </w:rPr>
        <w:t>羔</w:t>
      </w:r>
      <w:proofErr w:type="gramEnd"/>
      <w:r w:rsidR="002A6C78" w:rsidRPr="00CB4B83">
        <w:rPr>
          <w:rFonts w:asciiTheme="majorEastAsia" w:eastAsiaTheme="majorEastAsia" w:hAnsiTheme="majorEastAsia" w:hint="eastAsia"/>
        </w:rPr>
        <w:t>日：</w:t>
      </w:r>
      <w:proofErr w:type="gramStart"/>
      <w:r w:rsidR="002A6C78" w:rsidRPr="00CB4B83">
        <w:rPr>
          <w:rFonts w:asciiTheme="majorEastAsia" w:eastAsiaTheme="majorEastAsia" w:hAnsiTheme="majorEastAsia" w:hint="eastAsia"/>
        </w:rPr>
        <w:t>請問帝舜</w:t>
      </w:r>
      <w:proofErr w:type="gramEnd"/>
      <w:r w:rsidR="002A6C78" w:rsidRPr="00CB4B83">
        <w:rPr>
          <w:rFonts w:asciiTheme="majorEastAsia" w:eastAsiaTheme="majorEastAsia" w:hAnsiTheme="majorEastAsia" w:hint="eastAsia"/>
        </w:rPr>
        <w:t xml:space="preserve">。孔子」/ </w:t>
      </w:r>
      <w:r w:rsidR="002A6C78" w:rsidRPr="00CB4B83">
        <w:rPr>
          <w:rFonts w:asciiTheme="majorEastAsia" w:eastAsiaTheme="majorEastAsia" w:hAnsiTheme="majorEastAsia" w:hint="eastAsia"/>
        </w:rPr>
        <w:t>夏世華</w:t>
      </w:r>
      <w:r w:rsidRPr="00CB4B83">
        <w:rPr>
          <w:rFonts w:asciiTheme="majorEastAsia" w:eastAsiaTheme="majorEastAsia" w:hAnsiTheme="majorEastAsia" w:hint="eastAsia"/>
        </w:rPr>
        <w:t>：此句意本可自足。從整理之後的文本，我們可以清晰看出《子羔》篇之意旨不在評述三王優劣，</w:t>
      </w:r>
      <w:proofErr w:type="gramStart"/>
      <w:r w:rsidRPr="00CB4B83">
        <w:rPr>
          <w:rFonts w:asciiTheme="majorEastAsia" w:eastAsiaTheme="majorEastAsia" w:hAnsiTheme="majorEastAsia" w:hint="eastAsia"/>
        </w:rPr>
        <w:t>裘錫圭曰此篇</w:t>
      </w:r>
      <w:proofErr w:type="gramEnd"/>
      <w:r w:rsidRPr="00CB4B83">
        <w:rPr>
          <w:rFonts w:asciiTheme="majorEastAsia" w:eastAsiaTheme="majorEastAsia" w:hAnsiTheme="majorEastAsia" w:hint="eastAsia"/>
        </w:rPr>
        <w:t>所言</w:t>
      </w:r>
      <w:proofErr w:type="gramStart"/>
      <w:r w:rsidRPr="00CB4B83">
        <w:rPr>
          <w:rFonts w:asciiTheme="majorEastAsia" w:eastAsiaTheme="majorEastAsia" w:hAnsiTheme="majorEastAsia" w:hint="eastAsia"/>
        </w:rPr>
        <w:t>禹、契、</w:t>
      </w:r>
      <w:ins w:id="15" w:author="MAK, Chi Ki Caily [CHL]" w:date="2025-02-17T22:09:00Z" w16du:dateUtc="2025-02-17T14:09:00Z">
        <w:r w:rsidR="00594D72" w:rsidRPr="00594D72">
          <w:rPr>
            <w:rFonts w:asciiTheme="majorEastAsia" w:eastAsiaTheme="majorEastAsia" w:hAnsiTheme="majorEastAsia" w:hint="eastAsia"/>
          </w:rPr>
          <w:t>后</w:t>
        </w:r>
      </w:ins>
      <w:del w:id="16" w:author="MAK, Chi Ki Caily [CHL]" w:date="2025-02-17T22:09:00Z" w16du:dateUtc="2025-02-17T14:09:00Z">
        <w:r w:rsidRPr="00CB4B83" w:rsidDel="00594D72">
          <w:rPr>
            <w:rFonts w:asciiTheme="majorEastAsia" w:eastAsiaTheme="majorEastAsia" w:hAnsiTheme="majorEastAsia" w:hint="eastAsia"/>
          </w:rPr>
          <w:delText>後</w:delText>
        </w:r>
      </w:del>
      <w:proofErr w:type="gramEnd"/>
      <w:r w:rsidRPr="00CB4B83">
        <w:rPr>
          <w:rFonts w:asciiTheme="majorEastAsia" w:eastAsiaTheme="majorEastAsia" w:hAnsiTheme="majorEastAsia" w:hint="eastAsia"/>
        </w:rPr>
        <w:t>稷之事，僅限於他們降生的神異傳説。說這些話是為了證明他們是天帝之子，完全是為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舜，人子也，而三天子事之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這句話作鋪墊。李學勤亦以為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實際只是下文堯舜禪讓事跡的陪襯</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，因而此處子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所問，恰恰不是要求孔子繼續評述，而是將問題轉向</w:t>
      </w:r>
      <w:proofErr w:type="gramStart"/>
      <w:r w:rsidRPr="00CB4B83">
        <w:rPr>
          <w:rFonts w:asciiTheme="majorEastAsia" w:eastAsiaTheme="majorEastAsia" w:hAnsiTheme="majorEastAsia" w:hint="eastAsia"/>
        </w:rPr>
        <w:t>了舜之</w:t>
      </w:r>
      <w:proofErr w:type="gramEnd"/>
      <w:r w:rsidRPr="00CB4B83">
        <w:rPr>
          <w:rFonts w:asciiTheme="majorEastAsia" w:eastAsiaTheme="majorEastAsia" w:hAnsiTheme="majorEastAsia" w:hint="eastAsia"/>
        </w:rPr>
        <w:t>事跡。此處</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當訓</w:t>
      </w:r>
      <w:proofErr w:type="gramEnd"/>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助</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三天子事之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之事相互為義。</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猶言</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三王者助何人？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其後可能有語助詞</w:t>
      </w:r>
      <w:proofErr w:type="gramStart"/>
      <w:r w:rsidRPr="00CB4B83">
        <w:rPr>
          <w:rFonts w:asciiTheme="majorEastAsia" w:eastAsiaTheme="majorEastAsia" w:hAnsiTheme="majorEastAsia" w:hint="eastAsia"/>
        </w:rPr>
        <w:t>歟</w:t>
      </w:r>
      <w:proofErr w:type="gramEnd"/>
      <w:r w:rsidRPr="00CB4B83">
        <w:rPr>
          <w:rFonts w:asciiTheme="majorEastAsia" w:eastAsiaTheme="majorEastAsia" w:hAnsiTheme="majorEastAsia" w:hint="eastAsia"/>
        </w:rPr>
        <w:t>、矣之類。</w:t>
      </w:r>
    </w:p>
  </w:footnote>
  <w:footnote w:id="49">
    <w:p w14:paraId="70750E7A" w14:textId="2BB901C6"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A6C78" w:rsidRPr="00CB4B83">
        <w:rPr>
          <w:rFonts w:asciiTheme="majorEastAsia" w:eastAsiaTheme="majorEastAsia" w:hAnsiTheme="majorEastAsia" w:hint="eastAsia"/>
        </w:rPr>
        <w:t>夏世華：</w:t>
      </w:r>
      <w:r w:rsidRPr="00CB4B83">
        <w:rPr>
          <w:rFonts w:asciiTheme="majorEastAsia" w:eastAsiaTheme="majorEastAsia" w:hAnsiTheme="majorEastAsia" w:hint="eastAsia"/>
        </w:rPr>
        <w:t>簡</w:t>
      </w:r>
      <w:r w:rsidRPr="00CB4B83">
        <w:rPr>
          <w:rFonts w:asciiTheme="majorEastAsia" w:eastAsiaTheme="majorEastAsia" w:hAnsiTheme="majorEastAsia"/>
        </w:rPr>
        <w:t>13</w:t>
      </w:r>
      <w:r w:rsidR="002A6C78" w:rsidRPr="00CB4B83">
        <w:rPr>
          <w:rFonts w:asciiTheme="majorEastAsia" w:eastAsiaTheme="majorEastAsia" w:hAnsiTheme="majorEastAsia" w:hint="eastAsia"/>
        </w:rPr>
        <w:t>尾補「孔=（孔子）曰：</w:t>
      </w:r>
      <w:proofErr w:type="gramStart"/>
      <w:r w:rsidR="002A6C78" w:rsidRPr="00CB4B83">
        <w:rPr>
          <w:rFonts w:asciiTheme="majorEastAsia" w:eastAsiaTheme="majorEastAsia" w:hAnsiTheme="majorEastAsia" w:hint="eastAsia"/>
        </w:rPr>
        <w:t>帝舜</w:t>
      </w:r>
      <w:proofErr w:type="gramEnd"/>
      <w:r w:rsidR="002A6C78" w:rsidRPr="00CB4B83">
        <w:rPr>
          <w:rFonts w:asciiTheme="majorEastAsia" w:eastAsiaTheme="majorEastAsia" w:hAnsiTheme="majorEastAsia" w:hint="eastAsia"/>
        </w:rPr>
        <w:t>。子</w:t>
      </w:r>
      <w:proofErr w:type="gramStart"/>
      <w:r w:rsidR="002A6C78" w:rsidRPr="00CB4B83">
        <w:rPr>
          <w:rFonts w:asciiTheme="majorEastAsia" w:eastAsiaTheme="majorEastAsia" w:hAnsiTheme="majorEastAsia" w:hint="eastAsia"/>
        </w:rPr>
        <w:t>羔</w:t>
      </w:r>
      <w:proofErr w:type="gramEnd"/>
      <w:r w:rsidR="002A6C78" w:rsidRPr="00CB4B83">
        <w:rPr>
          <w:rFonts w:asciiTheme="majorEastAsia" w:eastAsiaTheme="majorEastAsia" w:hAnsiTheme="majorEastAsia" w:hint="eastAsia"/>
        </w:rPr>
        <w:t>曰：其亦天子也</w:t>
      </w:r>
      <w:proofErr w:type="gramStart"/>
      <w:r w:rsidR="002A6C78" w:rsidRPr="00CB4B83">
        <w:rPr>
          <w:rFonts w:asciiTheme="majorEastAsia" w:eastAsiaTheme="majorEastAsia" w:hAnsiTheme="majorEastAsia" w:hint="eastAsia"/>
        </w:rPr>
        <w:t>歟</w:t>
      </w:r>
      <w:proofErr w:type="gramEnd"/>
      <w:r w:rsidR="002A6C78" w:rsidRPr="00CB4B83">
        <w:rPr>
          <w:rFonts w:asciiTheme="majorEastAsia" w:eastAsiaTheme="majorEastAsia" w:hAnsiTheme="majorEastAsia" w:hint="eastAsia"/>
        </w:rPr>
        <w:t>，</w:t>
      </w:r>
      <w:proofErr w:type="gramStart"/>
      <w:r w:rsidR="002A6C78" w:rsidRPr="00CB4B83">
        <w:rPr>
          <w:rFonts w:asciiTheme="majorEastAsia" w:eastAsiaTheme="majorEastAsia" w:hAnsiTheme="majorEastAsia" w:hint="eastAsia"/>
        </w:rPr>
        <w:t>抑亦人子</w:t>
      </w:r>
      <w:proofErr w:type="gramEnd"/>
      <w:r w:rsidR="002A6C78" w:rsidRPr="00CB4B83">
        <w:rPr>
          <w:rFonts w:asciiTheme="majorEastAsia" w:eastAsiaTheme="majorEastAsia" w:hAnsiTheme="majorEastAsia" w:hint="eastAsia"/>
        </w:rPr>
        <w:t>也</w:t>
      </w:r>
      <w:proofErr w:type="gramStart"/>
      <w:r w:rsidR="002A6C78" w:rsidRPr="00CB4B83">
        <w:rPr>
          <w:rFonts w:asciiTheme="majorEastAsia" w:eastAsiaTheme="majorEastAsia" w:hAnsiTheme="majorEastAsia" w:hint="eastAsia"/>
        </w:rPr>
        <w:t>歟</w:t>
      </w:r>
      <w:proofErr w:type="gramEnd"/>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的</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字之下有唯一較可能的編綫痕跡。該綫若為第二道編綫，則其上端闕</w:t>
      </w:r>
      <w:r w:rsidRPr="00CB4B83">
        <w:rPr>
          <w:rFonts w:asciiTheme="majorEastAsia" w:eastAsiaTheme="majorEastAsia" w:hAnsiTheme="majorEastAsia"/>
        </w:rPr>
        <w:t>9</w:t>
      </w:r>
      <w:r w:rsidRPr="00CB4B83">
        <w:rPr>
          <w:rFonts w:asciiTheme="majorEastAsia" w:eastAsiaTheme="majorEastAsia" w:hAnsiTheme="majorEastAsia" w:hint="eastAsia"/>
        </w:rPr>
        <w:t>字左右，下端闕</w:t>
      </w:r>
      <w:r w:rsidRPr="00CB4B83">
        <w:rPr>
          <w:rFonts w:asciiTheme="majorEastAsia" w:eastAsiaTheme="majorEastAsia" w:hAnsiTheme="majorEastAsia"/>
        </w:rPr>
        <w:t>20</w:t>
      </w:r>
      <w:r w:rsidRPr="00CB4B83">
        <w:rPr>
          <w:rFonts w:asciiTheme="majorEastAsia" w:eastAsiaTheme="majorEastAsia" w:hAnsiTheme="majorEastAsia" w:hint="eastAsia"/>
        </w:rPr>
        <w:t>字左右。若為</w:t>
      </w:r>
      <w:proofErr w:type="gramStart"/>
      <w:r w:rsidRPr="00CB4B83">
        <w:rPr>
          <w:rFonts w:asciiTheme="majorEastAsia" w:eastAsiaTheme="majorEastAsia" w:hAnsiTheme="majorEastAsia" w:hint="eastAsia"/>
        </w:rPr>
        <w:t>第三道編</w:t>
      </w:r>
      <w:proofErr w:type="gramEnd"/>
      <w:r w:rsidRPr="00CB4B83">
        <w:rPr>
          <w:rFonts w:asciiTheme="majorEastAsia" w:eastAsiaTheme="majorEastAsia" w:hAnsiTheme="majorEastAsia" w:hint="eastAsia"/>
        </w:rPr>
        <w:t>綫，則其上端可能闕</w:t>
      </w:r>
      <w:r w:rsidRPr="00CB4B83">
        <w:rPr>
          <w:rFonts w:asciiTheme="majorEastAsia" w:eastAsiaTheme="majorEastAsia" w:hAnsiTheme="majorEastAsia"/>
        </w:rPr>
        <w:t>28</w:t>
      </w:r>
      <w:r w:rsidRPr="00CB4B83">
        <w:rPr>
          <w:rFonts w:asciiTheme="majorEastAsia" w:eastAsiaTheme="majorEastAsia" w:hAnsiTheme="majorEastAsia" w:hint="eastAsia"/>
        </w:rPr>
        <w:t>字左右，下端可能闕</w:t>
      </w:r>
      <w:r w:rsidRPr="00CB4B83">
        <w:rPr>
          <w:rFonts w:asciiTheme="majorEastAsia" w:eastAsiaTheme="majorEastAsia" w:hAnsiTheme="majorEastAsia"/>
        </w:rPr>
        <w:t>3</w:t>
      </w:r>
      <w:r w:rsidRPr="00CB4B83">
        <w:rPr>
          <w:rFonts w:asciiTheme="majorEastAsia" w:eastAsiaTheme="majorEastAsia" w:hAnsiTheme="majorEastAsia" w:hint="eastAsia"/>
        </w:rPr>
        <w:t>字左右。據簡</w:t>
      </w:r>
      <w:r w:rsidRPr="00CB4B83">
        <w:rPr>
          <w:rFonts w:asciiTheme="majorEastAsia" w:eastAsiaTheme="majorEastAsia" w:hAnsiTheme="majorEastAsia"/>
        </w:rPr>
        <w:t>13</w:t>
      </w:r>
      <w:r w:rsidRPr="00CB4B83">
        <w:rPr>
          <w:rFonts w:asciiTheme="majorEastAsia" w:eastAsiaTheme="majorEastAsia" w:hAnsiTheme="majorEastAsia" w:hint="eastAsia"/>
        </w:rPr>
        <w:t>最後</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曰：然則</w:t>
      </w:r>
      <w:proofErr w:type="gramStart"/>
      <w:r w:rsidRPr="00CB4B83">
        <w:rPr>
          <w:rFonts w:asciiTheme="majorEastAsia" w:eastAsiaTheme="majorEastAsia" w:hAnsiTheme="majorEastAsia" w:hint="eastAsia"/>
        </w:rPr>
        <w:t>三</w:t>
      </w:r>
      <w:proofErr w:type="gramEnd"/>
      <w:r w:rsidRPr="00CB4B83">
        <w:rPr>
          <w:rFonts w:asciiTheme="majorEastAsia" w:eastAsiaTheme="majorEastAsia" w:hAnsiTheme="majorEastAsia" w:hint="eastAsia"/>
        </w:rPr>
        <w:t>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、簡</w:t>
      </w:r>
      <w:r w:rsidRPr="00CB4B83">
        <w:rPr>
          <w:rFonts w:asciiTheme="majorEastAsia" w:eastAsiaTheme="majorEastAsia" w:hAnsiTheme="majorEastAsia"/>
        </w:rPr>
        <w:t>1</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曰有虞氏</w:t>
      </w:r>
      <w:proofErr w:type="gramEnd"/>
      <w:r w:rsidRPr="00CB4B83">
        <w:rPr>
          <w:rFonts w:asciiTheme="majorEastAsia" w:eastAsiaTheme="majorEastAsia" w:hAnsiTheme="majorEastAsia" w:hint="eastAsia"/>
        </w:rPr>
        <w:t>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及</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曰：何故以得為帝</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看，子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問</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後當有</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孔子曰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開始</w:t>
      </w:r>
      <w:proofErr w:type="gramStart"/>
      <w:r w:rsidRPr="00CB4B83">
        <w:rPr>
          <w:rFonts w:asciiTheme="majorEastAsia" w:eastAsiaTheme="majorEastAsia" w:hAnsiTheme="majorEastAsia" w:hint="eastAsia"/>
        </w:rPr>
        <w:t>的答語</w:t>
      </w:r>
      <w:proofErr w:type="gramEnd"/>
      <w:r w:rsidRPr="00CB4B83">
        <w:rPr>
          <w:rFonts w:asciiTheme="majorEastAsia" w:eastAsiaTheme="majorEastAsia" w:hAnsiTheme="majorEastAsia" w:hint="eastAsia"/>
        </w:rPr>
        <w:t>，且其中當出現</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舜</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之名，因為簡</w:t>
      </w:r>
      <w:r w:rsidRPr="00CB4B83">
        <w:rPr>
          <w:rFonts w:asciiTheme="majorEastAsia" w:eastAsiaTheme="majorEastAsia" w:hAnsiTheme="majorEastAsia"/>
        </w:rPr>
        <w:t>1</w:t>
      </w:r>
      <w:r w:rsidRPr="00CB4B83">
        <w:rPr>
          <w:rFonts w:asciiTheme="majorEastAsia" w:eastAsiaTheme="majorEastAsia" w:hAnsiTheme="majorEastAsia" w:hint="eastAsia"/>
        </w:rPr>
        <w:t>開始</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曰有虞氏</w:t>
      </w:r>
      <w:proofErr w:type="gramEnd"/>
      <w:r w:rsidRPr="00CB4B83">
        <w:rPr>
          <w:rFonts w:asciiTheme="majorEastAsia" w:eastAsiaTheme="majorEastAsia" w:hAnsiTheme="majorEastAsia" w:hint="eastAsia"/>
        </w:rPr>
        <w:t>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及</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曰：何故以得為帝</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的潛在主語</w:t>
      </w:r>
      <w:proofErr w:type="gramStart"/>
      <w:r w:rsidRPr="00CB4B83">
        <w:rPr>
          <w:rFonts w:asciiTheme="majorEastAsia" w:eastAsiaTheme="majorEastAsia" w:hAnsiTheme="majorEastAsia" w:hint="eastAsia"/>
        </w:rPr>
        <w:t>都是舜</w:t>
      </w:r>
      <w:proofErr w:type="gramEnd"/>
      <w:r w:rsidRPr="00CB4B83">
        <w:rPr>
          <w:rFonts w:asciiTheme="majorEastAsia" w:eastAsiaTheme="majorEastAsia" w:hAnsiTheme="majorEastAsia" w:hint="eastAsia"/>
        </w:rPr>
        <w:t>。</w:t>
      </w:r>
      <w:r w:rsidR="002A6C7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曰有虞氏</w:t>
      </w:r>
      <w:proofErr w:type="gramEnd"/>
      <w:r w:rsidRPr="00CB4B83">
        <w:rPr>
          <w:rFonts w:asciiTheme="majorEastAsia" w:eastAsiaTheme="majorEastAsia" w:hAnsiTheme="majorEastAsia" w:hint="eastAsia"/>
        </w:rPr>
        <w:t>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這句話，從全文的問答結構和下</w:t>
      </w:r>
      <w:r w:rsidR="002A6C78" w:rsidRPr="00CB4B83">
        <w:rPr>
          <w:rFonts w:asciiTheme="majorEastAsia" w:eastAsiaTheme="majorEastAsia" w:hAnsiTheme="majorEastAsia" w:hint="eastAsia"/>
        </w:rPr>
        <w:t>面</w:t>
      </w:r>
      <w:r w:rsidRPr="00CB4B83">
        <w:rPr>
          <w:rFonts w:asciiTheme="majorEastAsia" w:eastAsiaTheme="majorEastAsia" w:hAnsiTheme="majorEastAsia" w:hint="eastAsia"/>
        </w:rPr>
        <w:t>緊接的</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來看，顯然當視為孔子對子</w:t>
      </w:r>
      <w:proofErr w:type="gramStart"/>
      <w:r w:rsidRPr="00CB4B83">
        <w:rPr>
          <w:rFonts w:asciiTheme="majorEastAsia" w:eastAsiaTheme="majorEastAsia" w:hAnsiTheme="majorEastAsia" w:hint="eastAsia"/>
        </w:rPr>
        <w:t>羔的答語</w:t>
      </w:r>
      <w:proofErr w:type="gramEnd"/>
      <w:r w:rsidRPr="00CB4B83">
        <w:rPr>
          <w:rFonts w:asciiTheme="majorEastAsia" w:eastAsiaTheme="majorEastAsia" w:hAnsiTheme="majorEastAsia" w:hint="eastAsia"/>
        </w:rPr>
        <w:t>，從全文脈絡看，</w:t>
      </w:r>
      <w:proofErr w:type="gramStart"/>
      <w:r w:rsidRPr="00CB4B83">
        <w:rPr>
          <w:rFonts w:asciiTheme="majorEastAsia" w:eastAsiaTheme="majorEastAsia" w:hAnsiTheme="majorEastAsia" w:hint="eastAsia"/>
        </w:rPr>
        <w:t>這個答語是</w:t>
      </w:r>
      <w:proofErr w:type="gramEnd"/>
      <w:r w:rsidRPr="00CB4B83">
        <w:rPr>
          <w:rFonts w:asciiTheme="majorEastAsia" w:eastAsiaTheme="majorEastAsia" w:hAnsiTheme="majorEastAsia" w:hint="eastAsia"/>
        </w:rPr>
        <w:t>在</w:t>
      </w:r>
      <w:proofErr w:type="gramStart"/>
      <w:r w:rsidRPr="00CB4B83">
        <w:rPr>
          <w:rFonts w:asciiTheme="majorEastAsia" w:eastAsiaTheme="majorEastAsia" w:hAnsiTheme="majorEastAsia" w:hint="eastAsia"/>
        </w:rPr>
        <w:t>肯定舜乃</w:t>
      </w:r>
      <w:proofErr w:type="gramEnd"/>
      <w:r w:rsidRPr="00CB4B83">
        <w:rPr>
          <w:rFonts w:asciiTheme="majorEastAsia" w:eastAsiaTheme="majorEastAsia" w:hAnsiTheme="majorEastAsia" w:hint="eastAsia"/>
        </w:rPr>
        <w:t>人子，因而是針對一個類似前文對三王者之作究竟為人子還是天子的問題而發，與</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無關，由此，在簡13與簡1之間至少存在一個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孔子曰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來回答</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三王者孰為</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的問題，和一個</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來進一步提出一個相關的問題，才能轉入（孔子）曰：</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有虞氏之樂正</w:t>
      </w:r>
      <w:proofErr w:type="gramStart"/>
      <w:r w:rsidRPr="00CB4B83">
        <w:rPr>
          <w:rFonts w:asciiTheme="majorEastAsia" w:eastAsiaTheme="majorEastAsia" w:hAnsiTheme="majorEastAsia" w:hint="eastAsia"/>
        </w:rPr>
        <w:t>瞽瞍</w:t>
      </w:r>
      <w:proofErr w:type="gramEnd"/>
      <w:r w:rsidRPr="00CB4B83">
        <w:rPr>
          <w:rFonts w:asciiTheme="majorEastAsia" w:eastAsiaTheme="majorEastAsia" w:hAnsiTheme="majorEastAsia" w:hint="eastAsia"/>
        </w:rPr>
        <w:t>之子也</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這句話。從下文來看，</w:t>
      </w:r>
      <w:proofErr w:type="gramStart"/>
      <w:r w:rsidRPr="00CB4B83">
        <w:rPr>
          <w:rFonts w:asciiTheme="majorEastAsia" w:eastAsiaTheme="majorEastAsia" w:hAnsiTheme="majorEastAsia" w:hint="eastAsia"/>
        </w:rPr>
        <w:t>對舜的</w:t>
      </w:r>
      <w:proofErr w:type="gramEnd"/>
      <w:r w:rsidRPr="00CB4B83">
        <w:rPr>
          <w:rFonts w:asciiTheme="majorEastAsia" w:eastAsiaTheme="majorEastAsia" w:hAnsiTheme="majorEastAsia" w:hint="eastAsia"/>
        </w:rPr>
        <w:t>所有論述在簡13和</w:t>
      </w:r>
      <w:proofErr w:type="gramStart"/>
      <w:r w:rsidRPr="00CB4B83">
        <w:rPr>
          <w:rFonts w:asciiTheme="majorEastAsia" w:eastAsiaTheme="majorEastAsia" w:hAnsiTheme="majorEastAsia" w:hint="eastAsia"/>
        </w:rPr>
        <w:t>簡1</w:t>
      </w:r>
      <w:proofErr w:type="gramEnd"/>
      <w:r w:rsidRPr="00CB4B83">
        <w:rPr>
          <w:rFonts w:asciiTheme="majorEastAsia" w:eastAsiaTheme="majorEastAsia" w:hAnsiTheme="majorEastAsia" w:hint="eastAsia"/>
        </w:rPr>
        <w:t>之間尚未展開，只可能簡單提及，因而也不會有太長乃至於一支簡有餘的內容，因而在簡13和</w:t>
      </w:r>
      <w:proofErr w:type="gramStart"/>
      <w:r w:rsidRPr="00CB4B83">
        <w:rPr>
          <w:rFonts w:asciiTheme="majorEastAsia" w:eastAsiaTheme="majorEastAsia" w:hAnsiTheme="majorEastAsia" w:hint="eastAsia"/>
        </w:rPr>
        <w:t>簡1</w:t>
      </w:r>
      <w:proofErr w:type="gramEnd"/>
      <w:r w:rsidRPr="00CB4B83">
        <w:rPr>
          <w:rFonts w:asciiTheme="majorEastAsia" w:eastAsiaTheme="majorEastAsia" w:hAnsiTheme="majorEastAsia" w:hint="eastAsia"/>
        </w:rPr>
        <w:t>之間存在</w:t>
      </w:r>
      <w:proofErr w:type="gramStart"/>
      <w:r w:rsidRPr="00CB4B83">
        <w:rPr>
          <w:rFonts w:asciiTheme="majorEastAsia" w:eastAsiaTheme="majorEastAsia" w:hAnsiTheme="majorEastAsia" w:hint="eastAsia"/>
        </w:rPr>
        <w:t>佚</w:t>
      </w:r>
      <w:proofErr w:type="gramEnd"/>
      <w:r w:rsidRPr="00CB4B83">
        <w:rPr>
          <w:rFonts w:asciiTheme="majorEastAsia" w:eastAsiaTheme="majorEastAsia" w:hAnsiTheme="majorEastAsia" w:hint="eastAsia"/>
        </w:rPr>
        <w:t>簡的可能性非常小。故</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三</w:t>
      </w:r>
      <w:r w:rsidR="002A6C78" w:rsidRPr="00CB4B83">
        <w:rPr>
          <w:rFonts w:asciiTheme="majorEastAsia" w:eastAsiaTheme="majorEastAsia" w:hAnsiTheme="majorEastAsia" w:hint="eastAsia"/>
        </w:rPr>
        <w:t>」</w:t>
      </w:r>
      <w:r w:rsidRPr="00CB4B83">
        <w:rPr>
          <w:rFonts w:asciiTheme="majorEastAsia" w:eastAsiaTheme="majorEastAsia" w:hAnsiTheme="majorEastAsia" w:hint="eastAsia"/>
        </w:rPr>
        <w:t>字之下的編綫當為第二道編綫，其上端闕</w:t>
      </w:r>
      <w:r w:rsidRPr="00CB4B83">
        <w:rPr>
          <w:rFonts w:asciiTheme="majorEastAsia" w:eastAsiaTheme="majorEastAsia" w:hAnsiTheme="majorEastAsia"/>
        </w:rPr>
        <w:t>10</w:t>
      </w:r>
      <w:r w:rsidRPr="00CB4B83">
        <w:rPr>
          <w:rFonts w:asciiTheme="majorEastAsia" w:eastAsiaTheme="majorEastAsia" w:hAnsiTheme="majorEastAsia" w:hint="eastAsia"/>
        </w:rPr>
        <w:t>字左右，下端闕</w:t>
      </w:r>
      <w:r w:rsidRPr="00CB4B83">
        <w:rPr>
          <w:rFonts w:asciiTheme="majorEastAsia" w:eastAsiaTheme="majorEastAsia" w:hAnsiTheme="majorEastAsia"/>
        </w:rPr>
        <w:t>20</w:t>
      </w:r>
      <w:r w:rsidRPr="00CB4B83">
        <w:rPr>
          <w:rFonts w:asciiTheme="majorEastAsia" w:eastAsiaTheme="majorEastAsia" w:hAnsiTheme="majorEastAsia" w:hint="eastAsia"/>
        </w:rPr>
        <w:t>字左右。</w:t>
      </w:r>
    </w:p>
  </w:footnote>
  <w:footnote w:id="50">
    <w:p w14:paraId="651B20DD" w14:textId="59402586" w:rsidR="00222CA6" w:rsidRPr="00CB4B83" w:rsidRDefault="00222CA6" w:rsidP="00CF35D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102ADA" w:rsidRPr="00CB4B83">
        <w:rPr>
          <w:rFonts w:asciiTheme="majorEastAsia" w:eastAsiaTheme="majorEastAsia" w:hAnsiTheme="majorEastAsia" w:hint="eastAsia"/>
        </w:rPr>
        <w:t xml:space="preserve"> </w:t>
      </w:r>
      <w:r w:rsidR="00534B6F" w:rsidRPr="00CB4B83">
        <w:rPr>
          <w:rFonts w:asciiTheme="majorEastAsia" w:eastAsiaTheme="majorEastAsia" w:hAnsiTheme="majorEastAsia" w:hint="eastAsia"/>
        </w:rPr>
        <w:t>整理者：簡1首</w:t>
      </w:r>
      <w:proofErr w:type="gramStart"/>
      <w:r w:rsidR="00534B6F" w:rsidRPr="00CB4B83">
        <w:rPr>
          <w:rFonts w:asciiTheme="majorEastAsia" w:eastAsiaTheme="majorEastAsia" w:hAnsiTheme="majorEastAsia" w:hint="eastAsia"/>
        </w:rPr>
        <w:t>字</w:t>
      </w:r>
      <w:r w:rsidRPr="00CB4B83">
        <w:rPr>
          <w:rFonts w:asciiTheme="majorEastAsia" w:eastAsiaTheme="majorEastAsia" w:hAnsiTheme="majorEastAsia" w:hint="eastAsia"/>
        </w:rPr>
        <w:t>釋作</w:t>
      </w:r>
      <w:proofErr w:type="gramEnd"/>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以</w:t>
      </w:r>
      <w:r w:rsidR="00534B6F"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w:t>
      </w:r>
      <w:r w:rsidR="00534B6F" w:rsidRPr="00CB4B83">
        <w:rPr>
          <w:rFonts w:asciiTheme="majorEastAsia" w:eastAsiaTheme="majorEastAsia" w:hAnsiTheme="majorEastAsia" w:hint="eastAsia"/>
        </w:rPr>
        <w:t>、裘錫圭：</w:t>
      </w:r>
      <w:r w:rsidRPr="00CB4B83">
        <w:rPr>
          <w:rFonts w:asciiTheme="majorEastAsia" w:eastAsiaTheme="majorEastAsia" w:hAnsiTheme="majorEastAsia" w:hint="eastAsia"/>
        </w:rPr>
        <w:t>從殘存字形和文</w:t>
      </w:r>
      <w:proofErr w:type="gramStart"/>
      <w:r w:rsidRPr="00CB4B83">
        <w:rPr>
          <w:rFonts w:asciiTheme="majorEastAsia" w:eastAsiaTheme="majorEastAsia" w:hAnsiTheme="majorEastAsia" w:hint="eastAsia"/>
        </w:rPr>
        <w:t>意看，</w:t>
      </w:r>
      <w:r w:rsidR="00534B6F" w:rsidRPr="00CB4B83">
        <w:rPr>
          <w:rFonts w:asciiTheme="majorEastAsia" w:eastAsiaTheme="majorEastAsia" w:hAnsiTheme="majorEastAsia" w:hint="eastAsia"/>
        </w:rPr>
        <w:t>釋作</w:t>
      </w:r>
      <w:proofErr w:type="gramEnd"/>
      <w:r w:rsidR="00534B6F" w:rsidRPr="00CB4B83">
        <w:rPr>
          <w:rFonts w:asciiTheme="majorEastAsia" w:eastAsiaTheme="majorEastAsia" w:hAnsiTheme="majorEastAsia" w:hint="eastAsia"/>
        </w:rPr>
        <w:t>「以」</w:t>
      </w:r>
      <w:r w:rsidRPr="00CB4B83">
        <w:rPr>
          <w:rFonts w:asciiTheme="majorEastAsia" w:eastAsiaTheme="majorEastAsia" w:hAnsiTheme="majorEastAsia" w:hint="eastAsia"/>
        </w:rPr>
        <w:t>恐不可信。</w:t>
      </w:r>
      <w:proofErr w:type="gramStart"/>
      <w:r w:rsidRPr="00CB4B83">
        <w:rPr>
          <w:rFonts w:asciiTheme="majorEastAsia" w:eastAsiaTheme="majorEastAsia" w:hAnsiTheme="majorEastAsia" w:hint="eastAsia"/>
        </w:rPr>
        <w:t>改釋為</w:t>
      </w:r>
      <w:proofErr w:type="gramEnd"/>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曰</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，認為從該</w:t>
      </w:r>
      <w:proofErr w:type="gramStart"/>
      <w:r w:rsidRPr="00CB4B83">
        <w:rPr>
          <w:rFonts w:asciiTheme="majorEastAsia" w:eastAsiaTheme="majorEastAsia" w:hAnsiTheme="majorEastAsia" w:hint="eastAsia"/>
        </w:rPr>
        <w:t>字殘形</w:t>
      </w:r>
      <w:proofErr w:type="gramEnd"/>
      <w:r w:rsidRPr="00CB4B83">
        <w:rPr>
          <w:rFonts w:asciiTheme="majorEastAsia" w:eastAsiaTheme="majorEastAsia" w:hAnsiTheme="majorEastAsia" w:hint="eastAsia"/>
        </w:rPr>
        <w:t>更近</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曰</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CF35D7" w:rsidRPr="00CB4B83">
        <w:rPr>
          <w:rFonts w:asciiTheme="majorEastAsia" w:eastAsiaTheme="majorEastAsia" w:hAnsiTheme="majorEastAsia" w:hint="eastAsia"/>
        </w:rPr>
        <w:t>/張桂光：「有虞氏</w:t>
      </w:r>
      <w:proofErr w:type="gramStart"/>
      <w:r w:rsidR="00CF35D7" w:rsidRPr="00CB4B83">
        <w:rPr>
          <w:rFonts w:asciiTheme="majorEastAsia" w:eastAsiaTheme="majorEastAsia" w:hAnsiTheme="majorEastAsia" w:hint="eastAsia"/>
        </w:rPr>
        <w:t>之樂正</w:t>
      </w:r>
      <w:proofErr w:type="gramEnd"/>
      <w:r w:rsidR="00CF35D7" w:rsidRPr="00CB4B83">
        <w:rPr>
          <w:rFonts w:asciiTheme="majorEastAsia" w:eastAsiaTheme="majorEastAsia" w:hAnsiTheme="majorEastAsia"/>
          <w:noProof/>
        </w:rPr>
        <w:drawing>
          <wp:inline distT="0" distB="0" distL="0" distR="0" wp14:anchorId="13232FC8" wp14:editId="47ECC8B9">
            <wp:extent cx="105156" cy="140208"/>
            <wp:effectExtent l="0" t="0" r="9525" b="0"/>
            <wp:docPr id="15457108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CF35D7" w:rsidRPr="00CB4B83">
        <w:rPr>
          <w:rFonts w:asciiTheme="majorEastAsia" w:eastAsiaTheme="majorEastAsia" w:hAnsiTheme="majorEastAsia"/>
          <w:noProof/>
        </w:rPr>
        <w:drawing>
          <wp:inline distT="0" distB="0" distL="0" distR="0" wp14:anchorId="61DD3C78" wp14:editId="7F65AA92">
            <wp:extent cx="134112" cy="129921"/>
            <wp:effectExtent l="0" t="0" r="0" b="3810"/>
            <wp:docPr id="19769060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CF35D7" w:rsidRPr="00CB4B83">
        <w:rPr>
          <w:rFonts w:asciiTheme="majorEastAsia" w:eastAsiaTheme="majorEastAsia" w:hAnsiTheme="majorEastAsia" w:hint="eastAsia"/>
        </w:rPr>
        <w:t>之子」為孔子對子</w:t>
      </w:r>
      <w:proofErr w:type="gramStart"/>
      <w:r w:rsidR="00CF35D7" w:rsidRPr="00CB4B83">
        <w:rPr>
          <w:rFonts w:asciiTheme="majorEastAsia" w:eastAsiaTheme="majorEastAsia" w:hAnsiTheme="majorEastAsia" w:hint="eastAsia"/>
        </w:rPr>
        <w:t>羔有關舜的</w:t>
      </w:r>
      <w:proofErr w:type="gramEnd"/>
      <w:r w:rsidR="00CF35D7" w:rsidRPr="00CB4B83">
        <w:rPr>
          <w:rFonts w:asciiTheme="majorEastAsia" w:eastAsiaTheme="majorEastAsia" w:hAnsiTheme="majorEastAsia" w:hint="eastAsia"/>
        </w:rPr>
        <w:t>出身之問話</w:t>
      </w:r>
      <w:proofErr w:type="gramStart"/>
      <w:r w:rsidR="00CF35D7" w:rsidRPr="00CB4B83">
        <w:rPr>
          <w:rFonts w:asciiTheme="majorEastAsia" w:eastAsiaTheme="majorEastAsia" w:hAnsiTheme="majorEastAsia" w:hint="eastAsia"/>
        </w:rPr>
        <w:t>的答語</w:t>
      </w:r>
      <w:proofErr w:type="gramEnd"/>
      <w:r w:rsidR="00CF35D7" w:rsidRPr="00CB4B83">
        <w:rPr>
          <w:rFonts w:asciiTheme="majorEastAsia" w:eastAsiaTheme="majorEastAsia" w:hAnsiTheme="majorEastAsia" w:hint="eastAsia"/>
        </w:rPr>
        <w:t>。</w:t>
      </w:r>
      <w:r w:rsidR="00050E04" w:rsidRPr="00CB4B83">
        <w:rPr>
          <w:rFonts w:asciiTheme="majorEastAsia" w:eastAsiaTheme="majorEastAsia" w:hAnsiTheme="majorEastAsia" w:hint="eastAsia"/>
        </w:rPr>
        <w:t>/ 夏世華：簡</w:t>
      </w:r>
      <w:proofErr w:type="gramStart"/>
      <w:r w:rsidR="00050E04" w:rsidRPr="00CB4B83">
        <w:rPr>
          <w:rFonts w:asciiTheme="majorEastAsia" w:eastAsiaTheme="majorEastAsia" w:hAnsiTheme="majorEastAsia" w:hint="eastAsia"/>
        </w:rPr>
        <w:t>1首殘文</w:t>
      </w:r>
      <w:proofErr w:type="gramEnd"/>
      <w:r w:rsidR="00050E04" w:rsidRPr="00CB4B83">
        <w:rPr>
          <w:rFonts w:asciiTheme="majorEastAsia" w:eastAsiaTheme="majorEastAsia" w:hAnsiTheme="majorEastAsia" w:hint="eastAsia"/>
        </w:rPr>
        <w:t>「曰」字前補「孔子」</w:t>
      </w:r>
      <w:proofErr w:type="gramStart"/>
      <w:r w:rsidR="00050E04" w:rsidRPr="00CB4B83">
        <w:rPr>
          <w:rFonts w:asciiTheme="majorEastAsia" w:eastAsiaTheme="majorEastAsia" w:hAnsiTheme="majorEastAsia" w:hint="eastAsia"/>
        </w:rPr>
        <w:t>合文</w:t>
      </w:r>
      <w:proofErr w:type="gramEnd"/>
      <w:r w:rsidR="00050E04" w:rsidRPr="00CB4B83">
        <w:rPr>
          <w:rFonts w:asciiTheme="majorEastAsia" w:eastAsiaTheme="majorEastAsia" w:hAnsiTheme="majorEastAsia" w:hint="eastAsia"/>
        </w:rPr>
        <w:t>。</w:t>
      </w:r>
    </w:p>
  </w:footnote>
  <w:footnote w:id="51">
    <w:p w14:paraId="664D6677" w14:textId="5FDAC48A" w:rsidR="00222CA6" w:rsidRPr="00CB4B83" w:rsidRDefault="00222CA6" w:rsidP="00CF35D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534B6F" w:rsidRPr="00CB4B83">
        <w:rPr>
          <w:rFonts w:asciiTheme="majorEastAsia" w:eastAsiaTheme="majorEastAsia" w:hAnsiTheme="majorEastAsia" w:hint="eastAsia"/>
        </w:rPr>
        <w:t>整理者：</w:t>
      </w:r>
      <w:r w:rsidRPr="00CB4B83">
        <w:rPr>
          <w:rFonts w:asciiTheme="majorEastAsia" w:eastAsiaTheme="majorEastAsia" w:hAnsiTheme="majorEastAsia" w:hint="eastAsia"/>
        </w:rPr>
        <w:t>文獻作</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534B6F"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吳</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虞</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古字通假，《公羊傳·定公四年》</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晉士</w:t>
      </w:r>
      <w:proofErr w:type="gramStart"/>
      <w:r w:rsidRPr="00CB4B83">
        <w:rPr>
          <w:rFonts w:asciiTheme="majorEastAsia" w:eastAsiaTheme="majorEastAsia" w:hAnsiTheme="majorEastAsia" w:hint="eastAsia"/>
        </w:rPr>
        <w:t>鞅</w:t>
      </w:r>
      <w:proofErr w:type="gramEnd"/>
      <w:r w:rsidRPr="00CB4B83">
        <w:rPr>
          <w:rFonts w:asciiTheme="majorEastAsia" w:eastAsiaTheme="majorEastAsia" w:hAnsiTheme="majorEastAsia" w:hint="eastAsia"/>
        </w:rPr>
        <w:t>衛孔</w:t>
      </w:r>
      <w:proofErr w:type="gramStart"/>
      <w:r w:rsidRPr="00CB4B83">
        <w:rPr>
          <w:rFonts w:asciiTheme="majorEastAsia" w:eastAsiaTheme="majorEastAsia" w:hAnsiTheme="majorEastAsia" w:hint="eastAsia"/>
        </w:rPr>
        <w:t>圄帥師伐鮮虞</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，陸德明釋文：</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虞本或</w:t>
      </w:r>
      <w:proofErr w:type="gramEnd"/>
      <w:r w:rsidRPr="00CB4B83">
        <w:rPr>
          <w:rFonts w:asciiTheme="majorEastAsia" w:eastAsiaTheme="majorEastAsia" w:hAnsiTheme="majorEastAsia" w:hint="eastAsia"/>
        </w:rPr>
        <w:t>作呉。…</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古文</w:t>
      </w:r>
      <w:proofErr w:type="gramStart"/>
      <w:r w:rsidRPr="00CB4B83">
        <w:rPr>
          <w:rFonts w:asciiTheme="majorEastAsia" w:eastAsiaTheme="majorEastAsia" w:hAnsiTheme="majorEastAsia" w:hint="eastAsia"/>
        </w:rPr>
        <w:t>是氏通</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。從馬氏所論，即以此有</w:t>
      </w:r>
      <w:proofErr w:type="gramStart"/>
      <w:r w:rsidRPr="00CB4B83">
        <w:rPr>
          <w:rFonts w:asciiTheme="majorEastAsia" w:eastAsiaTheme="majorEastAsia" w:hAnsiTheme="majorEastAsia" w:hint="eastAsia"/>
        </w:rPr>
        <w:t>虞氏即舜</w:t>
      </w:r>
      <w:proofErr w:type="gramEnd"/>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bookmarkStart w:id="19" w:name="_Hlk190165680"/>
      <w:r w:rsidRPr="00CB4B83">
        <w:rPr>
          <w:rFonts w:asciiTheme="majorEastAsia" w:eastAsiaTheme="majorEastAsia" w:hAnsiTheme="majorEastAsia" w:hint="eastAsia"/>
        </w:rPr>
        <w:t>陳偉</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古人所謂</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一類表述，大致有兩層含義。一是指某方國，一是指該方國成為王國後所代表的王朝。竹</w:t>
      </w:r>
      <w:proofErr w:type="gramStart"/>
      <w:r w:rsidRPr="00CB4B83">
        <w:rPr>
          <w:rFonts w:asciiTheme="majorEastAsia" w:eastAsiaTheme="majorEastAsia" w:hAnsiTheme="majorEastAsia" w:hint="eastAsia"/>
        </w:rPr>
        <w:t>書此處所說的</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，當</w:t>
      </w:r>
      <w:proofErr w:type="gramStart"/>
      <w:r w:rsidRPr="00CB4B83">
        <w:rPr>
          <w:rFonts w:asciiTheme="majorEastAsia" w:eastAsiaTheme="majorEastAsia" w:hAnsiTheme="majorEastAsia" w:hint="eastAsia"/>
        </w:rPr>
        <w:t>是指舜即位</w:t>
      </w:r>
      <w:proofErr w:type="gramEnd"/>
      <w:r w:rsidRPr="00CB4B83">
        <w:rPr>
          <w:rFonts w:asciiTheme="majorEastAsia" w:eastAsiaTheme="majorEastAsia" w:hAnsiTheme="majorEastAsia" w:hint="eastAsia"/>
        </w:rPr>
        <w:t>之前的虞國。相應地，</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proofErr w:type="gramStart"/>
      <w:r w:rsidRPr="00CB4B83">
        <w:rPr>
          <w:rFonts w:asciiTheme="majorEastAsia" w:eastAsiaTheme="majorEastAsia" w:hAnsiTheme="majorEastAsia" w:hint="eastAsia"/>
        </w:rPr>
        <w:t>之樂正</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，也當是虞國之職，而不是王朝之官。用</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等古帝手下</w:t>
      </w:r>
      <w:proofErr w:type="gramEnd"/>
      <w:r w:rsidRPr="00CB4B83">
        <w:rPr>
          <w:rFonts w:asciiTheme="majorEastAsia" w:eastAsiaTheme="majorEastAsia" w:hAnsiTheme="majorEastAsia" w:hint="eastAsia"/>
        </w:rPr>
        <w:t>的樂正作解，其前提就不可靠。</w:t>
      </w:r>
      <w:r w:rsidR="00CF35D7" w:rsidRPr="00CB4B83">
        <w:rPr>
          <w:rFonts w:asciiTheme="majorEastAsia" w:eastAsiaTheme="majorEastAsia" w:hAnsiTheme="majorEastAsia" w:hint="eastAsia"/>
        </w:rPr>
        <w:t>又指出先秦古書「有虞氏」的帝王還</w:t>
      </w:r>
      <w:proofErr w:type="gramStart"/>
      <w:r w:rsidR="00CF35D7" w:rsidRPr="00CB4B83">
        <w:rPr>
          <w:rFonts w:asciiTheme="majorEastAsia" w:eastAsiaTheme="majorEastAsia" w:hAnsiTheme="majorEastAsia" w:hint="eastAsia"/>
        </w:rPr>
        <w:t>包括堯</w:t>
      </w:r>
      <w:proofErr w:type="gramEnd"/>
      <w:r w:rsidR="00CF35D7" w:rsidRPr="00CB4B83">
        <w:rPr>
          <w:rFonts w:asciiTheme="majorEastAsia" w:eastAsiaTheme="majorEastAsia" w:hAnsiTheme="majorEastAsia" w:hint="eastAsia"/>
        </w:rPr>
        <w:t>，如《周語下》「其</w:t>
      </w:r>
      <w:proofErr w:type="gramStart"/>
      <w:r w:rsidR="00CF35D7" w:rsidRPr="00CB4B83">
        <w:rPr>
          <w:rFonts w:asciiTheme="majorEastAsia" w:eastAsiaTheme="majorEastAsia" w:hAnsiTheme="majorEastAsia" w:hint="eastAsia"/>
        </w:rPr>
        <w:t>在有虞</w:t>
      </w:r>
      <w:proofErr w:type="gramEnd"/>
      <w:r w:rsidR="00CF35D7" w:rsidRPr="00CB4B83">
        <w:rPr>
          <w:rFonts w:asciiTheme="majorEastAsia" w:eastAsiaTheme="majorEastAsia" w:hAnsiTheme="majorEastAsia" w:hint="eastAsia"/>
        </w:rPr>
        <w:t>，</w:t>
      </w:r>
      <w:proofErr w:type="gramStart"/>
      <w:r w:rsidR="00CF35D7" w:rsidRPr="00CB4B83">
        <w:rPr>
          <w:rFonts w:asciiTheme="majorEastAsia" w:eastAsiaTheme="majorEastAsia" w:hAnsiTheme="majorEastAsia" w:hint="eastAsia"/>
        </w:rPr>
        <w:t>有崇伯</w:t>
      </w:r>
      <w:proofErr w:type="gramEnd"/>
      <w:r w:rsidR="00CF35D7" w:rsidRPr="00CB4B83">
        <w:rPr>
          <w:rFonts w:asciiTheme="majorEastAsia" w:eastAsiaTheme="majorEastAsia" w:hAnsiTheme="majorEastAsia" w:hint="eastAsia"/>
        </w:rPr>
        <w:t>鮌，播其淫心，稱遂共工之過，幸用殛之於羽山」。</w:t>
      </w:r>
      <w:bookmarkEnd w:id="19"/>
    </w:p>
  </w:footnote>
  <w:footnote w:id="52">
    <w:p w14:paraId="25680858" w14:textId="5718BBA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bookmarkStart w:id="20" w:name="_Hlk190165703"/>
      <w:r w:rsidR="00102ADA" w:rsidRPr="00CB4B83">
        <w:rPr>
          <w:rFonts w:asciiTheme="majorEastAsia" w:eastAsiaTheme="majorEastAsia" w:hAnsiTheme="majorEastAsia" w:hint="eastAsia"/>
        </w:rPr>
        <w:t>整理者：</w:t>
      </w:r>
      <w:r w:rsidRPr="00CB4B83">
        <w:rPr>
          <w:rFonts w:asciiTheme="majorEastAsia" w:eastAsiaTheme="majorEastAsia" w:hAnsiTheme="majorEastAsia" w:hint="eastAsia"/>
        </w:rPr>
        <w:t>《儀禮·鄉射禮》：</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樂正先</w:t>
      </w:r>
      <w:proofErr w:type="gramEnd"/>
      <w:r w:rsidRPr="00CB4B83">
        <w:rPr>
          <w:rFonts w:asciiTheme="majorEastAsia" w:eastAsiaTheme="majorEastAsia" w:hAnsiTheme="majorEastAsia" w:hint="eastAsia"/>
        </w:rPr>
        <w:t>升，北面立於其西。</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鄭玄注</w:t>
      </w:r>
      <w:proofErr w:type="gramEnd"/>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正，長也。</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樂正即</w:t>
      </w:r>
      <w:proofErr w:type="gramEnd"/>
      <w:r w:rsidRPr="00CB4B83">
        <w:rPr>
          <w:rFonts w:asciiTheme="majorEastAsia" w:eastAsiaTheme="majorEastAsia" w:hAnsiTheme="majorEastAsia" w:hint="eastAsia"/>
        </w:rPr>
        <w:t>古樂官之長。</w:t>
      </w:r>
      <w:bookmarkEnd w:id="20"/>
    </w:p>
  </w:footnote>
  <w:footnote w:id="53">
    <w:p w14:paraId="56EB6BE8" w14:textId="3B98A2A2" w:rsidR="00222CA6" w:rsidRPr="00CB4B83" w:rsidRDefault="00222CA6" w:rsidP="00050E0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102ADA" w:rsidRPr="00CB4B83">
        <w:rPr>
          <w:rFonts w:asciiTheme="majorEastAsia" w:eastAsiaTheme="majorEastAsia" w:hAnsiTheme="majorEastAsia" w:hint="eastAsia"/>
        </w:rPr>
        <w:t>整理者：「</w:t>
      </w:r>
      <w:r w:rsidR="00102ADA" w:rsidRPr="00CB4B83">
        <w:rPr>
          <w:rFonts w:asciiTheme="majorEastAsia" w:eastAsiaTheme="majorEastAsia" w:hAnsiTheme="majorEastAsia"/>
          <w:noProof/>
        </w:rPr>
        <w:drawing>
          <wp:inline distT="0" distB="0" distL="0" distR="0" wp14:anchorId="3C5FCE48" wp14:editId="42798768">
            <wp:extent cx="105156" cy="140208"/>
            <wp:effectExtent l="0" t="0" r="9525" b="0"/>
            <wp:docPr id="2011815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hint="eastAsia"/>
        </w:rPr>
        <w:t>」為</w:t>
      </w:r>
      <w:r w:rsidRPr="00CB4B83">
        <w:rPr>
          <w:rFonts w:asciiTheme="majorEastAsia" w:eastAsiaTheme="majorEastAsia" w:hAnsiTheme="majorEastAsia" w:hint="eastAsia"/>
        </w:rPr>
        <w:t>堯所</w:t>
      </w:r>
      <w:proofErr w:type="gramStart"/>
      <w:r w:rsidRPr="00CB4B83">
        <w:rPr>
          <w:rFonts w:asciiTheme="majorEastAsia" w:eastAsiaTheme="majorEastAsia" w:hAnsiTheme="majorEastAsia" w:hint="eastAsia"/>
        </w:rPr>
        <w:t>置樂官</w:t>
      </w:r>
      <w:proofErr w:type="gramEnd"/>
      <w:r w:rsidRPr="00CB4B83">
        <w:rPr>
          <w:rFonts w:asciiTheme="majorEastAsia" w:eastAsiaTheme="majorEastAsia" w:hAnsiTheme="majorEastAsia" w:hint="eastAsia"/>
        </w:rPr>
        <w:t>之名</w:t>
      </w:r>
      <w:r w:rsidR="00102ADA" w:rsidRPr="00CB4B83">
        <w:rPr>
          <w:rFonts w:asciiTheme="majorEastAsia" w:eastAsiaTheme="majorEastAsia" w:hAnsiTheme="majorEastAsia" w:hint="eastAsia"/>
        </w:rPr>
        <w:t>，後加逗號。據《大戴禮記·五帝德》《史記·五帝本紀》，</w:t>
      </w:r>
      <w:proofErr w:type="gramStart"/>
      <w:r w:rsidR="00102ADA" w:rsidRPr="00CB4B83">
        <w:rPr>
          <w:rFonts w:asciiTheme="majorEastAsia" w:eastAsiaTheme="majorEastAsia" w:hAnsiTheme="majorEastAsia" w:hint="eastAsia"/>
        </w:rPr>
        <w:t>舜立樂正為夔</w:t>
      </w:r>
      <w:proofErr w:type="gramEnd"/>
      <w:r w:rsidR="00102ADA" w:rsidRPr="00CB4B83">
        <w:rPr>
          <w:rFonts w:asciiTheme="majorEastAsia" w:eastAsiaTheme="majorEastAsia" w:hAnsiTheme="majorEastAsia" w:hint="eastAsia"/>
        </w:rPr>
        <w:t>；據</w:t>
      </w:r>
      <w:r w:rsidRPr="00CB4B83">
        <w:rPr>
          <w:rFonts w:asciiTheme="majorEastAsia" w:eastAsiaTheme="majorEastAsia" w:hAnsiTheme="majorEastAsia" w:hint="eastAsia"/>
        </w:rPr>
        <w:t>《呂氏春秋·古樂》</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質為堯之</w:t>
      </w:r>
      <w:proofErr w:type="gramStart"/>
      <w:r w:rsidRPr="00CB4B83">
        <w:rPr>
          <w:rFonts w:asciiTheme="majorEastAsia" w:eastAsiaTheme="majorEastAsia" w:hAnsiTheme="majorEastAsia" w:hint="eastAsia"/>
        </w:rPr>
        <w:t>樂正，</w:t>
      </w:r>
      <w:r w:rsidR="00102ADA" w:rsidRPr="00CB4B83">
        <w:rPr>
          <w:rFonts w:asciiTheme="majorEastAsia" w:eastAsiaTheme="majorEastAsia" w:hAnsiTheme="majorEastAsia" w:hint="eastAsia"/>
        </w:rPr>
        <w:t>至舜時</w:t>
      </w:r>
      <w:proofErr w:type="gramEnd"/>
      <w:r w:rsidR="00102ADA" w:rsidRPr="00CB4B83">
        <w:rPr>
          <w:rFonts w:asciiTheme="majorEastAsia" w:eastAsiaTheme="majorEastAsia" w:hAnsiTheme="majorEastAsia" w:hint="eastAsia"/>
        </w:rPr>
        <w:t>沿襲。</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占皆屬</w:t>
      </w:r>
      <w:proofErr w:type="gramEnd"/>
      <w:r w:rsidRPr="00CB4B83">
        <w:rPr>
          <w:rFonts w:asciiTheme="majorEastAsia" w:eastAsiaTheme="majorEastAsia" w:hAnsiTheme="majorEastAsia" w:hint="eastAsia"/>
        </w:rPr>
        <w:t>端</w:t>
      </w:r>
      <w:proofErr w:type="gramStart"/>
      <w:r w:rsidRPr="00CB4B83">
        <w:rPr>
          <w:rFonts w:asciiTheme="majorEastAsia" w:eastAsiaTheme="majorEastAsia" w:hAnsiTheme="majorEastAsia" w:hint="eastAsia"/>
        </w:rPr>
        <w:t>紐</w:t>
      </w:r>
      <w:proofErr w:type="gramEnd"/>
      <w:r w:rsidRPr="00CB4B83">
        <w:rPr>
          <w:rFonts w:asciiTheme="majorEastAsia" w:eastAsiaTheme="majorEastAsia" w:hAnsiTheme="majorEastAsia" w:hint="eastAsia"/>
        </w:rPr>
        <w:t>，且職掌相同，以此當為通假字。</w:t>
      </w:r>
      <w:r w:rsidR="00102ADA"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也應視為</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音之轉。</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5B6E1D0B" wp14:editId="2A5D1726">
            <wp:extent cx="134112" cy="129921"/>
            <wp:effectExtent l="0" t="0" r="0" b="3810"/>
            <wp:docPr id="2059491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037A43FA" wp14:editId="048E74C9">
            <wp:extent cx="105156" cy="140208"/>
            <wp:effectExtent l="0" t="0" r="9525" b="0"/>
            <wp:docPr id="2831511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之父，古籍中未詳，是古史新資料，待考。</w:t>
      </w:r>
      <w:r w:rsidR="00102AD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563941A3" wp14:editId="6D97EC4B">
            <wp:extent cx="105156" cy="140208"/>
            <wp:effectExtent l="0" t="0" r="9525" b="0"/>
            <wp:docPr id="780518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noProof/>
        </w:rPr>
        <w:drawing>
          <wp:inline distT="0" distB="0" distL="0" distR="0" wp14:anchorId="7C72B6C8" wp14:editId="57DB08FF">
            <wp:extent cx="134112" cy="129921"/>
            <wp:effectExtent l="0" t="0" r="0" b="3810"/>
            <wp:docPr id="441580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102ADA" w:rsidRPr="00CB4B83">
        <w:rPr>
          <w:rFonts w:asciiTheme="majorEastAsia" w:eastAsiaTheme="majorEastAsia" w:hAnsiTheme="majorEastAsia" w:hint="eastAsia"/>
        </w:rPr>
        <w:t>」為人名；「</w:t>
      </w:r>
      <w:r w:rsidRPr="00CB4B83">
        <w:rPr>
          <w:rFonts w:asciiTheme="majorEastAsia" w:eastAsiaTheme="majorEastAsia" w:hAnsiTheme="majorEastAsia" w:hint="eastAsia"/>
        </w:rPr>
        <w:t>有</w:t>
      </w:r>
      <w:proofErr w:type="gramStart"/>
      <w:r w:rsidRPr="00CB4B83">
        <w:rPr>
          <w:rFonts w:asciiTheme="majorEastAsia" w:eastAsiaTheme="majorEastAsia" w:hAnsiTheme="majorEastAsia" w:hint="eastAsia"/>
        </w:rPr>
        <w:t>虞氏樂正之</w:t>
      </w:r>
      <w:proofErr w:type="gramEnd"/>
      <w:r w:rsidRPr="00CB4B83">
        <w:rPr>
          <w:rFonts w:asciiTheme="majorEastAsia" w:eastAsiaTheme="majorEastAsia" w:hAnsiTheme="majorEastAsia" w:hint="eastAsia"/>
        </w:rPr>
        <w:t>子</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應即</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何故以得為帝</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的主語，從下文孔子的回答來看，此人當是</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舜</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。原注釋斷句為</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有</w:t>
      </w:r>
      <w:proofErr w:type="gramStart"/>
      <w:r w:rsidRPr="00CB4B83">
        <w:rPr>
          <w:rFonts w:asciiTheme="majorEastAsia" w:eastAsiaTheme="majorEastAsia" w:hAnsiTheme="majorEastAsia" w:hint="eastAsia"/>
        </w:rPr>
        <w:t>虞氏樂正</w:t>
      </w:r>
      <w:proofErr w:type="gramEnd"/>
      <w:r w:rsidRPr="00CB4B83">
        <w:rPr>
          <w:rFonts w:asciiTheme="majorEastAsia" w:eastAsiaTheme="majorEastAsia" w:hAnsiTheme="majorEastAsia" w:hint="eastAsia"/>
        </w:rPr>
        <w:t>，之子也</w:t>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，理解為判斷句，</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確。</w:t>
      </w:r>
      <w:r w:rsidR="00102AD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曹建國</w:t>
      </w:r>
      <w:r w:rsidR="0063563C" w:rsidRPr="00CB4B83">
        <w:rPr>
          <w:rFonts w:asciiTheme="majorEastAsia" w:eastAsiaTheme="majorEastAsia" w:hAnsiTheme="majorEastAsia" w:hint="eastAsia"/>
        </w:rPr>
        <w:t>、季旭</w:t>
      </w:r>
      <w:proofErr w:type="gramStart"/>
      <w:r w:rsidR="0063563C"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w:t>
      </w:r>
      <w:r w:rsidR="00102ADA" w:rsidRPr="00CB4B83">
        <w:rPr>
          <w:rFonts w:asciiTheme="majorEastAsia" w:eastAsiaTheme="majorEastAsia" w:hAnsiTheme="majorEastAsia" w:hint="eastAsia"/>
        </w:rPr>
        <w:t>「</w:t>
      </w:r>
      <w:r w:rsidR="00102ADA" w:rsidRPr="00CB4B83">
        <w:rPr>
          <w:rFonts w:asciiTheme="majorEastAsia" w:eastAsiaTheme="majorEastAsia" w:hAnsiTheme="majorEastAsia"/>
          <w:noProof/>
        </w:rPr>
        <w:drawing>
          <wp:inline distT="0" distB="0" distL="0" distR="0" wp14:anchorId="208BAD39" wp14:editId="2981153D">
            <wp:extent cx="105156" cy="140208"/>
            <wp:effectExtent l="0" t="0" r="9525" b="0"/>
            <wp:docPr id="10084452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102ADA" w:rsidRPr="00CB4B83">
        <w:rPr>
          <w:rFonts w:asciiTheme="majorEastAsia" w:eastAsiaTheme="majorEastAsia" w:hAnsiTheme="majorEastAsia"/>
          <w:noProof/>
        </w:rPr>
        <w:drawing>
          <wp:inline distT="0" distB="0" distL="0" distR="0" wp14:anchorId="58187B1B" wp14:editId="3E37B29F">
            <wp:extent cx="134112" cy="129921"/>
            <wp:effectExtent l="0" t="0" r="0" b="3810"/>
            <wp:docPr id="10876244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102ADA" w:rsidRPr="00CB4B83">
        <w:rPr>
          <w:rFonts w:asciiTheme="majorEastAsia" w:eastAsiaTheme="majorEastAsia" w:hAnsiTheme="majorEastAsia" w:hint="eastAsia"/>
        </w:rPr>
        <w:t>」</w:t>
      </w:r>
      <w:r w:rsidRPr="00CB4B83">
        <w:rPr>
          <w:rFonts w:asciiTheme="majorEastAsia" w:eastAsiaTheme="majorEastAsia" w:hAnsiTheme="majorEastAsia" w:hint="eastAsia"/>
        </w:rPr>
        <w:t>即質</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，占，古音為章母侵部；質，古音為章母質部，二者雙聲，可通。</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，古音為</w:t>
      </w:r>
      <w:proofErr w:type="gramStart"/>
      <w:r w:rsidRPr="00CB4B83">
        <w:rPr>
          <w:rFonts w:asciiTheme="majorEastAsia" w:eastAsiaTheme="majorEastAsia" w:hAnsiTheme="majorEastAsia" w:hint="eastAsia"/>
        </w:rPr>
        <w:t>曉母微部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，古音為</w:t>
      </w:r>
      <w:proofErr w:type="gramStart"/>
      <w:r w:rsidRPr="00CB4B83">
        <w:rPr>
          <w:rFonts w:asciiTheme="majorEastAsia" w:eastAsiaTheme="majorEastAsia" w:hAnsiTheme="majorEastAsia" w:hint="eastAsia"/>
        </w:rPr>
        <w:t>群母微部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二者聲近疊韻</w:t>
      </w:r>
      <w:proofErr w:type="gramEnd"/>
      <w:r w:rsidRPr="00CB4B83">
        <w:rPr>
          <w:rFonts w:asciiTheme="majorEastAsia" w:eastAsiaTheme="majorEastAsia" w:hAnsiTheme="majorEastAsia" w:hint="eastAsia"/>
        </w:rPr>
        <w:t>，可通。所以</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占</w:t>
      </w:r>
      <w:proofErr w:type="gramStart"/>
      <w:r w:rsidRPr="00CB4B83">
        <w:rPr>
          <w:rFonts w:asciiTheme="majorEastAsia" w:eastAsiaTheme="majorEastAsia" w:hAnsiTheme="majorEastAsia" w:hint="eastAsia"/>
        </w:rPr>
        <w:t>卉</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通為</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是沒問題的。</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為堯的樂正…</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（引《山海經·大荒東經》相關記載證明）</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本為神靈之名，遂為</w:t>
      </w:r>
      <w:proofErr w:type="gramStart"/>
      <w:r w:rsidRPr="00CB4B83">
        <w:rPr>
          <w:rFonts w:asciiTheme="majorEastAsia" w:eastAsiaTheme="majorEastAsia" w:hAnsiTheme="majorEastAsia" w:hint="eastAsia"/>
        </w:rPr>
        <w:t>鼉</w:t>
      </w:r>
      <w:proofErr w:type="gramEnd"/>
      <w:r w:rsidRPr="00CB4B83">
        <w:rPr>
          <w:rFonts w:asciiTheme="majorEastAsia" w:eastAsiaTheme="majorEastAsia" w:hAnsiTheme="majorEastAsia" w:hint="eastAsia"/>
        </w:rPr>
        <w:t>鼓精靈、龍影一足之類的圖騰形象，漸變為音樂之神，最後成為</w:t>
      </w:r>
      <w:proofErr w:type="gramStart"/>
      <w:r w:rsidRPr="00CB4B83">
        <w:rPr>
          <w:rFonts w:asciiTheme="majorEastAsia" w:eastAsiaTheme="majorEastAsia" w:hAnsiTheme="majorEastAsia" w:hint="eastAsia"/>
        </w:rPr>
        <w:t>樂正的通名</w:t>
      </w:r>
      <w:proofErr w:type="gramEnd"/>
      <w:r w:rsidRPr="00CB4B83">
        <w:rPr>
          <w:rFonts w:asciiTheme="majorEastAsia" w:eastAsiaTheme="majorEastAsia" w:hAnsiTheme="majorEastAsia" w:hint="eastAsia"/>
        </w:rPr>
        <w:t>，所以</w:t>
      </w:r>
      <w:proofErr w:type="gramStart"/>
      <w:r w:rsidRPr="00CB4B83">
        <w:rPr>
          <w:rFonts w:asciiTheme="majorEastAsia" w:eastAsiaTheme="majorEastAsia" w:hAnsiTheme="majorEastAsia" w:hint="eastAsia"/>
        </w:rPr>
        <w:t>延可稱為夔</w:t>
      </w:r>
      <w:proofErr w:type="gramEnd"/>
      <w:r w:rsidRPr="00CB4B83">
        <w:rPr>
          <w:rFonts w:asciiTheme="majorEastAsia" w:eastAsiaTheme="majorEastAsia" w:hAnsiTheme="majorEastAsia" w:hint="eastAsia"/>
        </w:rPr>
        <w:t>。如此，則質也可稱為</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，延可以叫延</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，質可以叫質</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就是舜的</w:t>
      </w:r>
      <w:proofErr w:type="gramEnd"/>
      <w:r w:rsidRPr="00CB4B83">
        <w:rPr>
          <w:rFonts w:asciiTheme="majorEastAsia" w:eastAsiaTheme="majorEastAsia" w:hAnsiTheme="majorEastAsia" w:hint="eastAsia"/>
        </w:rPr>
        <w:t>父親</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，其先</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是個非常合格的樂正，後來被後妻迷惑，</w:t>
      </w:r>
      <w:proofErr w:type="gramStart"/>
      <w:r w:rsidRPr="00CB4B83">
        <w:rPr>
          <w:rFonts w:asciiTheme="majorEastAsia" w:eastAsiaTheme="majorEastAsia" w:hAnsiTheme="majorEastAsia" w:hint="eastAsia"/>
        </w:rPr>
        <w:t>沉湎</w:t>
      </w:r>
      <w:r w:rsidR="0063563C" w:rsidRPr="00CB4B83">
        <w:rPr>
          <w:rFonts w:asciiTheme="majorEastAsia" w:eastAsiaTheme="majorEastAsia" w:hAnsiTheme="majorEastAsia" w:hint="eastAsia"/>
        </w:rPr>
        <w:t>於</w:t>
      </w:r>
      <w:r w:rsidRPr="00CB4B83">
        <w:rPr>
          <w:rFonts w:asciiTheme="majorEastAsia" w:eastAsiaTheme="majorEastAsia" w:hAnsiTheme="majorEastAsia" w:hint="eastAsia"/>
        </w:rPr>
        <w:t>淫康，陷害舜</w:t>
      </w:r>
      <w:proofErr w:type="gramEnd"/>
      <w:r w:rsidRPr="00CB4B83">
        <w:rPr>
          <w:rFonts w:asciiTheme="majorEastAsia" w:eastAsiaTheme="majorEastAsia" w:hAnsiTheme="majorEastAsia" w:hint="eastAsia"/>
        </w:rPr>
        <w:t>，欲置之於死地，因而遭人非議，於是，</w:t>
      </w:r>
      <w:proofErr w:type="gramStart"/>
      <w:r w:rsidRPr="00CB4B83">
        <w:rPr>
          <w:rFonts w:asciiTheme="majorEastAsia" w:eastAsiaTheme="majorEastAsia" w:hAnsiTheme="majorEastAsia" w:hint="eastAsia"/>
        </w:rPr>
        <w:t>人們徑稱其</w:t>
      </w:r>
      <w:proofErr w:type="gramEnd"/>
      <w:r w:rsidRPr="00CB4B83">
        <w:rPr>
          <w:rFonts w:asciiTheme="majorEastAsia" w:eastAsiaTheme="majorEastAsia" w:hAnsiTheme="majorEastAsia" w:hint="eastAsia"/>
        </w:rPr>
        <w:t>謂</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AD5796"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黃人二</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古史中有虞氏</w:t>
      </w:r>
      <w:proofErr w:type="gramStart"/>
      <w:r w:rsidRPr="00CB4B83">
        <w:rPr>
          <w:rFonts w:asciiTheme="majorEastAsia" w:eastAsiaTheme="majorEastAsia" w:hAnsiTheme="majorEastAsia" w:hint="eastAsia"/>
        </w:rPr>
        <w:t>之樂正為</w:t>
      </w:r>
      <w:proofErr w:type="gramEnd"/>
      <w:r w:rsidRPr="00CB4B83">
        <w:rPr>
          <w:rFonts w:asciiTheme="majorEastAsia" w:eastAsiaTheme="majorEastAsia" w:hAnsiTheme="majorEastAsia" w:hint="eastAsia"/>
        </w:rPr>
        <w:t>質或</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，故簡文不是改</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有虞氏</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陶唐氏</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，即</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瞽瞍</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要改為</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質</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，故或可視為誤</w:t>
      </w:r>
      <w:proofErr w:type="gramStart"/>
      <w:r w:rsidRPr="00CB4B83">
        <w:rPr>
          <w:rFonts w:asciiTheme="majorEastAsia" w:eastAsiaTheme="majorEastAsia" w:hAnsiTheme="majorEastAsia" w:hint="eastAsia"/>
        </w:rPr>
        <w:t>摹</w:t>
      </w:r>
      <w:proofErr w:type="gramEnd"/>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63563C" w:rsidRPr="00CB4B83">
        <w:rPr>
          <w:rFonts w:asciiTheme="majorEastAsia" w:eastAsiaTheme="majorEastAsia" w:hAnsiTheme="majorEastAsia" w:hint="eastAsia"/>
        </w:rPr>
        <w:t>：「</w:t>
      </w:r>
      <w:r w:rsidR="0063563C" w:rsidRPr="00CB4B83">
        <w:rPr>
          <w:rFonts w:asciiTheme="majorEastAsia" w:eastAsiaTheme="majorEastAsia" w:hAnsiTheme="majorEastAsia"/>
          <w:noProof/>
        </w:rPr>
        <w:drawing>
          <wp:inline distT="0" distB="0" distL="0" distR="0" wp14:anchorId="0E9BBE0A" wp14:editId="6EBE47BC">
            <wp:extent cx="101600" cy="128954"/>
            <wp:effectExtent l="0" t="0" r="0" b="4445"/>
            <wp:docPr id="1420919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19002" name=""/>
                    <pic:cNvPicPr/>
                  </pic:nvPicPr>
                  <pic:blipFill>
                    <a:blip r:embed="rId26"/>
                    <a:stretch>
                      <a:fillRect/>
                    </a:stretch>
                  </pic:blipFill>
                  <pic:spPr>
                    <a:xfrm>
                      <a:off x="0" y="0"/>
                      <a:ext cx="103317" cy="131133"/>
                    </a:xfrm>
                    <a:prstGeom prst="rect">
                      <a:avLst/>
                    </a:prstGeom>
                  </pic:spPr>
                </pic:pic>
              </a:graphicData>
            </a:graphic>
          </wp:inline>
        </w:drawing>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從古聲</w:t>
      </w:r>
      <w:proofErr w:type="gramEnd"/>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63563C" w:rsidRPr="00CB4B83">
        <w:rPr>
          <w:rFonts w:asciiTheme="majorEastAsia" w:eastAsiaTheme="majorEastAsia" w:hAnsiTheme="majorEastAsia"/>
          <w:noProof/>
        </w:rPr>
        <w:drawing>
          <wp:inline distT="0" distB="0" distL="0" distR="0" wp14:anchorId="21CE3759" wp14:editId="7F2E12AA">
            <wp:extent cx="134112" cy="129921"/>
            <wp:effectExtent l="0" t="0" r="0" b="3810"/>
            <wp:docPr id="13763577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從</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聲。楚文字中的</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卉</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其實應該是</w:t>
      </w:r>
      <w:r w:rsidR="0063563C"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艸</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（草），草是</w:t>
      </w:r>
      <w:proofErr w:type="gramStart"/>
      <w:r w:rsidRPr="00CB4B83">
        <w:rPr>
          <w:rFonts w:asciiTheme="majorEastAsia" w:eastAsiaTheme="majorEastAsia" w:hAnsiTheme="majorEastAsia" w:hint="eastAsia"/>
        </w:rPr>
        <w:t>清母幽部字</w:t>
      </w:r>
      <w:proofErr w:type="gramEnd"/>
      <w:r w:rsidRPr="00CB4B83">
        <w:rPr>
          <w:rFonts w:asciiTheme="majorEastAsia" w:eastAsiaTheme="majorEastAsia" w:hAnsiTheme="majorEastAsia" w:hint="eastAsia"/>
        </w:rPr>
        <w:t>，可讀作</w:t>
      </w:r>
      <w:proofErr w:type="gramStart"/>
      <w:r w:rsidRPr="00CB4B83">
        <w:rPr>
          <w:rFonts w:asciiTheme="majorEastAsia" w:eastAsiaTheme="majorEastAsia" w:hAnsiTheme="majorEastAsia" w:hint="eastAsia"/>
        </w:rPr>
        <w:t>心母幽部的</w:t>
      </w:r>
      <w:proofErr w:type="gramEnd"/>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瞍</w:t>
      </w:r>
      <w:proofErr w:type="gramEnd"/>
      <w:r w:rsidRPr="00CB4B83">
        <w:rPr>
          <w:rFonts w:asciiTheme="majorEastAsia" w:eastAsiaTheme="majorEastAsia" w:hAnsiTheme="majorEastAsia" w:hint="eastAsia"/>
        </w:rPr>
        <w:t>），所以這</w:t>
      </w:r>
      <w:proofErr w:type="gramStart"/>
      <w:r w:rsidRPr="00CB4B83">
        <w:rPr>
          <w:rFonts w:asciiTheme="majorEastAsia" w:eastAsiaTheme="majorEastAsia" w:hAnsiTheme="majorEastAsia" w:hint="eastAsia"/>
        </w:rPr>
        <w:t>就是舜父瞽瞍</w:t>
      </w:r>
      <w:proofErr w:type="gramEnd"/>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楊澤生</w:t>
      </w:r>
      <w:r w:rsidR="0063563C" w:rsidRPr="00CB4B83">
        <w:rPr>
          <w:rFonts w:asciiTheme="majorEastAsia" w:eastAsiaTheme="majorEastAsia" w:hAnsiTheme="majorEastAsia" w:hint="eastAsia"/>
        </w:rPr>
        <w:t>：所謂「</w:t>
      </w:r>
      <w:r w:rsidR="0063563C" w:rsidRPr="00CB4B83">
        <w:rPr>
          <w:rFonts w:asciiTheme="majorEastAsia" w:eastAsiaTheme="majorEastAsia" w:hAnsiTheme="majorEastAsia"/>
          <w:noProof/>
        </w:rPr>
        <w:drawing>
          <wp:inline distT="0" distB="0" distL="0" distR="0" wp14:anchorId="30D5B6EC" wp14:editId="11D753C7">
            <wp:extent cx="105156" cy="140208"/>
            <wp:effectExtent l="0" t="0" r="9525" b="0"/>
            <wp:docPr id="21306468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，可能從</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宀</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貴</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省聲，是</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貴</w:t>
      </w:r>
      <w:r w:rsidR="0063563C" w:rsidRPr="00CB4B83">
        <w:rPr>
          <w:rFonts w:asciiTheme="majorEastAsia" w:eastAsiaTheme="majorEastAsia" w:hAnsiTheme="majorEastAsia" w:hint="eastAsia"/>
        </w:rPr>
        <w:t>」</w:t>
      </w:r>
      <w:r w:rsidRPr="00CB4B83">
        <w:rPr>
          <w:rFonts w:asciiTheme="majorEastAsia" w:eastAsiaTheme="majorEastAsia" w:hAnsiTheme="majorEastAsia" w:hint="eastAsia"/>
        </w:rPr>
        <w:t>字的異體，</w:t>
      </w:r>
      <w:r w:rsidR="0063563C" w:rsidRPr="00CB4B83">
        <w:rPr>
          <w:rFonts w:asciiTheme="majorEastAsia" w:eastAsiaTheme="majorEastAsia" w:hAnsiTheme="majorEastAsia" w:hint="eastAsia"/>
        </w:rPr>
        <w:t>與「</w:t>
      </w:r>
      <w:r w:rsidRPr="00CB4B83">
        <w:rPr>
          <w:rFonts w:asciiTheme="majorEastAsia" w:eastAsiaTheme="majorEastAsia" w:hAnsiTheme="majorEastAsia" w:hint="eastAsia"/>
        </w:rPr>
        <w:t>夔</w:t>
      </w:r>
      <w:r w:rsidR="0063563C" w:rsidRPr="00CB4B83">
        <w:rPr>
          <w:rFonts w:asciiTheme="majorEastAsia" w:eastAsiaTheme="majorEastAsia" w:hAnsiTheme="majorEastAsia" w:hint="eastAsia"/>
        </w:rPr>
        <w:t>」「質」古音可通</w:t>
      </w:r>
      <w:r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63563C" w:rsidRPr="00CB4B83">
        <w:rPr>
          <w:rFonts w:asciiTheme="majorEastAsia" w:eastAsiaTheme="majorEastAsia" w:hAnsiTheme="majorEastAsia"/>
          <w:noProof/>
        </w:rPr>
        <w:drawing>
          <wp:inline distT="0" distB="0" distL="0" distR="0" wp14:anchorId="691E9266" wp14:editId="54E3318A">
            <wp:extent cx="134112" cy="129921"/>
            <wp:effectExtent l="0" t="0" r="0" b="3810"/>
            <wp:docPr id="20671905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63563C" w:rsidRPr="00CB4B83">
        <w:rPr>
          <w:rFonts w:asciiTheme="majorEastAsia" w:eastAsiaTheme="majorEastAsia" w:hAnsiTheme="majorEastAsia" w:hint="eastAsia"/>
        </w:rPr>
        <w:t>」下</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卉</w:t>
      </w:r>
      <w:proofErr w:type="gramEnd"/>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應該是用作</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艸</w:t>
      </w:r>
      <w:proofErr w:type="gramEnd"/>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r w:rsidR="0023296B" w:rsidRPr="00CB4B83">
        <w:rPr>
          <w:rFonts w:asciiTheme="majorEastAsia" w:eastAsiaTheme="majorEastAsia" w:hAnsiTheme="majorEastAsia" w:hint="eastAsia"/>
        </w:rPr>
        <w:t>「</w:t>
      </w:r>
      <w:r w:rsidR="0023296B" w:rsidRPr="00CB4B83">
        <w:rPr>
          <w:rFonts w:asciiTheme="majorEastAsia" w:eastAsiaTheme="majorEastAsia" w:hAnsiTheme="majorEastAsia"/>
          <w:noProof/>
        </w:rPr>
        <w:drawing>
          <wp:inline distT="0" distB="0" distL="0" distR="0" wp14:anchorId="089D5D50" wp14:editId="18118A53">
            <wp:extent cx="134112" cy="129921"/>
            <wp:effectExtent l="0" t="0" r="0" b="3810"/>
            <wp:docPr id="802173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可能是</w:t>
      </w:r>
      <w:r w:rsidR="0023296B" w:rsidRPr="00CB4B83">
        <w:rPr>
          <w:rFonts w:asciiTheme="majorEastAsia" w:eastAsiaTheme="majorEastAsia" w:hAnsiTheme="majorEastAsia" w:hint="eastAsia"/>
        </w:rPr>
        <w:t>「叟」</w:t>
      </w:r>
      <w:r w:rsidR="0063563C" w:rsidRPr="00CB4B83">
        <w:rPr>
          <w:rFonts w:asciiTheme="majorEastAsia" w:eastAsiaTheme="majorEastAsia" w:hAnsiTheme="majorEastAsia" w:hint="eastAsia"/>
        </w:rPr>
        <w:t>字的</w:t>
      </w:r>
      <w:r w:rsidR="0023296B" w:rsidRPr="00CB4B83">
        <w:rPr>
          <w:rFonts w:asciiTheme="majorEastAsia" w:eastAsiaTheme="majorEastAsia" w:hAnsiTheme="majorEastAsia" w:hint="eastAsia"/>
        </w:rPr>
        <w:t>異</w:t>
      </w:r>
      <w:r w:rsidR="0063563C" w:rsidRPr="00CB4B83">
        <w:rPr>
          <w:rFonts w:asciiTheme="majorEastAsia" w:eastAsiaTheme="majorEastAsia" w:hAnsiTheme="majorEastAsia" w:hint="eastAsia"/>
        </w:rPr>
        <w:t>體，讀</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瞍</w:t>
      </w:r>
      <w:proofErr w:type="gramEnd"/>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。舜父</w:t>
      </w:r>
      <w:proofErr w:type="gramStart"/>
      <w:r w:rsidR="0023296B" w:rsidRPr="00CB4B83">
        <w:rPr>
          <w:rFonts w:asciiTheme="majorEastAsia" w:eastAsiaTheme="majorEastAsia" w:hAnsiTheme="majorEastAsia" w:hint="eastAsia"/>
        </w:rPr>
        <w:t>瞽瞍</w:t>
      </w:r>
      <w:proofErr w:type="gramEnd"/>
      <w:r w:rsidR="0063563C" w:rsidRPr="00CB4B83">
        <w:rPr>
          <w:rFonts w:asciiTheme="majorEastAsia" w:eastAsiaTheme="majorEastAsia" w:hAnsiTheme="majorEastAsia" w:hint="eastAsia"/>
        </w:rPr>
        <w:t>或作</w:t>
      </w:r>
      <w:proofErr w:type="gramStart"/>
      <w:r w:rsidR="0023296B" w:rsidRPr="00CB4B83">
        <w:rPr>
          <w:rFonts w:asciiTheme="majorEastAsia" w:eastAsiaTheme="majorEastAsia" w:hAnsiTheme="majorEastAsia" w:hint="eastAsia"/>
        </w:rPr>
        <w:t>瞽</w:t>
      </w:r>
      <w:r w:rsidR="0063563C" w:rsidRPr="00CB4B83">
        <w:rPr>
          <w:rFonts w:asciiTheme="majorEastAsia" w:eastAsiaTheme="majorEastAsia" w:hAnsiTheme="majorEastAsia" w:hint="eastAsia"/>
        </w:rPr>
        <w:t>叟</w:t>
      </w:r>
      <w:proofErr w:type="gramEnd"/>
      <w:r w:rsidR="0063563C" w:rsidRPr="00CB4B83">
        <w:rPr>
          <w:rFonts w:asciiTheme="majorEastAsia" w:eastAsiaTheme="majorEastAsia" w:hAnsiTheme="majorEastAsia" w:hint="eastAsia"/>
        </w:rPr>
        <w:t>。</w:t>
      </w:r>
      <w:proofErr w:type="gramStart"/>
      <w:r w:rsidR="0063563C" w:rsidRPr="00CB4B83">
        <w:rPr>
          <w:rFonts w:asciiTheme="majorEastAsia" w:eastAsiaTheme="majorEastAsia" w:hAnsiTheme="majorEastAsia" w:hint="eastAsia"/>
        </w:rPr>
        <w:t>簡文說有虞氏</w:t>
      </w:r>
      <w:proofErr w:type="gramEnd"/>
      <w:r w:rsidR="0063563C" w:rsidRPr="00CB4B83">
        <w:rPr>
          <w:rFonts w:asciiTheme="majorEastAsia" w:eastAsiaTheme="majorEastAsia" w:hAnsiTheme="majorEastAsia" w:hint="eastAsia"/>
        </w:rPr>
        <w:t>是</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瞍</w:t>
      </w:r>
      <w:proofErr w:type="gramEnd"/>
      <w:r w:rsidR="0063563C" w:rsidRPr="00CB4B83">
        <w:rPr>
          <w:rFonts w:asciiTheme="majorEastAsia" w:eastAsiaTheme="majorEastAsia" w:hAnsiTheme="majorEastAsia" w:hint="eastAsia"/>
        </w:rPr>
        <w:t>之子也</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w:t>
      </w:r>
      <w:proofErr w:type="gramStart"/>
      <w:r w:rsidR="0063563C" w:rsidRPr="00CB4B83">
        <w:rPr>
          <w:rFonts w:asciiTheme="majorEastAsia" w:eastAsiaTheme="majorEastAsia" w:hAnsiTheme="majorEastAsia" w:hint="eastAsia"/>
        </w:rPr>
        <w:t>疑</w:t>
      </w:r>
      <w:proofErr w:type="gramEnd"/>
      <w:r w:rsidR="0063563C" w:rsidRPr="00CB4B83">
        <w:rPr>
          <w:rFonts w:asciiTheme="majorEastAsia" w:eastAsiaTheme="majorEastAsia" w:hAnsiTheme="majorEastAsia" w:hint="eastAsia"/>
        </w:rPr>
        <w:t>句中</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樂正</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前的</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之</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解作</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用</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或</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取</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，簡文是說，有虞氏</w:t>
      </w:r>
      <w:proofErr w:type="gramStart"/>
      <w:r w:rsidR="0063563C" w:rsidRPr="00CB4B83">
        <w:rPr>
          <w:rFonts w:asciiTheme="majorEastAsia" w:eastAsiaTheme="majorEastAsia" w:hAnsiTheme="majorEastAsia" w:hint="eastAsia"/>
        </w:rPr>
        <w:t>用樂正</w:t>
      </w:r>
      <w:r w:rsidR="0023296B"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（或質）。這樣的理解</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有</w:t>
      </w:r>
      <w:r w:rsidR="0023296B" w:rsidRPr="00CB4B83">
        <w:rPr>
          <w:rFonts w:asciiTheme="majorEastAsia" w:eastAsiaTheme="majorEastAsia" w:hAnsiTheme="majorEastAsia" w:hint="eastAsia"/>
        </w:rPr>
        <w:t>虞</w:t>
      </w:r>
      <w:r w:rsidR="0063563C" w:rsidRPr="00CB4B83">
        <w:rPr>
          <w:rFonts w:asciiTheme="majorEastAsia" w:eastAsiaTheme="majorEastAsia" w:hAnsiTheme="majorEastAsia" w:hint="eastAsia"/>
        </w:rPr>
        <w:t>氏</w:t>
      </w:r>
      <w:proofErr w:type="gramStart"/>
      <w:r w:rsidR="0063563C" w:rsidRPr="00CB4B83">
        <w:rPr>
          <w:rFonts w:asciiTheme="majorEastAsia" w:eastAsiaTheme="majorEastAsia" w:hAnsiTheme="majorEastAsia" w:hint="eastAsia"/>
        </w:rPr>
        <w:t>用樂正</w:t>
      </w:r>
      <w:r w:rsidR="0023296B" w:rsidRPr="00CB4B83">
        <w:rPr>
          <w:rFonts w:asciiTheme="majorEastAsia" w:eastAsiaTheme="majorEastAsia" w:hAnsiTheme="majorEastAsia" w:hint="eastAsia"/>
        </w:rPr>
        <w:t>夔</w:t>
      </w:r>
      <w:proofErr w:type="gramEnd"/>
      <w:r w:rsidR="0063563C" w:rsidRPr="00CB4B83">
        <w:rPr>
          <w:rFonts w:asciiTheme="majorEastAsia" w:eastAsiaTheme="majorEastAsia" w:hAnsiTheme="majorEastAsia" w:hint="eastAsia"/>
        </w:rPr>
        <w:t>（或質）</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與</w:t>
      </w:r>
      <w:r w:rsidR="0023296B" w:rsidRPr="00CB4B83">
        <w:rPr>
          <w:rFonts w:asciiTheme="majorEastAsia" w:eastAsiaTheme="majorEastAsia" w:hAnsiTheme="majorEastAsia" w:hint="eastAsia"/>
        </w:rPr>
        <w:t>「</w:t>
      </w:r>
      <w:proofErr w:type="gramStart"/>
      <w:r w:rsidR="0023296B" w:rsidRPr="00CB4B83">
        <w:rPr>
          <w:rFonts w:asciiTheme="majorEastAsia" w:eastAsiaTheme="majorEastAsia" w:hAnsiTheme="majorEastAsia" w:hint="eastAsia"/>
        </w:rPr>
        <w:t>瞽</w:t>
      </w:r>
      <w:proofErr w:type="gramEnd"/>
      <w:r w:rsidR="0063563C" w:rsidRPr="00CB4B83">
        <w:rPr>
          <w:rFonts w:asciiTheme="majorEastAsia" w:eastAsiaTheme="majorEastAsia" w:hAnsiTheme="majorEastAsia" w:hint="eastAsia"/>
        </w:rPr>
        <w:t>叟之子</w:t>
      </w:r>
      <w:r w:rsidR="0023296B" w:rsidRPr="00CB4B83">
        <w:rPr>
          <w:rFonts w:asciiTheme="majorEastAsia" w:eastAsiaTheme="majorEastAsia" w:hAnsiTheme="majorEastAsia" w:hint="eastAsia"/>
        </w:rPr>
        <w:t>」</w:t>
      </w:r>
      <w:r w:rsidR="0063563C" w:rsidRPr="00CB4B83">
        <w:rPr>
          <w:rFonts w:asciiTheme="majorEastAsia" w:eastAsiaTheme="majorEastAsia" w:hAnsiTheme="majorEastAsia" w:hint="eastAsia"/>
        </w:rPr>
        <w:t>不是很運</w:t>
      </w:r>
      <w:proofErr w:type="gramStart"/>
      <w:r w:rsidR="0063563C" w:rsidRPr="00CB4B83">
        <w:rPr>
          <w:rFonts w:asciiTheme="majorEastAsia" w:eastAsiaTheme="majorEastAsia" w:hAnsiTheme="majorEastAsia" w:hint="eastAsia"/>
        </w:rPr>
        <w:t>貫</w:t>
      </w:r>
      <w:proofErr w:type="gramEnd"/>
      <w:r w:rsidR="0063563C" w:rsidRPr="00CB4B83">
        <w:rPr>
          <w:rFonts w:asciiTheme="majorEastAsia" w:eastAsiaTheme="majorEastAsia" w:hAnsiTheme="majorEastAsia" w:hint="eastAsia"/>
        </w:rPr>
        <w:t>，可能是簡文行文不是很嚴謹，或是有脫漏</w:t>
      </w:r>
      <w:r w:rsidR="0023296B"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黃錫全</w:t>
      </w:r>
      <w:r w:rsidR="0023296B" w:rsidRPr="00CB4B83">
        <w:rPr>
          <w:rFonts w:asciiTheme="majorEastAsia" w:eastAsiaTheme="majorEastAsia" w:hAnsiTheme="majorEastAsia" w:hint="eastAsia"/>
        </w:rPr>
        <w:t>：</w:t>
      </w:r>
      <w:r w:rsidRPr="00CB4B83">
        <w:rPr>
          <w:rFonts w:asciiTheme="majorEastAsia" w:eastAsiaTheme="majorEastAsia" w:hAnsiTheme="majorEastAsia" w:hint="eastAsia"/>
        </w:rPr>
        <w:t>貴，見</w:t>
      </w:r>
      <w:proofErr w:type="gramStart"/>
      <w:r w:rsidRPr="00CB4B83">
        <w:rPr>
          <w:rFonts w:asciiTheme="majorEastAsia" w:eastAsiaTheme="majorEastAsia" w:hAnsiTheme="majorEastAsia" w:hint="eastAsia"/>
        </w:rPr>
        <w:t>母物部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夔</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群母脂部</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，見母魚部，三字音近，</w:t>
      </w:r>
      <w:r w:rsidR="00AD5796" w:rsidRPr="00CB4B83">
        <w:rPr>
          <w:rFonts w:asciiTheme="majorEastAsia" w:eastAsiaTheme="majorEastAsia" w:hAnsiTheme="majorEastAsia" w:hint="eastAsia"/>
        </w:rPr>
        <w:t>懷疑「</w:t>
      </w:r>
      <w:r w:rsidR="00AD5796" w:rsidRPr="00CB4B83">
        <w:rPr>
          <w:rFonts w:asciiTheme="majorEastAsia" w:eastAsiaTheme="majorEastAsia" w:hAnsiTheme="majorEastAsia"/>
          <w:noProof/>
        </w:rPr>
        <w:drawing>
          <wp:inline distT="0" distB="0" distL="0" distR="0" wp14:anchorId="720CC1FE" wp14:editId="6E7B1C3D">
            <wp:extent cx="105156" cy="140208"/>
            <wp:effectExtent l="0" t="0" r="9525" b="0"/>
            <wp:docPr id="17993235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AD5796" w:rsidRPr="00CB4B83">
        <w:rPr>
          <w:rFonts w:asciiTheme="majorEastAsia" w:eastAsiaTheme="majorEastAsia" w:hAnsiTheme="majorEastAsia"/>
          <w:noProof/>
        </w:rPr>
        <w:drawing>
          <wp:inline distT="0" distB="0" distL="0" distR="0" wp14:anchorId="03F750D1" wp14:editId="41E410C2">
            <wp:extent cx="134112" cy="129921"/>
            <wp:effectExtent l="0" t="0" r="0" b="3810"/>
            <wp:docPr id="14910388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AD5796" w:rsidRPr="00CB4B83">
        <w:rPr>
          <w:rFonts w:asciiTheme="majorEastAsia" w:eastAsiaTheme="majorEastAsia" w:hAnsiTheme="majorEastAsia" w:hint="eastAsia"/>
        </w:rPr>
        <w:t>」可以</w:t>
      </w:r>
      <w:r w:rsidRPr="00CB4B83">
        <w:rPr>
          <w:rFonts w:asciiTheme="majorEastAsia" w:eastAsiaTheme="majorEastAsia" w:hAnsiTheme="majorEastAsia" w:hint="eastAsia"/>
        </w:rPr>
        <w:t>直接讀為</w:t>
      </w:r>
      <w:proofErr w:type="gramStart"/>
      <w:r w:rsidRPr="00CB4B83">
        <w:rPr>
          <w:rFonts w:asciiTheme="majorEastAsia" w:eastAsiaTheme="majorEastAsia" w:hAnsiTheme="majorEastAsia" w:hint="eastAsia"/>
        </w:rPr>
        <w:t>瞽</w:t>
      </w:r>
      <w:r w:rsidR="00AD5796" w:rsidRPr="00CB4B83">
        <w:rPr>
          <w:rFonts w:asciiTheme="majorEastAsia" w:eastAsiaTheme="majorEastAsia" w:hAnsiTheme="majorEastAsia" w:hint="eastAsia"/>
        </w:rPr>
        <w:t>叟</w:t>
      </w:r>
      <w:proofErr w:type="gramEnd"/>
      <w:r w:rsidRPr="00CB4B83">
        <w:rPr>
          <w:rFonts w:asciiTheme="majorEastAsia" w:eastAsiaTheme="majorEastAsia" w:hAnsiTheme="majorEastAsia" w:hint="eastAsia"/>
        </w:rPr>
        <w:t>。</w:t>
      </w:r>
      <w:r w:rsidR="00AD5796" w:rsidRPr="00CB4B83">
        <w:rPr>
          <w:rFonts w:asciiTheme="majorEastAsia" w:eastAsiaTheme="majorEastAsia" w:hAnsiTheme="majorEastAsia" w:hint="eastAsia"/>
        </w:rPr>
        <w:t xml:space="preserve">/ </w:t>
      </w:r>
      <w:bookmarkStart w:id="21" w:name="_Hlk190165766"/>
      <w:r w:rsidRPr="00CB4B83">
        <w:rPr>
          <w:rFonts w:asciiTheme="majorEastAsia" w:eastAsiaTheme="majorEastAsia" w:hAnsiTheme="majorEastAsia" w:hint="eastAsia"/>
        </w:rPr>
        <w:t>陳偉</w:t>
      </w:r>
      <w:r w:rsidR="00AD5796" w:rsidRPr="00CB4B83">
        <w:rPr>
          <w:rFonts w:asciiTheme="majorEastAsia" w:eastAsiaTheme="majorEastAsia" w:hAnsiTheme="majorEastAsia" w:hint="eastAsia"/>
        </w:rPr>
        <w:t>：</w:t>
      </w:r>
      <w:r w:rsidRPr="00CB4B83">
        <w:rPr>
          <w:rFonts w:asciiTheme="majorEastAsia" w:eastAsiaTheme="majorEastAsia" w:hAnsiTheme="majorEastAsia" w:hint="eastAsia"/>
        </w:rPr>
        <w:t>據《呂氏春秋·古樂》</w:t>
      </w:r>
      <w:proofErr w:type="gramStart"/>
      <w:r w:rsidRPr="00CB4B83">
        <w:rPr>
          <w:rFonts w:asciiTheme="majorEastAsia" w:eastAsiaTheme="majorEastAsia" w:hAnsiTheme="majorEastAsia" w:hint="eastAsia"/>
        </w:rPr>
        <w:t>瞽叟司樂</w:t>
      </w:r>
      <w:proofErr w:type="gramEnd"/>
      <w:r w:rsidRPr="00CB4B83">
        <w:rPr>
          <w:rFonts w:asciiTheme="majorEastAsia" w:eastAsiaTheme="majorEastAsia" w:hAnsiTheme="majorEastAsia" w:hint="eastAsia"/>
        </w:rPr>
        <w:t>的內容直接否定</w:t>
      </w:r>
      <w:proofErr w:type="gramStart"/>
      <w:r w:rsidRPr="00CB4B83">
        <w:rPr>
          <w:rFonts w:asciiTheme="majorEastAsia" w:eastAsiaTheme="majorEastAsia" w:hAnsiTheme="majorEastAsia" w:hint="eastAsia"/>
        </w:rPr>
        <w:t>瞽</w:t>
      </w:r>
      <w:proofErr w:type="gramEnd"/>
      <w:r w:rsidRPr="00CB4B83">
        <w:rPr>
          <w:rFonts w:asciiTheme="majorEastAsia" w:eastAsiaTheme="majorEastAsia" w:hAnsiTheme="majorEastAsia" w:hint="eastAsia"/>
        </w:rPr>
        <w:t>叟和</w:t>
      </w:r>
      <w:proofErr w:type="gramStart"/>
      <w:r w:rsidRPr="00CB4B83">
        <w:rPr>
          <w:rFonts w:asciiTheme="majorEastAsia" w:eastAsiaTheme="majorEastAsia" w:hAnsiTheme="majorEastAsia" w:hint="eastAsia"/>
        </w:rPr>
        <w:t>質同</w:t>
      </w:r>
      <w:proofErr w:type="gramEnd"/>
      <w:r w:rsidRPr="00CB4B83">
        <w:rPr>
          <w:rFonts w:asciiTheme="majorEastAsia" w:eastAsiaTheme="majorEastAsia" w:hAnsiTheme="majorEastAsia" w:hint="eastAsia"/>
        </w:rPr>
        <w:t>為堯之王朝樂正的可能，但</w:t>
      </w:r>
      <w:proofErr w:type="gramStart"/>
      <w:r w:rsidRPr="00CB4B83">
        <w:rPr>
          <w:rFonts w:asciiTheme="majorEastAsia" w:eastAsiaTheme="majorEastAsia" w:hAnsiTheme="majorEastAsia" w:hint="eastAsia"/>
        </w:rPr>
        <w:t>作為虞</w:t>
      </w:r>
      <w:proofErr w:type="gramEnd"/>
      <w:r w:rsidRPr="00CB4B83">
        <w:rPr>
          <w:rFonts w:asciiTheme="majorEastAsia" w:eastAsiaTheme="majorEastAsia" w:hAnsiTheme="majorEastAsia" w:hint="eastAsia"/>
        </w:rPr>
        <w:t>國樂正則無障礙，又通過《國語·魯語》</w:t>
      </w:r>
      <w:r w:rsidR="00AD5796"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虞幕能</w:t>
      </w:r>
      <w:proofErr w:type="gramEnd"/>
      <w:r w:rsidRPr="00CB4B83">
        <w:rPr>
          <w:rFonts w:asciiTheme="majorEastAsia" w:eastAsiaTheme="majorEastAsia" w:hAnsiTheme="majorEastAsia" w:hint="eastAsia"/>
        </w:rPr>
        <w:t>聼協風</w:t>
      </w:r>
      <w:r w:rsidR="00AD5796" w:rsidRPr="00CB4B83">
        <w:rPr>
          <w:rFonts w:asciiTheme="majorEastAsia" w:eastAsiaTheme="majorEastAsia" w:hAnsiTheme="majorEastAsia" w:hint="eastAsia"/>
        </w:rPr>
        <w:t>」</w:t>
      </w:r>
      <w:r w:rsidRPr="00CB4B83">
        <w:rPr>
          <w:rFonts w:asciiTheme="majorEastAsia" w:eastAsiaTheme="majorEastAsia" w:hAnsiTheme="majorEastAsia" w:hint="eastAsia"/>
        </w:rPr>
        <w:t>，慕為舜之先祖，可能也是樂師，依古代世官之</w:t>
      </w:r>
      <w:bookmarkStart w:id="22" w:name="_Hlk190165778"/>
      <w:bookmarkEnd w:id="21"/>
      <w:r w:rsidRPr="00CB4B83">
        <w:rPr>
          <w:rFonts w:asciiTheme="majorEastAsia" w:eastAsiaTheme="majorEastAsia" w:hAnsiTheme="majorEastAsia" w:hint="eastAsia"/>
        </w:rPr>
        <w:t>制，有助於説明瞽叟為樂正的問題。</w:t>
      </w:r>
      <w:proofErr w:type="gramStart"/>
      <w:r w:rsidR="00AD5796" w:rsidRPr="00CB4B83">
        <w:rPr>
          <w:rFonts w:asciiTheme="majorEastAsia" w:eastAsiaTheme="majorEastAsia" w:hAnsiTheme="majorEastAsia" w:hint="eastAsia"/>
        </w:rPr>
        <w:t>又謂舜父</w:t>
      </w:r>
      <w:proofErr w:type="gramEnd"/>
      <w:r w:rsidR="00AD5796" w:rsidRPr="00CB4B83">
        <w:rPr>
          <w:rFonts w:asciiTheme="majorEastAsia" w:eastAsiaTheme="majorEastAsia" w:hAnsiTheme="majorEastAsia" w:hint="eastAsia"/>
        </w:rPr>
        <w:t>名在《郭店楚簡·唐虞之道》中作「</w:t>
      </w:r>
      <w:r w:rsidR="00AD5796" w:rsidRPr="00CB4B83">
        <w:rPr>
          <w:rFonts w:asciiTheme="majorEastAsia" w:eastAsiaTheme="majorEastAsia" w:hAnsiTheme="majorEastAsia"/>
          <w:noProof/>
        </w:rPr>
        <w:drawing>
          <wp:inline distT="0" distB="0" distL="0" distR="0" wp14:anchorId="24E42F9D" wp14:editId="0A7A262C">
            <wp:extent cx="57150" cy="92869"/>
            <wp:effectExtent l="0" t="0" r="0" b="2540"/>
            <wp:docPr id="15038147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14745" name=""/>
                    <pic:cNvPicPr/>
                  </pic:nvPicPr>
                  <pic:blipFill>
                    <a:blip r:embed="rId27"/>
                    <a:stretch>
                      <a:fillRect/>
                    </a:stretch>
                  </pic:blipFill>
                  <pic:spPr>
                    <a:xfrm>
                      <a:off x="0" y="0"/>
                      <a:ext cx="60029" cy="97548"/>
                    </a:xfrm>
                    <a:prstGeom prst="rect">
                      <a:avLst/>
                    </a:prstGeom>
                  </pic:spPr>
                </pic:pic>
              </a:graphicData>
            </a:graphic>
          </wp:inline>
        </w:drawing>
      </w:r>
      <w:proofErr w:type="gramStart"/>
      <w:r w:rsidR="00AD5796" w:rsidRPr="00CB4B83">
        <w:rPr>
          <w:rFonts w:asciiTheme="majorEastAsia" w:eastAsiaTheme="majorEastAsia" w:hAnsiTheme="majorEastAsia" w:hint="eastAsia"/>
        </w:rPr>
        <w:t>寞</w:t>
      </w:r>
      <w:proofErr w:type="gramEnd"/>
      <w:r w:rsidR="00AD5796" w:rsidRPr="00CB4B83">
        <w:rPr>
          <w:rFonts w:asciiTheme="majorEastAsia" w:eastAsiaTheme="majorEastAsia" w:hAnsiTheme="majorEastAsia" w:hint="eastAsia"/>
        </w:rPr>
        <w:t>」，「</w:t>
      </w:r>
      <w:r w:rsidR="00AD5796" w:rsidRPr="00CB4B83">
        <w:rPr>
          <w:rFonts w:asciiTheme="majorEastAsia" w:eastAsiaTheme="majorEastAsia" w:hAnsiTheme="majorEastAsia"/>
          <w:noProof/>
        </w:rPr>
        <w:drawing>
          <wp:inline distT="0" distB="0" distL="0" distR="0" wp14:anchorId="7DB92978" wp14:editId="4378E78A">
            <wp:extent cx="105156" cy="140208"/>
            <wp:effectExtent l="0" t="0" r="9525" b="0"/>
            <wp:docPr id="21127781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AD5796" w:rsidRPr="00CB4B83">
        <w:rPr>
          <w:rFonts w:asciiTheme="majorEastAsia" w:eastAsiaTheme="majorEastAsia" w:hAnsiTheme="majorEastAsia"/>
          <w:noProof/>
        </w:rPr>
        <w:drawing>
          <wp:inline distT="0" distB="0" distL="0" distR="0" wp14:anchorId="10577838" wp14:editId="06ABC314">
            <wp:extent cx="134112" cy="129921"/>
            <wp:effectExtent l="0" t="0" r="0" b="3810"/>
            <wp:docPr id="3855224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AD5796" w:rsidRPr="00CB4B83">
        <w:rPr>
          <w:rFonts w:asciiTheme="majorEastAsia" w:eastAsiaTheme="majorEastAsia" w:hAnsiTheme="majorEastAsia" w:hint="eastAsia"/>
        </w:rPr>
        <w:t>」是另一種寫法。</w:t>
      </w:r>
      <w:bookmarkEnd w:id="22"/>
      <w:r w:rsidR="00AD5796"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林志鵬</w:t>
      </w:r>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斷</w:t>
      </w:r>
      <w:proofErr w:type="gramStart"/>
      <w:r w:rsidR="00CF35D7" w:rsidRPr="00CB4B83">
        <w:rPr>
          <w:rFonts w:asciiTheme="majorEastAsia" w:eastAsiaTheme="majorEastAsia" w:hAnsiTheme="majorEastAsia" w:hint="eastAsia"/>
        </w:rPr>
        <w:t>該</w:t>
      </w:r>
      <w:r w:rsidRPr="00CB4B83">
        <w:rPr>
          <w:rFonts w:asciiTheme="majorEastAsia" w:eastAsiaTheme="majorEastAsia" w:hAnsiTheme="majorEastAsia" w:hint="eastAsia"/>
        </w:rPr>
        <w:t>句為</w:t>
      </w:r>
      <w:proofErr w:type="gramEnd"/>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有虞氏，樂正</w:t>
      </w:r>
      <w:proofErr w:type="gramStart"/>
      <w:r w:rsidR="00CF35D7" w:rsidRPr="00CB4B83">
        <w:rPr>
          <w:rFonts w:asciiTheme="majorEastAsia" w:eastAsiaTheme="majorEastAsia" w:hAnsiTheme="majorEastAsia" w:hint="eastAsia"/>
        </w:rPr>
        <w:t>瞽</w:t>
      </w:r>
      <w:proofErr w:type="gramEnd"/>
      <w:r w:rsidR="00CF35D7" w:rsidRPr="00CB4B83">
        <w:rPr>
          <w:rFonts w:asciiTheme="majorEastAsia" w:eastAsiaTheme="majorEastAsia" w:hAnsiTheme="majorEastAsia" w:hint="eastAsia"/>
        </w:rPr>
        <w:t>叟</w:t>
      </w:r>
      <w:r w:rsidRPr="00CB4B83">
        <w:rPr>
          <w:rFonts w:asciiTheme="majorEastAsia" w:eastAsiaTheme="majorEastAsia" w:hAnsiTheme="majorEastAsia" w:hint="eastAsia"/>
        </w:rPr>
        <w:t>之子也。</w:t>
      </w:r>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原文衍</w:t>
      </w:r>
      <w:proofErr w:type="gramStart"/>
      <w:r w:rsidRPr="00CB4B83">
        <w:rPr>
          <w:rFonts w:asciiTheme="majorEastAsia" w:eastAsiaTheme="majorEastAsia" w:hAnsiTheme="majorEastAsia" w:hint="eastAsia"/>
        </w:rPr>
        <w:t>一</w:t>
      </w:r>
      <w:proofErr w:type="gramEnd"/>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CF35D7"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CF35D7" w:rsidRPr="00CB4B83">
        <w:rPr>
          <w:rFonts w:asciiTheme="majorEastAsia" w:eastAsiaTheme="majorEastAsia" w:hAnsiTheme="majorEastAsia" w:hint="eastAsia"/>
        </w:rPr>
        <w:t>/ 蘇建洲</w:t>
      </w:r>
      <w:r w:rsidR="00050E04" w:rsidRPr="00CB4B83">
        <w:rPr>
          <w:rFonts w:asciiTheme="majorEastAsia" w:eastAsiaTheme="majorEastAsia" w:hAnsiTheme="majorEastAsia" w:hint="eastAsia"/>
        </w:rPr>
        <w:t>：戰國文字「宀」多為無意義的飾筆，「</w:t>
      </w:r>
      <w:r w:rsidR="00050E04" w:rsidRPr="00CB4B83">
        <w:rPr>
          <w:rFonts w:asciiTheme="majorEastAsia" w:eastAsiaTheme="majorEastAsia" w:hAnsiTheme="majorEastAsia"/>
          <w:noProof/>
        </w:rPr>
        <w:drawing>
          <wp:inline distT="0" distB="0" distL="0" distR="0" wp14:anchorId="5BFF3A89" wp14:editId="69756F56">
            <wp:extent cx="105156" cy="140208"/>
            <wp:effectExtent l="0" t="0" r="9525" b="0"/>
            <wp:docPr id="9250037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050E04" w:rsidRPr="00CB4B83">
        <w:rPr>
          <w:rFonts w:asciiTheme="majorEastAsia" w:eastAsiaTheme="majorEastAsia" w:hAnsiTheme="majorEastAsia" w:hint="eastAsia"/>
        </w:rPr>
        <w:t>」即「占」，而「占」即「</w:t>
      </w:r>
      <w:r w:rsidR="00050E04" w:rsidRPr="00CB4B83">
        <w:rPr>
          <w:rFonts w:asciiTheme="majorEastAsia" w:eastAsiaTheme="majorEastAsia" w:hAnsiTheme="majorEastAsia"/>
          <w:noProof/>
        </w:rPr>
        <w:drawing>
          <wp:inline distT="0" distB="0" distL="0" distR="0" wp14:anchorId="3232CBF2" wp14:editId="36867B72">
            <wp:extent cx="139700" cy="165100"/>
            <wp:effectExtent l="0" t="0" r="0" b="6350"/>
            <wp:docPr id="1969310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0277" name=""/>
                    <pic:cNvPicPr/>
                  </pic:nvPicPr>
                  <pic:blipFill>
                    <a:blip r:embed="rId28"/>
                    <a:stretch>
                      <a:fillRect/>
                    </a:stretch>
                  </pic:blipFill>
                  <pic:spPr>
                    <a:xfrm>
                      <a:off x="0" y="0"/>
                      <a:ext cx="140923" cy="166545"/>
                    </a:xfrm>
                    <a:prstGeom prst="rect">
                      <a:avLst/>
                    </a:prstGeom>
                  </pic:spPr>
                </pic:pic>
              </a:graphicData>
            </a:graphic>
          </wp:inline>
        </w:drawing>
      </w:r>
      <w:r w:rsidR="00050E04" w:rsidRPr="00CB4B83">
        <w:rPr>
          <w:rFonts w:asciiTheme="majorEastAsia" w:eastAsiaTheme="majorEastAsia" w:hAnsiTheme="majorEastAsia" w:hint="eastAsia"/>
        </w:rPr>
        <w:t>」之省，「</w:t>
      </w:r>
      <w:r w:rsidR="00050E04" w:rsidRPr="00CB4B83">
        <w:rPr>
          <w:rFonts w:asciiTheme="majorEastAsia" w:eastAsiaTheme="majorEastAsia" w:hAnsiTheme="majorEastAsia"/>
          <w:noProof/>
        </w:rPr>
        <w:drawing>
          <wp:inline distT="0" distB="0" distL="0" distR="0" wp14:anchorId="08A935BD" wp14:editId="5E7F4C4E">
            <wp:extent cx="139700" cy="165100"/>
            <wp:effectExtent l="0" t="0" r="0" b="6350"/>
            <wp:docPr id="6889427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0277" name=""/>
                    <pic:cNvPicPr/>
                  </pic:nvPicPr>
                  <pic:blipFill>
                    <a:blip r:embed="rId28"/>
                    <a:stretch>
                      <a:fillRect/>
                    </a:stretch>
                  </pic:blipFill>
                  <pic:spPr>
                    <a:xfrm>
                      <a:off x="0" y="0"/>
                      <a:ext cx="140923" cy="166545"/>
                    </a:xfrm>
                    <a:prstGeom prst="rect">
                      <a:avLst/>
                    </a:prstGeom>
                  </pic:spPr>
                </pic:pic>
              </a:graphicData>
            </a:graphic>
          </wp:inline>
        </w:drawing>
      </w:r>
      <w:r w:rsidR="00050E04" w:rsidRPr="00CB4B83">
        <w:rPr>
          <w:rFonts w:asciiTheme="majorEastAsia" w:eastAsiaTheme="majorEastAsia" w:hAnsiTheme="majorEastAsia" w:hint="eastAsia"/>
        </w:rPr>
        <w:t>」即「肙」，與「瞽」可通。「</w:t>
      </w:r>
      <w:r w:rsidR="00050E04" w:rsidRPr="00CB4B83">
        <w:rPr>
          <w:rFonts w:asciiTheme="majorEastAsia" w:eastAsiaTheme="majorEastAsia" w:hAnsiTheme="majorEastAsia"/>
          <w:noProof/>
        </w:rPr>
        <w:drawing>
          <wp:inline distT="0" distB="0" distL="0" distR="0" wp14:anchorId="5EE96C64" wp14:editId="3BF0147E">
            <wp:extent cx="134112" cy="129921"/>
            <wp:effectExtent l="0" t="0" r="0" b="3810"/>
            <wp:docPr id="5257156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050E04" w:rsidRPr="00CB4B83">
        <w:rPr>
          <w:rFonts w:asciiTheme="majorEastAsia" w:eastAsiaTheme="majorEastAsia" w:hAnsiTheme="majorEastAsia" w:hint="eastAsia"/>
        </w:rPr>
        <w:t>」下可能為「</w:t>
      </w:r>
      <w:proofErr w:type="gramStart"/>
      <w:r w:rsidR="00050E04" w:rsidRPr="00CB4B83">
        <w:rPr>
          <w:rFonts w:asciiTheme="majorEastAsia" w:eastAsiaTheme="majorEastAsia" w:hAnsiTheme="majorEastAsia" w:hint="eastAsia"/>
        </w:rPr>
        <w:t>艸</w:t>
      </w:r>
      <w:proofErr w:type="gramEnd"/>
      <w:r w:rsidR="00050E04" w:rsidRPr="00CB4B83">
        <w:rPr>
          <w:rFonts w:asciiTheme="majorEastAsia" w:eastAsiaTheme="majorEastAsia" w:hAnsiTheme="majorEastAsia" w:hint="eastAsia"/>
        </w:rPr>
        <w:t>」，與「叟」可通。/ 王暉：「</w:t>
      </w:r>
      <w:r w:rsidR="00050E04" w:rsidRPr="00CB4B83">
        <w:rPr>
          <w:rFonts w:asciiTheme="majorEastAsia" w:eastAsiaTheme="majorEastAsia" w:hAnsiTheme="majorEastAsia"/>
          <w:noProof/>
        </w:rPr>
        <w:drawing>
          <wp:inline distT="0" distB="0" distL="0" distR="0" wp14:anchorId="4B24E184" wp14:editId="60EC6B27">
            <wp:extent cx="105156" cy="140208"/>
            <wp:effectExtent l="0" t="0" r="9525" b="0"/>
            <wp:docPr id="9326864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050E04" w:rsidRPr="00CB4B83">
        <w:rPr>
          <w:rFonts w:asciiTheme="majorEastAsia" w:eastAsiaTheme="majorEastAsia" w:hAnsiTheme="majorEastAsia" w:hint="eastAsia"/>
        </w:rPr>
        <w:t>」下從「古」，讀「</w:t>
      </w:r>
      <w:proofErr w:type="gramStart"/>
      <w:r w:rsidR="00050E04" w:rsidRPr="00CB4B83">
        <w:rPr>
          <w:rFonts w:asciiTheme="majorEastAsia" w:eastAsiaTheme="majorEastAsia" w:hAnsiTheme="majorEastAsia" w:hint="eastAsia"/>
        </w:rPr>
        <w:t>瞽</w:t>
      </w:r>
      <w:proofErr w:type="gramEnd"/>
      <w:r w:rsidR="00050E04" w:rsidRPr="00CB4B83">
        <w:rPr>
          <w:rFonts w:asciiTheme="majorEastAsia" w:eastAsiaTheme="majorEastAsia" w:hAnsiTheme="majorEastAsia" w:hint="eastAsia"/>
        </w:rPr>
        <w:t>」。「</w:t>
      </w:r>
      <w:r w:rsidR="00050E04" w:rsidRPr="00CB4B83">
        <w:rPr>
          <w:rFonts w:asciiTheme="majorEastAsia" w:eastAsiaTheme="majorEastAsia" w:hAnsiTheme="majorEastAsia"/>
          <w:noProof/>
        </w:rPr>
        <w:drawing>
          <wp:inline distT="0" distB="0" distL="0" distR="0" wp14:anchorId="07B291E0" wp14:editId="689300FC">
            <wp:extent cx="134112" cy="129921"/>
            <wp:effectExtent l="0" t="0" r="0" b="3810"/>
            <wp:docPr id="17918340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050E04" w:rsidRPr="00CB4B83">
        <w:rPr>
          <w:rFonts w:asciiTheme="majorEastAsia" w:eastAsiaTheme="majorEastAsia" w:hAnsiTheme="majorEastAsia" w:hint="eastAsia"/>
        </w:rPr>
        <w:t>」下從「</w:t>
      </w:r>
      <w:proofErr w:type="gramStart"/>
      <w:r w:rsidR="00050E04" w:rsidRPr="00CB4B83">
        <w:rPr>
          <w:rFonts w:asciiTheme="majorEastAsia" w:eastAsiaTheme="majorEastAsia" w:hAnsiTheme="majorEastAsia" w:hint="eastAsia"/>
        </w:rPr>
        <w:t>茻</w:t>
      </w:r>
      <w:proofErr w:type="gramEnd"/>
      <w:r w:rsidR="00050E04" w:rsidRPr="00CB4B83">
        <w:rPr>
          <w:rFonts w:asciiTheme="majorEastAsia" w:eastAsiaTheme="majorEastAsia" w:hAnsiTheme="majorEastAsia" w:hint="eastAsia"/>
        </w:rPr>
        <w:t>」字異體，與「莫」</w:t>
      </w:r>
      <w:proofErr w:type="gramStart"/>
      <w:r w:rsidR="00050E04" w:rsidRPr="00CB4B83">
        <w:rPr>
          <w:rFonts w:asciiTheme="majorEastAsia" w:eastAsiaTheme="majorEastAsia" w:hAnsiTheme="majorEastAsia" w:hint="eastAsia"/>
        </w:rPr>
        <w:t>是陽入對</w:t>
      </w:r>
      <w:proofErr w:type="gramEnd"/>
      <w:r w:rsidR="00050E04" w:rsidRPr="00CB4B83">
        <w:rPr>
          <w:rFonts w:asciiTheme="majorEastAsia" w:eastAsiaTheme="majorEastAsia" w:hAnsiTheme="majorEastAsia" w:hint="eastAsia"/>
        </w:rPr>
        <w:t>轉，可讀「</w:t>
      </w:r>
      <w:proofErr w:type="gramStart"/>
      <w:r w:rsidR="00050E04" w:rsidRPr="00CB4B83">
        <w:rPr>
          <w:rFonts w:asciiTheme="majorEastAsia" w:eastAsiaTheme="majorEastAsia" w:hAnsiTheme="majorEastAsia" w:hint="eastAsia"/>
        </w:rPr>
        <w:t>寞</w:t>
      </w:r>
      <w:proofErr w:type="gramEnd"/>
      <w:r w:rsidR="00050E04" w:rsidRPr="00CB4B83">
        <w:rPr>
          <w:rFonts w:asciiTheme="majorEastAsia" w:eastAsiaTheme="majorEastAsia" w:hAnsiTheme="majorEastAsia" w:hint="eastAsia"/>
        </w:rPr>
        <w:t>」，又</w:t>
      </w:r>
      <w:proofErr w:type="gramStart"/>
      <w:r w:rsidR="00050E04" w:rsidRPr="00CB4B83">
        <w:rPr>
          <w:rFonts w:asciiTheme="majorEastAsia" w:eastAsiaTheme="majorEastAsia" w:hAnsiTheme="majorEastAsia" w:hint="eastAsia"/>
        </w:rPr>
        <w:t>括註</w:t>
      </w:r>
      <w:proofErr w:type="gramEnd"/>
      <w:r w:rsidR="00050E04" w:rsidRPr="00CB4B83">
        <w:rPr>
          <w:rFonts w:asciiTheme="majorEastAsia" w:eastAsiaTheme="majorEastAsia" w:hAnsiTheme="majorEastAsia" w:hint="eastAsia"/>
        </w:rPr>
        <w:t xml:space="preserve">為「盲」。/ </w:t>
      </w:r>
      <w:bookmarkStart w:id="23" w:name="_Hlk190165827"/>
      <w:r w:rsidR="00050E04" w:rsidRPr="00CB4B83">
        <w:rPr>
          <w:rFonts w:asciiTheme="majorEastAsia" w:eastAsiaTheme="majorEastAsia" w:hAnsiTheme="majorEastAsia" w:hint="eastAsia"/>
        </w:rPr>
        <w:t>俞紹宏、張青松：「</w:t>
      </w:r>
      <w:r w:rsidR="00050E04" w:rsidRPr="00CB4B83">
        <w:rPr>
          <w:rFonts w:asciiTheme="majorEastAsia" w:eastAsiaTheme="majorEastAsia" w:hAnsiTheme="majorEastAsia"/>
          <w:noProof/>
        </w:rPr>
        <w:drawing>
          <wp:inline distT="0" distB="0" distL="0" distR="0" wp14:anchorId="13D3D415" wp14:editId="407BDCBB">
            <wp:extent cx="105156" cy="140208"/>
            <wp:effectExtent l="0" t="0" r="9525" b="0"/>
            <wp:docPr id="10519689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0592" name=""/>
                    <pic:cNvPicPr/>
                  </pic:nvPicPr>
                  <pic:blipFill>
                    <a:blip r:embed="rId24"/>
                    <a:stretch>
                      <a:fillRect/>
                    </a:stretch>
                  </pic:blipFill>
                  <pic:spPr>
                    <a:xfrm>
                      <a:off x="0" y="0"/>
                      <a:ext cx="107486" cy="143314"/>
                    </a:xfrm>
                    <a:prstGeom prst="rect">
                      <a:avLst/>
                    </a:prstGeom>
                  </pic:spPr>
                </pic:pic>
              </a:graphicData>
            </a:graphic>
          </wp:inline>
        </w:drawing>
      </w:r>
      <w:r w:rsidR="00050E04" w:rsidRPr="00CB4B83">
        <w:rPr>
          <w:rFonts w:asciiTheme="majorEastAsia" w:eastAsiaTheme="majorEastAsia" w:hAnsiTheme="majorEastAsia" w:hint="eastAsia"/>
        </w:rPr>
        <w:t>」從「古」聲、「</w:t>
      </w:r>
      <w:r w:rsidR="00050E04" w:rsidRPr="00CB4B83">
        <w:rPr>
          <w:rFonts w:asciiTheme="majorEastAsia" w:eastAsiaTheme="majorEastAsia" w:hAnsiTheme="majorEastAsia"/>
          <w:noProof/>
        </w:rPr>
        <w:drawing>
          <wp:inline distT="0" distB="0" distL="0" distR="0" wp14:anchorId="4C4570CA" wp14:editId="1F04D179">
            <wp:extent cx="134112" cy="129921"/>
            <wp:effectExtent l="0" t="0" r="0" b="3810"/>
            <wp:docPr id="20655414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0308" name=""/>
                    <pic:cNvPicPr/>
                  </pic:nvPicPr>
                  <pic:blipFill>
                    <a:blip r:embed="rId25"/>
                    <a:stretch>
                      <a:fillRect/>
                    </a:stretch>
                  </pic:blipFill>
                  <pic:spPr>
                    <a:xfrm>
                      <a:off x="0" y="0"/>
                      <a:ext cx="137799" cy="133492"/>
                    </a:xfrm>
                    <a:prstGeom prst="rect">
                      <a:avLst/>
                    </a:prstGeom>
                  </pic:spPr>
                </pic:pic>
              </a:graphicData>
            </a:graphic>
          </wp:inline>
        </w:drawing>
      </w:r>
      <w:r w:rsidR="00050E04" w:rsidRPr="00CB4B83">
        <w:rPr>
          <w:rFonts w:asciiTheme="majorEastAsia" w:eastAsiaTheme="majorEastAsia" w:hAnsiTheme="majorEastAsia" w:hint="eastAsia"/>
        </w:rPr>
        <w:t>」從「</w:t>
      </w:r>
      <w:proofErr w:type="gramStart"/>
      <w:r w:rsidR="00050E04" w:rsidRPr="00CB4B83">
        <w:rPr>
          <w:rFonts w:asciiTheme="majorEastAsia" w:eastAsiaTheme="majorEastAsia" w:hAnsiTheme="majorEastAsia" w:hint="eastAsia"/>
        </w:rPr>
        <w:t>艸</w:t>
      </w:r>
      <w:proofErr w:type="gramEnd"/>
      <w:r w:rsidR="00050E04" w:rsidRPr="00CB4B83">
        <w:rPr>
          <w:rFonts w:asciiTheme="majorEastAsia" w:eastAsiaTheme="majorEastAsia" w:hAnsiTheme="majorEastAsia" w:hint="eastAsia"/>
        </w:rPr>
        <w:t>」</w:t>
      </w:r>
      <w:proofErr w:type="gramStart"/>
      <w:r w:rsidR="00050E04" w:rsidRPr="00CB4B83">
        <w:rPr>
          <w:rFonts w:asciiTheme="majorEastAsia" w:eastAsiaTheme="majorEastAsia" w:hAnsiTheme="majorEastAsia" w:hint="eastAsia"/>
        </w:rPr>
        <w:t>聲可備</w:t>
      </w:r>
      <w:proofErr w:type="gramEnd"/>
      <w:r w:rsidR="00050E04" w:rsidRPr="00CB4B83">
        <w:rPr>
          <w:rFonts w:asciiTheme="majorEastAsia" w:eastAsiaTheme="majorEastAsia" w:hAnsiTheme="majorEastAsia" w:hint="eastAsia"/>
        </w:rPr>
        <w:t>一說。簡文可作三解：一是「有虞氏」可指</w:t>
      </w:r>
      <w:proofErr w:type="gramStart"/>
      <w:r w:rsidR="00050E04" w:rsidRPr="00CB4B83">
        <w:rPr>
          <w:rFonts w:asciiTheme="majorEastAsia" w:eastAsiaTheme="majorEastAsia" w:hAnsiTheme="majorEastAsia" w:hint="eastAsia"/>
        </w:rPr>
        <w:t>族屬，即樂正瞽</w:t>
      </w:r>
      <w:proofErr w:type="gramEnd"/>
      <w:r w:rsidR="00050E04" w:rsidRPr="00CB4B83">
        <w:rPr>
          <w:rFonts w:asciiTheme="majorEastAsia" w:eastAsiaTheme="majorEastAsia" w:hAnsiTheme="majorEastAsia" w:hint="eastAsia"/>
        </w:rPr>
        <w:t>叟出身於</w:t>
      </w:r>
      <w:proofErr w:type="gramStart"/>
      <w:r w:rsidR="00050E04" w:rsidRPr="00CB4B83">
        <w:rPr>
          <w:rFonts w:asciiTheme="majorEastAsia" w:eastAsiaTheme="majorEastAsia" w:hAnsiTheme="majorEastAsia" w:hint="eastAsia"/>
        </w:rPr>
        <w:t>有虞族</w:t>
      </w:r>
      <w:proofErr w:type="gramEnd"/>
      <w:r w:rsidR="00050E04" w:rsidRPr="00CB4B83">
        <w:rPr>
          <w:rFonts w:asciiTheme="majorEastAsia" w:eastAsiaTheme="majorEastAsia" w:hAnsiTheme="majorEastAsia" w:hint="eastAsia"/>
        </w:rPr>
        <w:t>；簡文大意為，（舜）為出身於有虞氏的樂正</w:t>
      </w:r>
      <w:proofErr w:type="gramStart"/>
      <w:r w:rsidR="00050E04" w:rsidRPr="00CB4B83">
        <w:rPr>
          <w:rFonts w:asciiTheme="majorEastAsia" w:eastAsiaTheme="majorEastAsia" w:hAnsiTheme="majorEastAsia" w:hint="eastAsia"/>
        </w:rPr>
        <w:t>瞽叟的</w:t>
      </w:r>
      <w:proofErr w:type="gramEnd"/>
      <w:r w:rsidR="00050E04" w:rsidRPr="00CB4B83">
        <w:rPr>
          <w:rFonts w:asciiTheme="majorEastAsia" w:eastAsiaTheme="majorEastAsia" w:hAnsiTheme="majorEastAsia" w:hint="eastAsia"/>
        </w:rPr>
        <w:t>兒子。二是「之」訓「是」（可參《漢語大詞典》「之」訓「是」條），「有虞氏」</w:t>
      </w:r>
      <w:proofErr w:type="gramStart"/>
      <w:r w:rsidR="00050E04" w:rsidRPr="00CB4B83">
        <w:rPr>
          <w:rFonts w:asciiTheme="majorEastAsia" w:eastAsiaTheme="majorEastAsia" w:hAnsiTheme="majorEastAsia" w:hint="eastAsia"/>
        </w:rPr>
        <w:t>指舜</w:t>
      </w:r>
      <w:proofErr w:type="gramEnd"/>
      <w:r w:rsidR="00050E04" w:rsidRPr="00CB4B83">
        <w:rPr>
          <w:rFonts w:asciiTheme="majorEastAsia" w:eastAsiaTheme="majorEastAsia" w:hAnsiTheme="majorEastAsia" w:hint="eastAsia"/>
        </w:rPr>
        <w:t>，簡文句意為，有虞氏是</w:t>
      </w:r>
      <w:proofErr w:type="gramStart"/>
      <w:r w:rsidR="00050E04" w:rsidRPr="00CB4B83">
        <w:rPr>
          <w:rFonts w:asciiTheme="majorEastAsia" w:eastAsiaTheme="majorEastAsia" w:hAnsiTheme="majorEastAsia" w:hint="eastAsia"/>
        </w:rPr>
        <w:t>樂正聲叟的</w:t>
      </w:r>
      <w:proofErr w:type="gramEnd"/>
      <w:r w:rsidR="00050E04" w:rsidRPr="00CB4B83">
        <w:rPr>
          <w:rFonts w:asciiTheme="majorEastAsia" w:eastAsiaTheme="majorEastAsia" w:hAnsiTheme="majorEastAsia" w:hint="eastAsia"/>
        </w:rPr>
        <w:t>兒子。三是這裡「有虞氏」</w:t>
      </w:r>
      <w:proofErr w:type="gramStart"/>
      <w:r w:rsidR="00050E04" w:rsidRPr="00CB4B83">
        <w:rPr>
          <w:rFonts w:asciiTheme="majorEastAsia" w:eastAsiaTheme="majorEastAsia" w:hAnsiTheme="majorEastAsia" w:hint="eastAsia"/>
        </w:rPr>
        <w:t>指堯</w:t>
      </w:r>
      <w:proofErr w:type="gramEnd"/>
      <w:r w:rsidR="00050E04" w:rsidRPr="00CB4B83">
        <w:rPr>
          <w:rFonts w:asciiTheme="majorEastAsia" w:eastAsiaTheme="majorEastAsia" w:hAnsiTheme="majorEastAsia" w:hint="eastAsia"/>
        </w:rPr>
        <w:t>，簡文大意為，</w:t>
      </w:r>
      <w:r w:rsidR="00D03CB2" w:rsidRPr="00CB4B83">
        <w:rPr>
          <w:rFonts w:asciiTheme="majorEastAsia" w:eastAsiaTheme="majorEastAsia" w:hAnsiTheme="majorEastAsia" w:hint="eastAsia"/>
        </w:rPr>
        <w:t>（</w:t>
      </w:r>
      <w:r w:rsidR="00050E04" w:rsidRPr="00CB4B83">
        <w:rPr>
          <w:rFonts w:asciiTheme="majorEastAsia" w:eastAsiaTheme="majorEastAsia" w:hAnsiTheme="majorEastAsia" w:hint="eastAsia"/>
        </w:rPr>
        <w:t>舜）</w:t>
      </w:r>
      <w:proofErr w:type="gramStart"/>
      <w:r w:rsidR="00050E04" w:rsidRPr="00CB4B83">
        <w:rPr>
          <w:rFonts w:asciiTheme="majorEastAsia" w:eastAsiaTheme="majorEastAsia" w:hAnsiTheme="majorEastAsia" w:hint="eastAsia"/>
        </w:rPr>
        <w:t>是堯的</w:t>
      </w:r>
      <w:proofErr w:type="gramEnd"/>
      <w:r w:rsidR="00050E04" w:rsidRPr="00CB4B83">
        <w:rPr>
          <w:rFonts w:asciiTheme="majorEastAsia" w:eastAsiaTheme="majorEastAsia" w:hAnsiTheme="majorEastAsia" w:hint="eastAsia"/>
        </w:rPr>
        <w:t>樂正</w:t>
      </w:r>
      <w:proofErr w:type="gramStart"/>
      <w:r w:rsidR="00D03CB2" w:rsidRPr="00CB4B83">
        <w:rPr>
          <w:rFonts w:asciiTheme="majorEastAsia" w:eastAsiaTheme="majorEastAsia" w:hAnsiTheme="majorEastAsia" w:hint="eastAsia"/>
        </w:rPr>
        <w:t>瞽</w:t>
      </w:r>
      <w:r w:rsidR="00050E04" w:rsidRPr="00CB4B83">
        <w:rPr>
          <w:rFonts w:asciiTheme="majorEastAsia" w:eastAsiaTheme="majorEastAsia" w:hAnsiTheme="majorEastAsia" w:hint="eastAsia"/>
        </w:rPr>
        <w:t>叟的</w:t>
      </w:r>
      <w:proofErr w:type="gramEnd"/>
      <w:r w:rsidR="00050E04" w:rsidRPr="00CB4B83">
        <w:rPr>
          <w:rFonts w:asciiTheme="majorEastAsia" w:eastAsiaTheme="majorEastAsia" w:hAnsiTheme="majorEastAsia" w:hint="eastAsia"/>
        </w:rPr>
        <w:t>兒子</w:t>
      </w:r>
      <w:r w:rsidR="00D03CB2" w:rsidRPr="00CB4B83">
        <w:rPr>
          <w:rFonts w:asciiTheme="majorEastAsia" w:eastAsiaTheme="majorEastAsia" w:hAnsiTheme="majorEastAsia" w:hint="eastAsia"/>
        </w:rPr>
        <w:t>。</w:t>
      </w:r>
    </w:p>
    <w:bookmarkEnd w:id="23"/>
  </w:footnote>
  <w:footnote w:id="54">
    <w:p w14:paraId="50CA0182" w14:textId="29A08C37" w:rsidR="00D03CB2" w:rsidRPr="00CB4B83" w:rsidRDefault="00D03CB2" w:rsidP="00D03CB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：「以」</w:t>
      </w:r>
      <w:proofErr w:type="gramStart"/>
      <w:r w:rsidRPr="00CB4B83">
        <w:rPr>
          <w:rFonts w:asciiTheme="majorEastAsia" w:eastAsiaTheme="majorEastAsia" w:hAnsiTheme="majorEastAsia" w:hint="eastAsia"/>
        </w:rPr>
        <w:t>字似應釋「</w:t>
      </w:r>
      <w:proofErr w:type="gramEnd"/>
      <w:r w:rsidRPr="00CB4B83">
        <w:rPr>
          <w:rFonts w:asciiTheme="majorEastAsia" w:eastAsiaTheme="majorEastAsia" w:hAnsiTheme="majorEastAsia" w:hint="eastAsia"/>
        </w:rPr>
        <w:t>而」，讀「而」。</w:t>
      </w:r>
      <w:r w:rsidR="00417C14" w:rsidRPr="00CB4B83">
        <w:rPr>
          <w:rFonts w:asciiTheme="majorEastAsia" w:eastAsiaTheme="majorEastAsia" w:hAnsiTheme="majorEastAsia" w:hint="eastAsia"/>
        </w:rPr>
        <w:t xml:space="preserve"> </w:t>
      </w:r>
    </w:p>
  </w:footnote>
  <w:footnote w:id="55">
    <w:p w14:paraId="72E535A2" w14:textId="6DE8B8A1" w:rsidR="00D03CB2" w:rsidRPr="00CB4B83" w:rsidRDefault="00D03CB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：「得」字本字</w:t>
      </w:r>
      <w:proofErr w:type="gramStart"/>
      <w:r w:rsidRPr="00CB4B83">
        <w:rPr>
          <w:rFonts w:asciiTheme="majorEastAsia" w:eastAsiaTheme="majorEastAsia" w:hAnsiTheme="majorEastAsia" w:hint="eastAsia"/>
        </w:rPr>
        <w:t>從又持貝</w:t>
      </w:r>
      <w:proofErr w:type="gramEnd"/>
      <w:r w:rsidRPr="00CB4B83">
        <w:rPr>
          <w:rFonts w:asciiTheme="majorEastAsia" w:eastAsiaTheme="majorEastAsia" w:hAnsiTheme="majorEastAsia" w:hint="eastAsia"/>
        </w:rPr>
        <w:t>，這</w:t>
      </w:r>
      <w:proofErr w:type="gramStart"/>
      <w:r w:rsidRPr="00CB4B83">
        <w:rPr>
          <w:rFonts w:asciiTheme="majorEastAsia" w:eastAsiaTheme="majorEastAsia" w:hAnsiTheme="majorEastAsia" w:hint="eastAsia"/>
        </w:rPr>
        <w:t>裏</w:t>
      </w:r>
      <w:proofErr w:type="gramEnd"/>
      <w:r w:rsidRPr="00CB4B83">
        <w:rPr>
          <w:rFonts w:asciiTheme="majorEastAsia" w:eastAsiaTheme="majorEastAsia" w:hAnsiTheme="majorEastAsia" w:hint="eastAsia"/>
        </w:rPr>
        <w:t>「貝」省為「目」。/林志鵬、王志平：「得」讀「德」。</w:t>
      </w:r>
    </w:p>
  </w:footnote>
  <w:footnote w:id="56">
    <w:p w14:paraId="3D1F972B" w14:textId="05799642" w:rsidR="00417C14" w:rsidRPr="00CB4B83" w:rsidRDefault="00417C1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白於藍：「者」與「而」之間很可能漏寫</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「禪讓」</w:t>
      </w:r>
      <w:proofErr w:type="gramStart"/>
      <w:r w:rsidRPr="00CB4B83">
        <w:rPr>
          <w:rFonts w:asciiTheme="majorEastAsia" w:eastAsiaTheme="majorEastAsia" w:hAnsiTheme="majorEastAsia" w:hint="eastAsia"/>
        </w:rPr>
        <w:t>之禪字或與禪字意義</w:t>
      </w:r>
      <w:proofErr w:type="gramEnd"/>
      <w:r w:rsidRPr="00CB4B83">
        <w:rPr>
          <w:rFonts w:asciiTheme="majorEastAsia" w:eastAsiaTheme="majorEastAsia" w:hAnsiTheme="majorEastAsia" w:hint="eastAsia"/>
        </w:rPr>
        <w:t>相近的字。/ 李學勤：讀「而」為「乃」。</w:t>
      </w:r>
      <w:r w:rsidR="00CB4B83" w:rsidRPr="00CB4B83">
        <w:rPr>
          <w:rFonts w:asciiTheme="majorEastAsia" w:eastAsiaTheme="majorEastAsia" w:hAnsiTheme="majorEastAsia" w:hint="eastAsia"/>
        </w:rPr>
        <w:t>/ 夏世華</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昔者</w:t>
      </w:r>
      <w:proofErr w:type="gramEnd"/>
      <w:r w:rsidRPr="00CB4B83">
        <w:rPr>
          <w:rFonts w:asciiTheme="majorEastAsia" w:eastAsiaTheme="majorEastAsia" w:hAnsiTheme="majorEastAsia" w:hint="eastAsia"/>
        </w:rPr>
        <w:t>」常見於先秦典籍，多後接名詞，作追憶往事之詞，未見後接虛詞者，此處後接「而」字，確</w:t>
      </w:r>
      <w:proofErr w:type="gramStart"/>
      <w:r w:rsidRPr="00CB4B83">
        <w:rPr>
          <w:rFonts w:asciiTheme="majorEastAsia" w:eastAsiaTheme="majorEastAsia" w:hAnsiTheme="majorEastAsia" w:hint="eastAsia"/>
        </w:rPr>
        <w:t>不合文例</w:t>
      </w:r>
      <w:proofErr w:type="gramEnd"/>
      <w:r w:rsidRPr="00CB4B83">
        <w:rPr>
          <w:rFonts w:asciiTheme="majorEastAsia" w:eastAsiaTheme="majorEastAsia" w:hAnsiTheme="majorEastAsia" w:hint="eastAsia"/>
        </w:rPr>
        <w:t>，白說可從。丁四新以為還有一種可能是「而」為「天」之訛，兩字形</w:t>
      </w:r>
      <w:proofErr w:type="gramStart"/>
      <w:r w:rsidRPr="00CB4B83">
        <w:rPr>
          <w:rFonts w:asciiTheme="majorEastAsia" w:eastAsiaTheme="majorEastAsia" w:hAnsiTheme="majorEastAsia" w:hint="eastAsia"/>
        </w:rPr>
        <w:t>近易訛</w:t>
      </w:r>
      <w:proofErr w:type="gramEnd"/>
      <w:r w:rsidRPr="00CB4B83">
        <w:rPr>
          <w:rFonts w:asciiTheme="majorEastAsia" w:eastAsiaTheme="majorEastAsia" w:hAnsiTheme="majorEastAsia" w:hint="eastAsia"/>
        </w:rPr>
        <w:t>，若從本篇思想意旨言之，「天」字更善。/李守奎、曲冰、孫偉龍：「者」「而」之間</w:t>
      </w:r>
      <w:proofErr w:type="gramStart"/>
      <w:r w:rsidRPr="00CB4B83">
        <w:rPr>
          <w:rFonts w:asciiTheme="majorEastAsia" w:eastAsiaTheme="majorEastAsia" w:hAnsiTheme="majorEastAsia" w:hint="eastAsia"/>
        </w:rPr>
        <w:t>補奪文</w:t>
      </w:r>
      <w:proofErr w:type="gramEnd"/>
      <w:r w:rsidRPr="00CB4B83">
        <w:rPr>
          <w:rFonts w:asciiTheme="majorEastAsia" w:eastAsiaTheme="majorEastAsia" w:hAnsiTheme="majorEastAsia" w:hint="eastAsia"/>
        </w:rPr>
        <w:t>「授」。</w:t>
      </w:r>
    </w:p>
  </w:footnote>
  <w:footnote w:id="57">
    <w:p w14:paraId="1A290837" w14:textId="149DBF94" w:rsidR="00222CA6" w:rsidRPr="00CB4B83" w:rsidRDefault="00222CA6" w:rsidP="00417C1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03CB2"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弗</w:t>
      </w:r>
      <w:proofErr w:type="gramEnd"/>
      <w:r w:rsidR="00D03CB2"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D03CB2" w:rsidRPr="00CB4B83">
        <w:rPr>
          <w:rFonts w:asciiTheme="majorEastAsia" w:eastAsiaTheme="majorEastAsia" w:hAnsiTheme="majorEastAsia" w:hint="eastAsia"/>
        </w:rPr>
        <w:t>「</w:t>
      </w:r>
      <w:r w:rsidRPr="00CB4B83">
        <w:rPr>
          <w:rFonts w:asciiTheme="majorEastAsia" w:eastAsiaTheme="majorEastAsia" w:hAnsiTheme="majorEastAsia" w:hint="eastAsia"/>
        </w:rPr>
        <w:t>歿</w:t>
      </w:r>
      <w:r w:rsidR="00D03CB2"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D03CB2" w:rsidRPr="00CB4B83">
        <w:rPr>
          <w:rFonts w:asciiTheme="majorEastAsia" w:eastAsiaTheme="majorEastAsia" w:hAnsiTheme="majorEastAsia" w:hint="eastAsia"/>
        </w:rPr>
        <w:t xml:space="preserve">/ </w:t>
      </w:r>
      <w:bookmarkStart w:id="24" w:name="_Hlk190165897"/>
      <w:proofErr w:type="gramStart"/>
      <w:r w:rsidRPr="00CB4B83">
        <w:rPr>
          <w:rFonts w:asciiTheme="majorEastAsia" w:eastAsiaTheme="majorEastAsia" w:hAnsiTheme="majorEastAsia" w:hint="eastAsia"/>
        </w:rPr>
        <w:t>孟蓬生</w:t>
      </w:r>
      <w:proofErr w:type="gramEnd"/>
      <w:r w:rsidRPr="00CB4B83">
        <w:rPr>
          <w:rFonts w:asciiTheme="majorEastAsia" w:eastAsiaTheme="majorEastAsia" w:hAnsiTheme="majorEastAsia" w:hint="eastAsia"/>
        </w:rPr>
        <w:t>：</w:t>
      </w:r>
      <w:r w:rsidR="00A06E82"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弗</w:t>
      </w:r>
      <w:proofErr w:type="gramEnd"/>
      <w:r w:rsidR="00A06E82" w:rsidRPr="00CB4B83">
        <w:rPr>
          <w:rFonts w:asciiTheme="majorEastAsia" w:eastAsiaTheme="majorEastAsia" w:hAnsiTheme="majorEastAsia" w:hint="eastAsia"/>
        </w:rPr>
        <w:t>」</w:t>
      </w:r>
      <w:r w:rsidRPr="00CB4B83">
        <w:rPr>
          <w:rFonts w:asciiTheme="majorEastAsia" w:eastAsiaTheme="majorEastAsia" w:hAnsiTheme="majorEastAsia" w:hint="eastAsia"/>
        </w:rPr>
        <w:t>當依本字讀之。</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，謂世襲，繼承。</w:t>
      </w:r>
      <w:r w:rsidR="00A06E82" w:rsidRPr="00CB4B83">
        <w:rPr>
          <w:rFonts w:asciiTheme="majorEastAsia" w:eastAsiaTheme="majorEastAsia" w:hAnsiTheme="majorEastAsia" w:hint="eastAsia"/>
        </w:rPr>
        <w:t xml:space="preserve">簡文意謂古時帝王位不世襲，而是有德之人相互授受。/ </w:t>
      </w:r>
      <w:r w:rsidRPr="00CB4B83">
        <w:rPr>
          <w:rFonts w:asciiTheme="majorEastAsia" w:eastAsiaTheme="majorEastAsia" w:hAnsiTheme="majorEastAsia" w:hint="eastAsia"/>
        </w:rPr>
        <w:t>劉信芳</w:t>
      </w:r>
      <w:r w:rsidR="00417C14" w:rsidRPr="00CB4B83">
        <w:rPr>
          <w:rFonts w:asciiTheme="majorEastAsia" w:eastAsiaTheme="majorEastAsia" w:hAnsiTheme="majorEastAsia" w:hint="eastAsia"/>
        </w:rPr>
        <w:t>：殜（世），世襲、繼承。「</w:t>
      </w:r>
      <w:proofErr w:type="gramStart"/>
      <w:r w:rsidRPr="00CB4B83">
        <w:rPr>
          <w:rFonts w:asciiTheme="majorEastAsia" w:eastAsiaTheme="majorEastAsia" w:hAnsiTheme="majorEastAsia" w:hint="eastAsia"/>
        </w:rPr>
        <w:t>弗世</w:t>
      </w:r>
      <w:proofErr w:type="gramEnd"/>
      <w:r w:rsidR="00417C14" w:rsidRPr="00CB4B83">
        <w:rPr>
          <w:rFonts w:asciiTheme="majorEastAsia" w:eastAsiaTheme="majorEastAsia" w:hAnsiTheme="majorEastAsia" w:hint="eastAsia"/>
        </w:rPr>
        <w:t>」</w:t>
      </w:r>
      <w:r w:rsidRPr="00CB4B83">
        <w:rPr>
          <w:rFonts w:asciiTheme="majorEastAsia" w:eastAsiaTheme="majorEastAsia" w:hAnsiTheme="majorEastAsia" w:hint="eastAsia"/>
        </w:rPr>
        <w:t>謂不行父子相繼之禮。《禮記·禮運》：</w:t>
      </w:r>
      <w:r w:rsidR="00417C14" w:rsidRPr="00CB4B83">
        <w:rPr>
          <w:rFonts w:asciiTheme="majorEastAsia" w:eastAsiaTheme="majorEastAsia" w:hAnsiTheme="majorEastAsia" w:hint="eastAsia"/>
        </w:rPr>
        <w:t>「</w:t>
      </w:r>
      <w:r w:rsidRPr="00CB4B83">
        <w:rPr>
          <w:rFonts w:asciiTheme="majorEastAsia" w:eastAsiaTheme="majorEastAsia" w:hAnsiTheme="majorEastAsia" w:hint="eastAsia"/>
        </w:rPr>
        <w:t>大人世及以為禮。</w:t>
      </w:r>
      <w:r w:rsidR="00417C14" w:rsidRPr="00CB4B83">
        <w:rPr>
          <w:rFonts w:asciiTheme="majorEastAsia" w:eastAsiaTheme="majorEastAsia" w:hAnsiTheme="majorEastAsia" w:hint="eastAsia"/>
        </w:rPr>
        <w:t>」</w:t>
      </w:r>
      <w:r w:rsidRPr="00CB4B83">
        <w:rPr>
          <w:rFonts w:asciiTheme="majorEastAsia" w:eastAsiaTheme="majorEastAsia" w:hAnsiTheme="majorEastAsia" w:hint="eastAsia"/>
        </w:rPr>
        <w:t>孔疏：</w:t>
      </w:r>
      <w:r w:rsidR="00417C1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及，諸侯傳位自與家也。父子曰</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兄弟曰及</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謂父傳</w:t>
      </w:r>
      <w:proofErr w:type="gramEnd"/>
      <w:r w:rsidRPr="00CB4B83">
        <w:rPr>
          <w:rFonts w:asciiTheme="majorEastAsia" w:eastAsiaTheme="majorEastAsia" w:hAnsiTheme="majorEastAsia" w:hint="eastAsia"/>
        </w:rPr>
        <w:t>與子；無子，</w:t>
      </w:r>
      <w:proofErr w:type="gramStart"/>
      <w:r w:rsidRPr="00CB4B83">
        <w:rPr>
          <w:rFonts w:asciiTheme="majorEastAsia" w:eastAsiaTheme="majorEastAsia" w:hAnsiTheme="majorEastAsia" w:hint="eastAsia"/>
        </w:rPr>
        <w:t>則兄傳</w:t>
      </w:r>
      <w:proofErr w:type="gramEnd"/>
      <w:r w:rsidRPr="00CB4B83">
        <w:rPr>
          <w:rFonts w:asciiTheme="majorEastAsia" w:eastAsiaTheme="majorEastAsia" w:hAnsiTheme="majorEastAsia" w:hint="eastAsia"/>
        </w:rPr>
        <w:t>與弟也。</w:t>
      </w:r>
      <w:r w:rsidR="00417C14" w:rsidRPr="00CB4B83">
        <w:rPr>
          <w:rFonts w:asciiTheme="majorEastAsia" w:eastAsiaTheme="majorEastAsia" w:hAnsiTheme="majorEastAsia" w:hint="eastAsia"/>
        </w:rPr>
        <w:t>」</w:t>
      </w:r>
      <w:bookmarkEnd w:id="24"/>
      <w:r w:rsidR="00417C14" w:rsidRPr="00CB4B83">
        <w:rPr>
          <w:rFonts w:asciiTheme="majorEastAsia" w:eastAsiaTheme="majorEastAsia" w:hAnsiTheme="majorEastAsia" w:hint="eastAsia"/>
        </w:rPr>
        <w:t>/陳英傑：「</w:t>
      </w:r>
      <w:proofErr w:type="gramStart"/>
      <w:r w:rsidR="00417C14" w:rsidRPr="00CB4B83">
        <w:rPr>
          <w:rFonts w:asciiTheme="majorEastAsia" w:eastAsiaTheme="majorEastAsia" w:hAnsiTheme="majorEastAsia" w:hint="eastAsia"/>
        </w:rPr>
        <w:t>弗</w:t>
      </w:r>
      <w:proofErr w:type="gramEnd"/>
      <w:r w:rsidR="00417C14" w:rsidRPr="00CB4B83">
        <w:rPr>
          <w:rFonts w:asciiTheme="majorEastAsia" w:eastAsiaTheme="majorEastAsia" w:hAnsiTheme="majorEastAsia" w:hint="eastAsia"/>
        </w:rPr>
        <w:t>」訓「不」，父死子繼為「</w:t>
      </w:r>
      <w:proofErr w:type="gramStart"/>
      <w:r w:rsidR="00417C14" w:rsidRPr="00CB4B83">
        <w:rPr>
          <w:rFonts w:asciiTheme="majorEastAsia" w:eastAsiaTheme="majorEastAsia" w:hAnsiTheme="majorEastAsia" w:hint="eastAsia"/>
        </w:rPr>
        <w:t>世</w:t>
      </w:r>
      <w:proofErr w:type="gramEnd"/>
      <w:r w:rsidR="00417C14" w:rsidRPr="00CB4B83">
        <w:rPr>
          <w:rFonts w:asciiTheme="majorEastAsia" w:eastAsiaTheme="majorEastAsia" w:hAnsiTheme="majorEastAsia" w:hint="eastAsia"/>
        </w:rPr>
        <w:t>」。/ 劉寶俊：「殜」為去世義的專造字，但也表示在世。</w:t>
      </w:r>
    </w:p>
  </w:footnote>
  <w:footnote w:id="58">
    <w:p w14:paraId="3454417E" w14:textId="75F7D5CB" w:rsidR="00417C14" w:rsidRPr="00CB4B83" w:rsidRDefault="00417C14" w:rsidP="00D1122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11224" w:rsidRPr="00CB4B83">
        <w:rPr>
          <w:rFonts w:asciiTheme="majorEastAsia" w:eastAsiaTheme="majorEastAsia" w:hAnsiTheme="majorEastAsia" w:hint="eastAsia"/>
        </w:rPr>
        <w:t xml:space="preserve">整理者：釋「受」。/ </w:t>
      </w:r>
      <w:r w:rsidRPr="00CB4B83">
        <w:rPr>
          <w:rFonts w:asciiTheme="majorEastAsia" w:eastAsiaTheme="majorEastAsia" w:hAnsiTheme="majorEastAsia" w:hint="eastAsia"/>
        </w:rPr>
        <w:t>白於藍：「受」字</w:t>
      </w:r>
      <w:proofErr w:type="gramStart"/>
      <w:r w:rsidRPr="00CB4B83">
        <w:rPr>
          <w:rFonts w:asciiTheme="majorEastAsia" w:eastAsiaTheme="majorEastAsia" w:hAnsiTheme="majorEastAsia" w:hint="eastAsia"/>
        </w:rPr>
        <w:t>當釋作</w:t>
      </w:r>
      <w:proofErr w:type="gramEnd"/>
      <w:r w:rsidRPr="00CB4B83">
        <w:rPr>
          <w:rFonts w:asciiTheme="majorEastAsia" w:eastAsiaTheme="majorEastAsia" w:hAnsiTheme="majorEastAsia" w:hint="eastAsia"/>
        </w:rPr>
        <w:t>「尋」，</w:t>
      </w:r>
      <w:proofErr w:type="gramStart"/>
      <w:r w:rsidRPr="00CB4B83">
        <w:rPr>
          <w:rFonts w:asciiTheme="majorEastAsia" w:eastAsiaTheme="majorEastAsia" w:hAnsiTheme="majorEastAsia" w:hint="eastAsia"/>
        </w:rPr>
        <w:t>訓為繼</w:t>
      </w:r>
      <w:proofErr w:type="gramEnd"/>
      <w:r w:rsidRPr="00CB4B83">
        <w:rPr>
          <w:rFonts w:asciiTheme="majorEastAsia" w:eastAsiaTheme="majorEastAsia" w:hAnsiTheme="majorEastAsia" w:hint="eastAsia"/>
        </w:rPr>
        <w:t>或用。</w:t>
      </w:r>
      <w:r w:rsidR="00D11224" w:rsidRPr="00CB4B83">
        <w:rPr>
          <w:rFonts w:asciiTheme="majorEastAsia" w:eastAsiaTheme="majorEastAsia" w:hAnsiTheme="majorEastAsia" w:hint="eastAsia"/>
        </w:rPr>
        <w:t>「相尋」</w:t>
      </w:r>
      <w:proofErr w:type="gramStart"/>
      <w:r w:rsidR="00D11224" w:rsidRPr="00CB4B83">
        <w:rPr>
          <w:rFonts w:asciiTheme="majorEastAsia" w:eastAsiaTheme="majorEastAsia" w:hAnsiTheme="majorEastAsia" w:hint="eastAsia"/>
        </w:rPr>
        <w:t>一</w:t>
      </w:r>
      <w:proofErr w:type="gramEnd"/>
      <w:r w:rsidR="00D11224" w:rsidRPr="00CB4B83">
        <w:rPr>
          <w:rFonts w:asciiTheme="majorEastAsia" w:eastAsiaTheme="majorEastAsia" w:hAnsiTheme="majorEastAsia" w:hint="eastAsia"/>
        </w:rPr>
        <w:t>語見於文獻，相繼、</w:t>
      </w:r>
      <w:proofErr w:type="gramStart"/>
      <w:r w:rsidR="00D11224" w:rsidRPr="00CB4B83">
        <w:rPr>
          <w:rFonts w:asciiTheme="majorEastAsia" w:eastAsiaTheme="majorEastAsia" w:hAnsiTheme="majorEastAsia" w:hint="eastAsia"/>
        </w:rPr>
        <w:t>相用</w:t>
      </w:r>
      <w:proofErr w:type="gramEnd"/>
      <w:r w:rsidR="00D11224" w:rsidRPr="00CB4B83">
        <w:rPr>
          <w:rFonts w:asciiTheme="majorEastAsia" w:eastAsiaTheme="majorEastAsia" w:hAnsiTheme="majorEastAsia" w:hint="eastAsia"/>
        </w:rPr>
        <w:t>。/夏世華：「尋」讀「</w:t>
      </w:r>
      <w:proofErr w:type="gramStart"/>
      <w:r w:rsidR="00D11224" w:rsidRPr="00CB4B83">
        <w:rPr>
          <w:rFonts w:asciiTheme="majorEastAsia" w:eastAsiaTheme="majorEastAsia" w:hAnsiTheme="majorEastAsia" w:hint="eastAsia"/>
        </w:rPr>
        <w:t>覃</w:t>
      </w:r>
      <w:proofErr w:type="gramEnd"/>
      <w:r w:rsidR="00D11224" w:rsidRPr="00CB4B83">
        <w:rPr>
          <w:rFonts w:asciiTheme="majorEastAsia" w:eastAsiaTheme="majorEastAsia" w:hAnsiTheme="majorEastAsia" w:hint="eastAsia"/>
        </w:rPr>
        <w:t>」，延、續。/ 孫合肥：釋「遺」，胎也。/俞紹宏、張青松：字形上與一般的「受」雖稍有別，但與「尋」「遺」差異更大，這</w:t>
      </w:r>
      <w:proofErr w:type="gramStart"/>
      <w:r w:rsidR="00D11224" w:rsidRPr="00CB4B83">
        <w:rPr>
          <w:rFonts w:asciiTheme="majorEastAsia" w:eastAsiaTheme="majorEastAsia" w:hAnsiTheme="majorEastAsia" w:hint="eastAsia"/>
        </w:rPr>
        <w:t>裏</w:t>
      </w:r>
      <w:proofErr w:type="gramEnd"/>
      <w:r w:rsidR="00D11224" w:rsidRPr="00CB4B83">
        <w:rPr>
          <w:rFonts w:asciiTheme="majorEastAsia" w:eastAsiaTheme="majorEastAsia" w:hAnsiTheme="majorEastAsia" w:hint="eastAsia"/>
        </w:rPr>
        <w:t>從釋「受」說。</w:t>
      </w:r>
    </w:p>
  </w:footnote>
  <w:footnote w:id="59">
    <w:p w14:paraId="6A830822" w14:textId="33E453BB" w:rsidR="00D11224" w:rsidRPr="00CB4B83" w:rsidRDefault="00D1122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414393" w:rsidRPr="00CB4B83">
        <w:rPr>
          <w:rFonts w:asciiTheme="majorEastAsia" w:eastAsiaTheme="majorEastAsia" w:hAnsiTheme="majorEastAsia" w:hint="eastAsia"/>
        </w:rPr>
        <w:t>整理者：</w:t>
      </w:r>
      <w:proofErr w:type="gramStart"/>
      <w:r w:rsidR="00414393" w:rsidRPr="00CB4B83">
        <w:rPr>
          <w:rFonts w:asciiTheme="majorEastAsia" w:eastAsiaTheme="majorEastAsia" w:hAnsiTheme="majorEastAsia" w:hint="eastAsia"/>
        </w:rPr>
        <w:t>釋作「紿</w:t>
      </w:r>
      <w:proofErr w:type="gramEnd"/>
      <w:r w:rsidR="00414393" w:rsidRPr="00CB4B83">
        <w:rPr>
          <w:rFonts w:asciiTheme="majorEastAsia" w:eastAsiaTheme="majorEastAsia" w:hAnsiTheme="majorEastAsia" w:hint="eastAsia"/>
        </w:rPr>
        <w:t>」。</w:t>
      </w:r>
    </w:p>
  </w:footnote>
  <w:footnote w:id="60">
    <w:p w14:paraId="1E6D828A" w14:textId="06FA55FF" w:rsidR="00222CA6" w:rsidRPr="00CB4B83" w:rsidRDefault="00222CA6" w:rsidP="0041439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414393" w:rsidRPr="00CB4B83">
        <w:rPr>
          <w:rFonts w:asciiTheme="majorEastAsia" w:eastAsiaTheme="majorEastAsia" w:hAnsiTheme="majorEastAsia" w:hint="eastAsia"/>
        </w:rPr>
        <w:t xml:space="preserve"> 整理者：</w:t>
      </w:r>
      <w:proofErr w:type="gramStart"/>
      <w:r w:rsidRPr="00CB4B83">
        <w:rPr>
          <w:rFonts w:asciiTheme="majorEastAsia" w:eastAsiaTheme="majorEastAsia" w:hAnsiTheme="majorEastAsia" w:hint="eastAsia"/>
        </w:rPr>
        <w:t>隸作</w:t>
      </w:r>
      <w:proofErr w:type="gramEnd"/>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坪</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平</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414393"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41439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釋作</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塝</w:t>
      </w:r>
      <w:proofErr w:type="gramEnd"/>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平</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更合適。</w:t>
      </w:r>
      <w:r w:rsidR="00414393"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林志鵬</w:t>
      </w:r>
      <w:r w:rsidR="0041439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當釋作</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塝</w:t>
      </w:r>
      <w:proofErr w:type="gramEnd"/>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方</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，訓</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法</w:t>
      </w:r>
      <w:r w:rsidR="00414393" w:rsidRPr="00CB4B83">
        <w:rPr>
          <w:rFonts w:asciiTheme="majorEastAsia" w:eastAsiaTheme="majorEastAsia" w:hAnsiTheme="majorEastAsia" w:hint="eastAsia"/>
        </w:rPr>
        <w:t>」</w:t>
      </w:r>
      <w:r w:rsidRPr="00CB4B83">
        <w:rPr>
          <w:rFonts w:asciiTheme="majorEastAsia" w:eastAsiaTheme="majorEastAsia" w:hAnsiTheme="majorEastAsia" w:hint="eastAsia"/>
        </w:rPr>
        <w:t>，使萬邦有法度之意。</w:t>
      </w:r>
      <w:r w:rsidR="00414393" w:rsidRPr="00CB4B83">
        <w:rPr>
          <w:rFonts w:asciiTheme="majorEastAsia" w:eastAsiaTheme="majorEastAsia" w:hAnsiTheme="majorEastAsia" w:hint="eastAsia"/>
        </w:rPr>
        <w:t>/ 季旭</w:t>
      </w:r>
      <w:proofErr w:type="gramStart"/>
      <w:r w:rsidR="00414393" w:rsidRPr="00CB4B83">
        <w:rPr>
          <w:rFonts w:asciiTheme="majorEastAsia" w:eastAsiaTheme="majorEastAsia" w:hAnsiTheme="majorEastAsia" w:hint="eastAsia"/>
        </w:rPr>
        <w:t>昇</w:t>
      </w:r>
      <w:proofErr w:type="gramEnd"/>
      <w:r w:rsidR="00414393" w:rsidRPr="00CB4B83">
        <w:rPr>
          <w:rFonts w:asciiTheme="majorEastAsia" w:eastAsiaTheme="majorEastAsia" w:hAnsiTheme="majorEastAsia" w:hint="eastAsia"/>
        </w:rPr>
        <w:t>：「平萬邦」，使萬邦太平。/ 楊澤生：</w:t>
      </w:r>
      <w:proofErr w:type="gramStart"/>
      <w:r w:rsidR="00414393" w:rsidRPr="00CB4B83">
        <w:rPr>
          <w:rFonts w:asciiTheme="majorEastAsia" w:eastAsiaTheme="majorEastAsia" w:hAnsiTheme="majorEastAsia" w:hint="eastAsia"/>
        </w:rPr>
        <w:t>原釋「</w:t>
      </w:r>
      <w:proofErr w:type="gramEnd"/>
      <w:r w:rsidR="00414393" w:rsidRPr="00CB4B83">
        <w:rPr>
          <w:rFonts w:asciiTheme="majorEastAsia" w:eastAsiaTheme="majorEastAsia" w:hAnsiTheme="majorEastAsia" w:hint="eastAsia"/>
        </w:rPr>
        <w:t>坪」</w:t>
      </w:r>
      <w:proofErr w:type="gramStart"/>
      <w:r w:rsidR="00414393" w:rsidRPr="00CB4B83">
        <w:rPr>
          <w:rFonts w:asciiTheme="majorEastAsia" w:eastAsiaTheme="majorEastAsia" w:hAnsiTheme="majorEastAsia" w:hint="eastAsia"/>
        </w:rPr>
        <w:t>者釋「塝</w:t>
      </w:r>
      <w:proofErr w:type="gramEnd"/>
      <w:r w:rsidR="00414393" w:rsidRPr="00CB4B83">
        <w:rPr>
          <w:rFonts w:asciiTheme="majorEastAsia" w:eastAsiaTheme="majorEastAsia" w:hAnsiTheme="majorEastAsia" w:hint="eastAsia"/>
        </w:rPr>
        <w:t>」讀「敷」也通，「敷」有「治」義。此</w:t>
      </w:r>
      <w:proofErr w:type="gramStart"/>
      <w:r w:rsidR="00414393" w:rsidRPr="00CB4B83">
        <w:rPr>
          <w:rFonts w:asciiTheme="majorEastAsia" w:eastAsiaTheme="majorEastAsia" w:hAnsiTheme="majorEastAsia" w:hint="eastAsia"/>
        </w:rPr>
        <w:t>字該如何釋讀尚</w:t>
      </w:r>
      <w:proofErr w:type="gramEnd"/>
      <w:r w:rsidR="00414393" w:rsidRPr="00CB4B83">
        <w:rPr>
          <w:rFonts w:asciiTheme="majorEastAsia" w:eastAsiaTheme="majorEastAsia" w:hAnsiTheme="majorEastAsia" w:hint="eastAsia"/>
        </w:rPr>
        <w:t>需更多資料。</w:t>
      </w:r>
    </w:p>
  </w:footnote>
  <w:footnote w:id="61">
    <w:p w14:paraId="1E5AAB4D" w14:textId="24D61268" w:rsidR="00414393" w:rsidRPr="00CB4B83" w:rsidRDefault="00414393" w:rsidP="009B6ED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r w:rsidRPr="00CB4B83">
        <w:rPr>
          <w:rFonts w:asciiTheme="majorEastAsia" w:eastAsiaTheme="majorEastAsia" w:hAnsiTheme="majorEastAsia"/>
          <w:noProof/>
        </w:rPr>
        <w:drawing>
          <wp:inline distT="0" distB="0" distL="0" distR="0" wp14:anchorId="075878C5" wp14:editId="2F57344C">
            <wp:extent cx="102408" cy="132528"/>
            <wp:effectExtent l="0" t="0" r="0" b="1270"/>
            <wp:docPr id="11287351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5170" name=""/>
                    <pic:cNvPicPr/>
                  </pic:nvPicPr>
                  <pic:blipFill>
                    <a:blip r:embed="rId29"/>
                    <a:stretch>
                      <a:fillRect/>
                    </a:stretch>
                  </pic:blipFill>
                  <pic:spPr>
                    <a:xfrm>
                      <a:off x="0" y="0"/>
                      <a:ext cx="103707" cy="134209"/>
                    </a:xfrm>
                    <a:prstGeom prst="rect">
                      <a:avLst/>
                    </a:prstGeom>
                  </pic:spPr>
                </pic:pic>
              </a:graphicData>
            </a:graphic>
          </wp:inline>
        </w:drawing>
      </w:r>
      <w:r w:rsidRPr="00CB4B83">
        <w:rPr>
          <w:rFonts w:asciiTheme="majorEastAsia" w:eastAsiaTheme="majorEastAsia" w:hAnsiTheme="majorEastAsia" w:hint="eastAsia"/>
        </w:rPr>
        <w:t>」讀「使」。</w:t>
      </w:r>
      <w:r w:rsidR="00EF0151" w:rsidRPr="00CB4B83">
        <w:rPr>
          <w:rFonts w:asciiTheme="majorEastAsia" w:eastAsiaTheme="majorEastAsia" w:hAnsiTheme="majorEastAsia" w:hint="eastAsia"/>
        </w:rPr>
        <w:t>/張桂光：釋「史」讀「使」</w:t>
      </w:r>
      <w:r w:rsidR="009B6EDA" w:rsidRPr="00CB4B83">
        <w:rPr>
          <w:rFonts w:asciiTheme="majorEastAsia" w:eastAsiaTheme="majorEastAsia" w:hAnsiTheme="majorEastAsia" w:hint="eastAsia"/>
        </w:rPr>
        <w:t xml:space="preserve">。王志平：釋「事」。 </w:t>
      </w:r>
    </w:p>
  </w:footnote>
  <w:footnote w:id="62">
    <w:p w14:paraId="4E292C97" w14:textId="2C762E4F" w:rsidR="009B6EDA" w:rsidRPr="00CB4B83" w:rsidRDefault="009B6EDA" w:rsidP="00B37E6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整理者：在「無有」中間斷句，並謂「無、有，小、大，肥、脆」皆</w:t>
      </w:r>
      <w:proofErr w:type="gramStart"/>
      <w:r w:rsidRPr="00CB4B83">
        <w:rPr>
          <w:rFonts w:asciiTheme="majorEastAsia" w:eastAsiaTheme="majorEastAsia" w:hAnsiTheme="majorEastAsia" w:hint="eastAsia"/>
        </w:rPr>
        <w:t>對義詞</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文意當為</w:t>
      </w:r>
      <w:proofErr w:type="gramEnd"/>
      <w:r w:rsidRPr="00CB4B83">
        <w:rPr>
          <w:rFonts w:asciiTheme="majorEastAsia" w:eastAsiaTheme="majorEastAsia" w:hAnsiTheme="majorEastAsia" w:hint="eastAsia"/>
        </w:rPr>
        <w:t>使萬邦通其有無，毋分邦之小大，物產之肥</w:t>
      </w:r>
      <w:proofErr w:type="gramStart"/>
      <w:r w:rsidRPr="00CB4B83">
        <w:rPr>
          <w:rFonts w:asciiTheme="majorEastAsia" w:eastAsiaTheme="majorEastAsia" w:hAnsiTheme="majorEastAsia" w:hint="eastAsia"/>
        </w:rPr>
        <w:t>磽云</w:t>
      </w:r>
      <w:proofErr w:type="gramEnd"/>
      <w:r w:rsidRPr="00CB4B83">
        <w:rPr>
          <w:rFonts w:asciiTheme="majorEastAsia" w:eastAsiaTheme="majorEastAsia" w:hAnsiTheme="majorEastAsia" w:hint="eastAsia"/>
        </w:rPr>
        <w:t>。/ 陳劍、裘錫圭、李學勤：在「無有小大</w:t>
      </w:r>
      <w:proofErr w:type="gramStart"/>
      <w:r w:rsidRPr="00CB4B83">
        <w:rPr>
          <w:rFonts w:asciiTheme="majorEastAsia" w:eastAsiaTheme="majorEastAsia" w:hAnsiTheme="majorEastAsia" w:hint="eastAsia"/>
        </w:rPr>
        <w:t>肥脆」</w:t>
      </w:r>
      <w:proofErr w:type="gramEnd"/>
      <w:r w:rsidRPr="00CB4B83">
        <w:rPr>
          <w:rFonts w:asciiTheme="majorEastAsia" w:eastAsiaTheme="majorEastAsia" w:hAnsiTheme="majorEastAsia" w:hint="eastAsia"/>
        </w:rPr>
        <w:t>之間未斷句。/ 季旭</w:t>
      </w:r>
      <w:proofErr w:type="gramStart"/>
      <w:r w:rsidRPr="00CB4B83">
        <w:rPr>
          <w:rFonts w:asciiTheme="majorEastAsia" w:eastAsiaTheme="majorEastAsia" w:hAnsiTheme="majorEastAsia" w:hint="eastAsia"/>
        </w:rPr>
        <w:t>昇</w:t>
      </w:r>
      <w:proofErr w:type="gramEnd"/>
      <w:r w:rsidRPr="00CB4B83">
        <w:rPr>
          <w:rFonts w:asciiTheme="majorEastAsia" w:eastAsiaTheme="majorEastAsia" w:hAnsiTheme="majorEastAsia" w:hint="eastAsia"/>
        </w:rPr>
        <w:t>：申陳說，並訓「無有」為「無論」。/ 白於藍：以「有」為助詞，「無」為無論，「無」在典籍中多與「皆」連用，構成簡文相類的「無…</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皆…</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 xml:space="preserve">」的句式。/ 陳偉：「無有」，沒有，不分。/ </w:t>
      </w:r>
      <w:r w:rsidR="00B37E68" w:rsidRPr="00CB4B83">
        <w:rPr>
          <w:rFonts w:asciiTheme="majorEastAsia" w:eastAsiaTheme="majorEastAsia" w:hAnsiTheme="majorEastAsia" w:hint="eastAsia"/>
        </w:rPr>
        <w:t xml:space="preserve">王志平：「事無有」後加句號。/ </w:t>
      </w:r>
      <w:r w:rsidRPr="00CB4B83">
        <w:rPr>
          <w:rFonts w:asciiTheme="majorEastAsia" w:eastAsiaTheme="majorEastAsia" w:hAnsiTheme="majorEastAsia" w:hint="eastAsia"/>
        </w:rPr>
        <w:t>丁四新：「無有小大肥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」，當從</w:t>
      </w:r>
      <w:proofErr w:type="gramStart"/>
      <w:r w:rsidRPr="00CB4B83">
        <w:rPr>
          <w:rFonts w:asciiTheme="majorEastAsia" w:eastAsiaTheme="majorEastAsia" w:hAnsiTheme="majorEastAsia" w:hint="eastAsia"/>
        </w:rPr>
        <w:t>先秦禮制角度</w:t>
      </w:r>
      <w:proofErr w:type="gramEnd"/>
      <w:r w:rsidRPr="00CB4B83">
        <w:rPr>
          <w:rFonts w:asciiTheme="majorEastAsia" w:eastAsiaTheme="majorEastAsia" w:hAnsiTheme="majorEastAsia" w:hint="eastAsia"/>
        </w:rPr>
        <w:t xml:space="preserve">，與後所言「皆得其社稷百姓而奉守之」相貫通而解之。/ </w:t>
      </w:r>
      <w:bookmarkStart w:id="25" w:name="_Hlk190166023"/>
      <w:r w:rsidRPr="00CB4B83">
        <w:rPr>
          <w:rFonts w:asciiTheme="majorEastAsia" w:eastAsiaTheme="majorEastAsia" w:hAnsiTheme="majorEastAsia" w:hint="eastAsia"/>
        </w:rPr>
        <w:t>夏世華：申丁說，依《論語·堯曰》篇「興滅國，繼絕世」解「無有」二字。《尚書大傳》：「</w:t>
      </w:r>
      <w:proofErr w:type="gramStart"/>
      <w:r w:rsidRPr="00CB4B83">
        <w:rPr>
          <w:rFonts w:asciiTheme="majorEastAsia" w:eastAsiaTheme="majorEastAsia" w:hAnsiTheme="majorEastAsia" w:hint="eastAsia"/>
        </w:rPr>
        <w:t>古者諸侯始受封則有埰</w:t>
      </w:r>
      <w:proofErr w:type="gramEnd"/>
      <w:r w:rsidRPr="00CB4B83">
        <w:rPr>
          <w:rFonts w:asciiTheme="majorEastAsia" w:eastAsiaTheme="majorEastAsia" w:hAnsiTheme="majorEastAsia" w:hint="eastAsia"/>
        </w:rPr>
        <w:t>地。百里諸侯以三十里，七十里諸侯以二十里，五十里諸侯以十五里，其後子孫雖有臯罪黜，其埰地不黜，使其子孫賢者守其地，世世以祠其始受封之人，此之謂興滅國、繼絶世，《書》曰：</w:t>
      </w:r>
      <w:proofErr w:type="gramStart"/>
      <w:r w:rsidRPr="00CB4B83">
        <w:rPr>
          <w:rFonts w:asciiTheme="majorEastAsia" w:eastAsiaTheme="majorEastAsia" w:hAnsiTheme="majorEastAsia" w:hint="eastAsia"/>
        </w:rPr>
        <w:t>茲予享于</w:t>
      </w:r>
      <w:proofErr w:type="gramEnd"/>
      <w:r w:rsidRPr="00CB4B83">
        <w:rPr>
          <w:rFonts w:asciiTheme="majorEastAsia" w:eastAsiaTheme="majorEastAsia" w:hAnsiTheme="majorEastAsia" w:hint="eastAsia"/>
        </w:rPr>
        <w:t>先王，</w:t>
      </w:r>
      <w:proofErr w:type="gramStart"/>
      <w:r w:rsidRPr="00CB4B83">
        <w:rPr>
          <w:rFonts w:asciiTheme="majorEastAsia" w:eastAsiaTheme="majorEastAsia" w:hAnsiTheme="majorEastAsia" w:hint="eastAsia"/>
        </w:rPr>
        <w:t>爾祖其從享</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《韓詩外傳》近同</w:t>
      </w:r>
      <w:proofErr w:type="gramEnd"/>
      <w:r w:rsidRPr="00CB4B83">
        <w:rPr>
          <w:rFonts w:asciiTheme="majorEastAsia" w:eastAsiaTheme="majorEastAsia" w:hAnsiTheme="majorEastAsia" w:hint="eastAsia"/>
        </w:rPr>
        <w:t>。任啓運曰：「滅國是人</w:t>
      </w:r>
      <w:proofErr w:type="gramStart"/>
      <w:r w:rsidRPr="00CB4B83">
        <w:rPr>
          <w:rFonts w:asciiTheme="majorEastAsia" w:eastAsiaTheme="majorEastAsia" w:hAnsiTheme="majorEastAsia" w:hint="eastAsia"/>
        </w:rPr>
        <w:t>無土，興謂續封</w:t>
      </w:r>
      <w:proofErr w:type="gramEnd"/>
      <w:r w:rsidRPr="00CB4B83">
        <w:rPr>
          <w:rFonts w:asciiTheme="majorEastAsia" w:eastAsiaTheme="majorEastAsia" w:hAnsiTheme="majorEastAsia" w:hint="eastAsia"/>
        </w:rPr>
        <w:t>之也。</w:t>
      </w:r>
      <w:proofErr w:type="gramStart"/>
      <w:r w:rsidRPr="00CB4B83">
        <w:rPr>
          <w:rFonts w:asciiTheme="majorEastAsia" w:eastAsiaTheme="majorEastAsia" w:hAnsiTheme="majorEastAsia" w:hint="eastAsia"/>
        </w:rPr>
        <w:t>絕世謂</w:t>
      </w:r>
      <w:proofErr w:type="gramEnd"/>
      <w:r w:rsidRPr="00CB4B83">
        <w:rPr>
          <w:rFonts w:asciiTheme="majorEastAsia" w:eastAsiaTheme="majorEastAsia" w:hAnsiTheme="majorEastAsia" w:hint="eastAsia"/>
        </w:rPr>
        <w:t>有土無人，繼謂</w:t>
      </w:r>
      <w:proofErr w:type="gramStart"/>
      <w:r w:rsidRPr="00CB4B83">
        <w:rPr>
          <w:rFonts w:asciiTheme="majorEastAsia" w:eastAsiaTheme="majorEastAsia" w:hAnsiTheme="majorEastAsia" w:hint="eastAsia"/>
        </w:rPr>
        <w:t>俾</w:t>
      </w:r>
      <w:proofErr w:type="gramEnd"/>
      <w:r w:rsidRPr="00CB4B83">
        <w:rPr>
          <w:rFonts w:asciiTheme="majorEastAsia" w:eastAsiaTheme="majorEastAsia" w:hAnsiTheme="majorEastAsia" w:hint="eastAsia"/>
        </w:rPr>
        <w:t>其支庶進承大宗也。」依此，「無」謂有</w:t>
      </w:r>
      <w:proofErr w:type="gramStart"/>
      <w:r w:rsidRPr="00CB4B83">
        <w:rPr>
          <w:rFonts w:asciiTheme="majorEastAsia" w:eastAsiaTheme="majorEastAsia" w:hAnsiTheme="majorEastAsia" w:hint="eastAsia"/>
        </w:rPr>
        <w:t>爵</w:t>
      </w:r>
      <w:proofErr w:type="gramEnd"/>
      <w:r w:rsidRPr="00CB4B83">
        <w:rPr>
          <w:rFonts w:asciiTheme="majorEastAsia" w:eastAsiaTheme="majorEastAsia" w:hAnsiTheme="majorEastAsia" w:hint="eastAsia"/>
        </w:rPr>
        <w:t>土而無子孫者，「有」謂有子孫而無</w:t>
      </w:r>
      <w:proofErr w:type="gramStart"/>
      <w:r w:rsidRPr="00CB4B83">
        <w:rPr>
          <w:rFonts w:asciiTheme="majorEastAsia" w:eastAsiaTheme="majorEastAsia" w:hAnsiTheme="majorEastAsia" w:hint="eastAsia"/>
        </w:rPr>
        <w:t>爵</w:t>
      </w:r>
      <w:proofErr w:type="gramEnd"/>
      <w:r w:rsidRPr="00CB4B83">
        <w:rPr>
          <w:rFonts w:asciiTheme="majorEastAsia" w:eastAsiaTheme="majorEastAsia" w:hAnsiTheme="majorEastAsia" w:hint="eastAsia"/>
        </w:rPr>
        <w:t>土者。「小、大」謂諸侯及其</w:t>
      </w:r>
      <w:proofErr w:type="gramStart"/>
      <w:r w:rsidRPr="00CB4B83">
        <w:rPr>
          <w:rFonts w:asciiTheme="majorEastAsia" w:eastAsiaTheme="majorEastAsia" w:hAnsiTheme="majorEastAsia" w:hint="eastAsia"/>
        </w:rPr>
        <w:t>埰</w:t>
      </w:r>
      <w:proofErr w:type="gramEnd"/>
      <w:r w:rsidRPr="00CB4B83">
        <w:rPr>
          <w:rFonts w:asciiTheme="majorEastAsia" w:eastAsiaTheme="majorEastAsia" w:hAnsiTheme="majorEastAsia" w:hint="eastAsia"/>
        </w:rPr>
        <w:t>地之小大，「肥、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」謂</w:t>
      </w:r>
      <w:proofErr w:type="gramStart"/>
      <w:r w:rsidRPr="00CB4B83">
        <w:rPr>
          <w:rFonts w:asciiTheme="majorEastAsia" w:eastAsiaTheme="majorEastAsia" w:hAnsiTheme="majorEastAsia" w:hint="eastAsia"/>
        </w:rPr>
        <w:t>諸侯所封及</w:t>
      </w:r>
      <w:proofErr w:type="gramEnd"/>
      <w:r w:rsidRPr="00CB4B83">
        <w:rPr>
          <w:rFonts w:asciiTheme="majorEastAsia" w:eastAsiaTheme="majorEastAsia" w:hAnsiTheme="majorEastAsia" w:hint="eastAsia"/>
        </w:rPr>
        <w:t>其</w:t>
      </w:r>
      <w:proofErr w:type="gramStart"/>
      <w:r w:rsidRPr="00CB4B83">
        <w:rPr>
          <w:rFonts w:asciiTheme="majorEastAsia" w:eastAsiaTheme="majorEastAsia" w:hAnsiTheme="majorEastAsia" w:hint="eastAsia"/>
        </w:rPr>
        <w:t>埰</w:t>
      </w:r>
      <w:proofErr w:type="gramEnd"/>
      <w:r w:rsidRPr="00CB4B83">
        <w:rPr>
          <w:rFonts w:asciiTheme="majorEastAsia" w:eastAsiaTheme="majorEastAsia" w:hAnsiTheme="majorEastAsia" w:hint="eastAsia"/>
        </w:rPr>
        <w:t>地之肥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。此六</w:t>
      </w:r>
      <w:proofErr w:type="gramStart"/>
      <w:r w:rsidRPr="00CB4B83">
        <w:rPr>
          <w:rFonts w:asciiTheme="majorEastAsia" w:eastAsiaTheme="majorEastAsia" w:hAnsiTheme="majorEastAsia" w:hint="eastAsia"/>
        </w:rPr>
        <w:t>字概言奉</w:t>
      </w:r>
      <w:proofErr w:type="gramEnd"/>
      <w:r w:rsidRPr="00CB4B83">
        <w:rPr>
          <w:rFonts w:asciiTheme="majorEastAsia" w:eastAsiaTheme="majorEastAsia" w:hAnsiTheme="majorEastAsia" w:hint="eastAsia"/>
        </w:rPr>
        <w:t>守社稷百姓之各種前提條件，「無」</w:t>
      </w:r>
      <w:proofErr w:type="gramStart"/>
      <w:r w:rsidRPr="00CB4B83">
        <w:rPr>
          <w:rFonts w:asciiTheme="majorEastAsia" w:eastAsiaTheme="majorEastAsia" w:hAnsiTheme="majorEastAsia" w:hint="eastAsia"/>
        </w:rPr>
        <w:t>者繼之</w:t>
      </w:r>
      <w:proofErr w:type="gramEnd"/>
      <w:r w:rsidRPr="00CB4B83">
        <w:rPr>
          <w:rFonts w:asciiTheme="majorEastAsia" w:eastAsiaTheme="majorEastAsia" w:hAnsiTheme="majorEastAsia" w:hint="eastAsia"/>
        </w:rPr>
        <w:t>，「有」</w:t>
      </w:r>
      <w:proofErr w:type="gramStart"/>
      <w:r w:rsidRPr="00CB4B83">
        <w:rPr>
          <w:rFonts w:asciiTheme="majorEastAsia" w:eastAsiaTheme="majorEastAsia" w:hAnsiTheme="majorEastAsia" w:hint="eastAsia"/>
        </w:rPr>
        <w:t>者興之</w:t>
      </w:r>
      <w:proofErr w:type="gramEnd"/>
      <w:r w:rsidRPr="00CB4B83">
        <w:rPr>
          <w:rFonts w:asciiTheme="majorEastAsia" w:eastAsiaTheme="majorEastAsia" w:hAnsiTheme="majorEastAsia" w:hint="eastAsia"/>
        </w:rPr>
        <w:t>，「小」</w:t>
      </w:r>
      <w:proofErr w:type="gramStart"/>
      <w:r w:rsidRPr="00CB4B83">
        <w:rPr>
          <w:rFonts w:asciiTheme="majorEastAsia" w:eastAsiaTheme="majorEastAsia" w:hAnsiTheme="majorEastAsia" w:hint="eastAsia"/>
        </w:rPr>
        <w:t>者保之</w:t>
      </w:r>
      <w:proofErr w:type="gramEnd"/>
      <w:r w:rsidRPr="00CB4B83">
        <w:rPr>
          <w:rFonts w:asciiTheme="majorEastAsia" w:eastAsiaTheme="majorEastAsia" w:hAnsiTheme="majorEastAsia" w:hint="eastAsia"/>
        </w:rPr>
        <w:t>，「大」</w:t>
      </w:r>
      <w:proofErr w:type="gramStart"/>
      <w:r w:rsidRPr="00CB4B83">
        <w:rPr>
          <w:rFonts w:asciiTheme="majorEastAsia" w:eastAsiaTheme="majorEastAsia" w:hAnsiTheme="majorEastAsia" w:hint="eastAsia"/>
        </w:rPr>
        <w:t>者抑之</w:t>
      </w:r>
      <w:proofErr w:type="gramEnd"/>
      <w:r w:rsidRPr="00CB4B83">
        <w:rPr>
          <w:rFonts w:asciiTheme="majorEastAsia" w:eastAsiaTheme="majorEastAsia" w:hAnsiTheme="majorEastAsia" w:hint="eastAsia"/>
        </w:rPr>
        <w:t>，不使</w:t>
      </w:r>
      <w:proofErr w:type="gramStart"/>
      <w:r w:rsidRPr="00CB4B83">
        <w:rPr>
          <w:rFonts w:asciiTheme="majorEastAsia" w:eastAsiaTheme="majorEastAsia" w:hAnsiTheme="majorEastAsia" w:hint="eastAsia"/>
        </w:rPr>
        <w:t>大陵小</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者助祭</w:t>
      </w:r>
      <w:proofErr w:type="gramEnd"/>
      <w:r w:rsidRPr="00CB4B83">
        <w:rPr>
          <w:rFonts w:asciiTheme="majorEastAsia" w:eastAsiaTheme="majorEastAsia" w:hAnsiTheme="majorEastAsia" w:hint="eastAsia"/>
        </w:rPr>
        <w:t>之，「肥」者助人祭之，斯可以「皆得其社稷百姓而奉守之」。</w:t>
      </w:r>
      <w:r w:rsidR="00B37E68" w:rsidRPr="00CB4B83">
        <w:rPr>
          <w:rFonts w:asciiTheme="majorEastAsia" w:eastAsiaTheme="majorEastAsia" w:hAnsiTheme="majorEastAsia" w:hint="eastAsia"/>
        </w:rPr>
        <w:t>/ 陳斯鵬：「無有」解為「無論」。/ 裘錫圭：</w:t>
      </w:r>
      <w:proofErr w:type="gramStart"/>
      <w:r w:rsidR="00B37E68" w:rsidRPr="00CB4B83">
        <w:rPr>
          <w:rFonts w:asciiTheme="majorEastAsia" w:eastAsiaTheme="majorEastAsia" w:hAnsiTheme="majorEastAsia" w:hint="eastAsia"/>
        </w:rPr>
        <w:t>疑</w:t>
      </w:r>
      <w:proofErr w:type="gramEnd"/>
      <w:r w:rsidR="00B37E68" w:rsidRPr="00CB4B83">
        <w:rPr>
          <w:rFonts w:asciiTheme="majorEastAsia" w:eastAsiaTheme="majorEastAsia" w:hAnsiTheme="majorEastAsia" w:hint="eastAsia"/>
        </w:rPr>
        <w:t>這</w:t>
      </w:r>
      <w:proofErr w:type="gramStart"/>
      <w:r w:rsidR="00B37E68" w:rsidRPr="00CB4B83">
        <w:rPr>
          <w:rFonts w:asciiTheme="majorEastAsia" w:eastAsiaTheme="majorEastAsia" w:hAnsiTheme="majorEastAsia" w:hint="eastAsia"/>
        </w:rPr>
        <w:t>裏</w:t>
      </w:r>
      <w:proofErr w:type="gramEnd"/>
      <w:r w:rsidR="00B37E68" w:rsidRPr="00CB4B83">
        <w:rPr>
          <w:rFonts w:asciiTheme="majorEastAsia" w:eastAsiaTheme="majorEastAsia" w:hAnsiTheme="majorEastAsia" w:hint="eastAsia"/>
        </w:rPr>
        <w:t>「無有」解為「沒有」。簡文意為使天下萬邦的疆土沒有大小、肥</w:t>
      </w:r>
      <w:proofErr w:type="gramStart"/>
      <w:r w:rsidR="00B37E68" w:rsidRPr="00CB4B83">
        <w:rPr>
          <w:rFonts w:asciiTheme="majorEastAsia" w:eastAsiaTheme="majorEastAsia" w:hAnsiTheme="majorEastAsia" w:cs="新細明體" w:hint="eastAsia"/>
        </w:rPr>
        <w:t>磽</w:t>
      </w:r>
      <w:proofErr w:type="gramEnd"/>
      <w:r w:rsidR="00B37E68" w:rsidRPr="00CB4B83">
        <w:rPr>
          <w:rFonts w:asciiTheme="majorEastAsia" w:eastAsiaTheme="majorEastAsia" w:hAnsiTheme="majorEastAsia" w:hint="eastAsia"/>
        </w:rPr>
        <w:t>相顯著的情況。/ 俞紹宏、張青松：「無有」，無論；</w:t>
      </w:r>
      <w:proofErr w:type="gramStart"/>
      <w:r w:rsidR="00B37E68" w:rsidRPr="00CB4B83">
        <w:rPr>
          <w:rFonts w:asciiTheme="majorEastAsia" w:eastAsiaTheme="majorEastAsia" w:hAnsiTheme="majorEastAsia" w:hint="eastAsia"/>
        </w:rPr>
        <w:t>陳偉說也可</w:t>
      </w:r>
      <w:proofErr w:type="gramEnd"/>
      <w:r w:rsidR="00B37E68" w:rsidRPr="00CB4B83">
        <w:rPr>
          <w:rFonts w:asciiTheme="majorEastAsia" w:eastAsiaTheme="majorEastAsia" w:hAnsiTheme="majorEastAsia" w:hint="eastAsia"/>
        </w:rPr>
        <w:t>備一說。</w:t>
      </w:r>
    </w:p>
    <w:bookmarkEnd w:id="25"/>
  </w:footnote>
  <w:footnote w:id="63">
    <w:p w14:paraId="429CDBEF" w14:textId="36F005EA"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414393" w:rsidRPr="00CB4B83">
        <w:rPr>
          <w:rFonts w:asciiTheme="majorEastAsia" w:eastAsiaTheme="majorEastAsia" w:hAnsiTheme="majorEastAsia" w:hint="eastAsia"/>
        </w:rPr>
        <w:t xml:space="preserve"> </w:t>
      </w:r>
      <w:r w:rsidR="00FE47B4" w:rsidRPr="00CB4B83">
        <w:rPr>
          <w:rFonts w:asciiTheme="majorEastAsia" w:eastAsiaTheme="majorEastAsia" w:hAnsiTheme="majorEastAsia" w:hint="eastAsia"/>
        </w:rPr>
        <w:t>整理者：「</w:t>
      </w:r>
      <w:r w:rsidR="00FE47B4" w:rsidRPr="00CB4B83">
        <w:rPr>
          <w:rFonts w:asciiTheme="majorEastAsia" w:eastAsiaTheme="majorEastAsia" w:hAnsiTheme="majorEastAsia"/>
          <w:noProof/>
        </w:rPr>
        <w:drawing>
          <wp:inline distT="0" distB="0" distL="0" distR="0" wp14:anchorId="638BE9E7" wp14:editId="09992CA5">
            <wp:extent cx="134932" cy="143637"/>
            <wp:effectExtent l="0" t="0" r="0" b="8890"/>
            <wp:docPr id="15562687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FE47B4" w:rsidRPr="00CB4B83">
        <w:rPr>
          <w:rFonts w:asciiTheme="majorEastAsia" w:eastAsiaTheme="majorEastAsia" w:hAnsiTheme="majorEastAsia" w:hint="eastAsia"/>
        </w:rPr>
        <w:t>」與「</w:t>
      </w:r>
      <w:proofErr w:type="gramStart"/>
      <w:r w:rsidR="00FE47B4"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」音近。「肥</w:t>
      </w:r>
      <w:proofErr w:type="gramStart"/>
      <w:r w:rsidR="00FE47B4"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」見《孟子·告子上》《荀子·王制》，後世失「</w:t>
      </w:r>
      <w:r w:rsidR="00FE47B4" w:rsidRPr="00CB4B83">
        <w:rPr>
          <w:rFonts w:asciiTheme="majorEastAsia" w:eastAsiaTheme="majorEastAsia" w:hAnsiTheme="majorEastAsia"/>
          <w:noProof/>
        </w:rPr>
        <w:drawing>
          <wp:inline distT="0" distB="0" distL="0" distR="0" wp14:anchorId="2464DFC3" wp14:editId="4CE8EFD7">
            <wp:extent cx="134932" cy="143637"/>
            <wp:effectExtent l="0" t="0" r="0" b="8890"/>
            <wp:docPr id="15684104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FE47B4" w:rsidRPr="00CB4B83">
        <w:rPr>
          <w:rFonts w:asciiTheme="majorEastAsia" w:eastAsiaTheme="majorEastAsia" w:hAnsiTheme="majorEastAsia" w:hint="eastAsia"/>
        </w:rPr>
        <w:t xml:space="preserve">」而改用「脆」。/ </w:t>
      </w:r>
      <w:r w:rsidRPr="00CB4B83">
        <w:rPr>
          <w:rFonts w:asciiTheme="majorEastAsia" w:eastAsiaTheme="majorEastAsia" w:hAnsiTheme="majorEastAsia" w:hint="eastAsia"/>
        </w:rPr>
        <w:t>何琳儀</w:t>
      </w:r>
      <w:r w:rsidR="00FE47B4" w:rsidRPr="00CB4B83">
        <w:rPr>
          <w:rFonts w:asciiTheme="majorEastAsia" w:eastAsiaTheme="majorEastAsia" w:hAnsiTheme="majorEastAsia" w:hint="eastAsia"/>
        </w:rPr>
        <w:t>、張桂光、林志鵬</w:t>
      </w:r>
      <w:r w:rsidRPr="00CB4B83">
        <w:rPr>
          <w:rFonts w:asciiTheme="majorEastAsia" w:eastAsiaTheme="majorEastAsia" w:hAnsiTheme="majorEastAsia" w:hint="eastAsia"/>
        </w:rPr>
        <w:t>：讀</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肥脆</w:t>
      </w:r>
      <w:r w:rsidR="00FE47B4"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為</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肥</w:t>
      </w:r>
      <w:proofErr w:type="gramStart"/>
      <w:r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，似有未的，蓋</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脆</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橇</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磽</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聲韻均不合。</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肥脆</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應讀</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肥</w:t>
      </w:r>
      <w:proofErr w:type="gramStart"/>
      <w:r w:rsidRPr="00CB4B83">
        <w:rPr>
          <w:rFonts w:asciiTheme="majorEastAsia" w:eastAsiaTheme="majorEastAsia" w:hAnsiTheme="majorEastAsia" w:hint="eastAsia"/>
        </w:rPr>
        <w:t>瘠</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脆（</w:t>
      </w:r>
      <w:proofErr w:type="gramStart"/>
      <w:r w:rsidRPr="00CB4B83">
        <w:rPr>
          <w:rFonts w:asciiTheme="majorEastAsia" w:eastAsiaTheme="majorEastAsia" w:hAnsiTheme="majorEastAsia" w:hint="eastAsia"/>
        </w:rPr>
        <w:t>膬</w:t>
      </w:r>
      <w:proofErr w:type="gramEnd"/>
      <w:r w:rsidRPr="00CB4B83">
        <w:rPr>
          <w:rFonts w:asciiTheme="majorEastAsia" w:eastAsiaTheme="majorEastAsia" w:hAnsiTheme="majorEastAsia" w:hint="eastAsia"/>
        </w:rPr>
        <w:t>）</w:t>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，清</w:t>
      </w:r>
      <w:proofErr w:type="gramStart"/>
      <w:r w:rsidRPr="00CB4B83">
        <w:rPr>
          <w:rFonts w:asciiTheme="majorEastAsia" w:eastAsiaTheme="majorEastAsia" w:hAnsiTheme="majorEastAsia" w:hint="eastAsia"/>
        </w:rPr>
        <w:t>紐</w:t>
      </w:r>
      <w:proofErr w:type="gramEnd"/>
      <w:r w:rsidRPr="00CB4B83">
        <w:rPr>
          <w:rFonts w:asciiTheme="majorEastAsia" w:eastAsiaTheme="majorEastAsia" w:hAnsiTheme="majorEastAsia" w:hint="eastAsia"/>
        </w:rPr>
        <w:t>月部；</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瘠</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，精</w:t>
      </w:r>
      <w:proofErr w:type="gramStart"/>
      <w:r w:rsidRPr="00CB4B83">
        <w:rPr>
          <w:rFonts w:asciiTheme="majorEastAsia" w:eastAsiaTheme="majorEastAsia" w:hAnsiTheme="majorEastAsia" w:hint="eastAsia"/>
        </w:rPr>
        <w:t>紐</w:t>
      </w:r>
      <w:proofErr w:type="gramEnd"/>
      <w:r w:rsidRPr="00CB4B83">
        <w:rPr>
          <w:rFonts w:asciiTheme="majorEastAsia" w:eastAsiaTheme="majorEastAsia" w:hAnsiTheme="majorEastAsia" w:hint="eastAsia"/>
        </w:rPr>
        <w:t>支部。故二字為齒音雙聲。</w:t>
      </w:r>
      <w:proofErr w:type="gramStart"/>
      <w:r w:rsidR="00FE47B4" w:rsidRPr="00CB4B83">
        <w:rPr>
          <w:rFonts w:asciiTheme="majorEastAsia" w:eastAsiaTheme="majorEastAsia" w:hAnsiTheme="majorEastAsia" w:hint="eastAsia"/>
        </w:rPr>
        <w:t>簡文斷作</w:t>
      </w:r>
      <w:proofErr w:type="gramEnd"/>
      <w:r w:rsidR="00FE47B4" w:rsidRPr="00CB4B83">
        <w:rPr>
          <w:rFonts w:asciiTheme="majorEastAsia" w:eastAsiaTheme="majorEastAsia" w:hAnsiTheme="majorEastAsia" w:hint="eastAsia"/>
        </w:rPr>
        <w:t>「無有、小大、肥</w:t>
      </w:r>
      <w:proofErr w:type="gramStart"/>
      <w:r w:rsidR="00FE47B4" w:rsidRPr="00CB4B83">
        <w:rPr>
          <w:rFonts w:asciiTheme="majorEastAsia" w:eastAsiaTheme="majorEastAsia" w:hAnsiTheme="majorEastAsia" w:hint="eastAsia"/>
        </w:rPr>
        <w:t>瘠</w:t>
      </w:r>
      <w:proofErr w:type="gramEnd"/>
      <w:r w:rsidR="00FE47B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FE47B4" w:rsidRPr="00CB4B83">
        <w:rPr>
          <w:rFonts w:asciiTheme="majorEastAsia" w:eastAsiaTheme="majorEastAsia" w:hAnsiTheme="majorEastAsia" w:hint="eastAsia"/>
        </w:rPr>
        <w:t>「</w:t>
      </w:r>
      <w:r w:rsidR="00FE47B4" w:rsidRPr="00CB4B83">
        <w:rPr>
          <w:rFonts w:asciiTheme="majorEastAsia" w:eastAsiaTheme="majorEastAsia" w:hAnsiTheme="majorEastAsia"/>
          <w:noProof/>
        </w:rPr>
        <w:drawing>
          <wp:inline distT="0" distB="0" distL="0" distR="0" wp14:anchorId="05B398F3" wp14:editId="5C88D881">
            <wp:extent cx="97790" cy="130387"/>
            <wp:effectExtent l="0" t="0" r="0" b="3175"/>
            <wp:docPr id="19221832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83233" name=""/>
                    <pic:cNvPicPr/>
                  </pic:nvPicPr>
                  <pic:blipFill>
                    <a:blip r:embed="rId31"/>
                    <a:stretch>
                      <a:fillRect/>
                    </a:stretch>
                  </pic:blipFill>
                  <pic:spPr>
                    <a:xfrm>
                      <a:off x="0" y="0"/>
                      <a:ext cx="102023" cy="136031"/>
                    </a:xfrm>
                    <a:prstGeom prst="rect">
                      <a:avLst/>
                    </a:prstGeom>
                  </pic:spPr>
                </pic:pic>
              </a:graphicData>
            </a:graphic>
          </wp:inline>
        </w:drawing>
      </w:r>
      <w:r w:rsidR="00FE47B4" w:rsidRPr="00CB4B83">
        <w:rPr>
          <w:rFonts w:asciiTheme="majorEastAsia" w:eastAsiaTheme="majorEastAsia" w:hAnsiTheme="majorEastAsia"/>
          <w:noProof/>
        </w:rPr>
        <w:drawing>
          <wp:inline distT="0" distB="0" distL="0" distR="0" wp14:anchorId="20C27719" wp14:editId="5F5FCA1B">
            <wp:extent cx="134932" cy="143637"/>
            <wp:effectExtent l="0" t="0" r="0" b="8890"/>
            <wp:docPr id="2612975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FE47B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柱脆</w:t>
      </w:r>
      <w:r w:rsidR="00FE47B4" w:rsidRPr="00CB4B83">
        <w:rPr>
          <w:rFonts w:asciiTheme="majorEastAsia" w:eastAsiaTheme="majorEastAsia" w:hAnsiTheme="majorEastAsia" w:hint="eastAsia"/>
        </w:rPr>
        <w:t>」</w:t>
      </w:r>
      <w:proofErr w:type="gramEnd"/>
      <w:r w:rsidR="00FE47B4" w:rsidRPr="00CB4B83">
        <w:rPr>
          <w:rFonts w:asciiTheme="majorEastAsia" w:eastAsiaTheme="majorEastAsia" w:hAnsiTheme="majorEastAsia" w:hint="eastAsia"/>
        </w:rPr>
        <w:t>，</w:t>
      </w:r>
      <w:r w:rsidRPr="00CB4B83">
        <w:rPr>
          <w:rFonts w:asciiTheme="majorEastAsia" w:eastAsiaTheme="majorEastAsia" w:hAnsiTheme="majorEastAsia" w:hint="eastAsia"/>
        </w:rPr>
        <w:t>強弱。</w:t>
      </w:r>
      <w:r w:rsidR="00FE47B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白</w:t>
      </w:r>
      <w:r w:rsidR="00FE47B4" w:rsidRPr="00CB4B83">
        <w:rPr>
          <w:rFonts w:asciiTheme="majorEastAsia" w:eastAsiaTheme="majorEastAsia" w:hAnsiTheme="majorEastAsia" w:hint="eastAsia"/>
        </w:rPr>
        <w:t>於藍：</w:t>
      </w:r>
      <w:r w:rsidRPr="00CB4B83">
        <w:rPr>
          <w:rFonts w:asciiTheme="majorEastAsia" w:eastAsiaTheme="majorEastAsia" w:hAnsiTheme="majorEastAsia" w:hint="eastAsia"/>
        </w:rPr>
        <w:t>釋</w:t>
      </w:r>
      <w:r w:rsidR="00FE47B4" w:rsidRPr="00CB4B83">
        <w:rPr>
          <w:rFonts w:asciiTheme="majorEastAsia" w:eastAsiaTheme="majorEastAsia" w:hAnsiTheme="majorEastAsia" w:hint="eastAsia"/>
        </w:rPr>
        <w:t>「</w:t>
      </w:r>
      <w:r w:rsidR="00EF0151" w:rsidRPr="00CB4B83">
        <w:rPr>
          <w:rFonts w:asciiTheme="majorEastAsia" w:eastAsiaTheme="majorEastAsia" w:hAnsiTheme="majorEastAsia"/>
          <w:noProof/>
        </w:rPr>
        <w:drawing>
          <wp:inline distT="0" distB="0" distL="0" distR="0" wp14:anchorId="7A30052E" wp14:editId="36F4D0D6">
            <wp:extent cx="71120" cy="111761"/>
            <wp:effectExtent l="0" t="0" r="5080" b="2540"/>
            <wp:docPr id="1123417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700" name=""/>
                    <pic:cNvPicPr/>
                  </pic:nvPicPr>
                  <pic:blipFill>
                    <a:blip r:embed="rId32"/>
                    <a:stretch>
                      <a:fillRect/>
                    </a:stretch>
                  </pic:blipFill>
                  <pic:spPr>
                    <a:xfrm>
                      <a:off x="0" y="0"/>
                      <a:ext cx="71990" cy="113128"/>
                    </a:xfrm>
                    <a:prstGeom prst="rect">
                      <a:avLst/>
                    </a:prstGeom>
                  </pic:spPr>
                </pic:pic>
              </a:graphicData>
            </a:graphic>
          </wp:inline>
        </w:drawing>
      </w:r>
      <w:r w:rsidR="00EF0151" w:rsidRPr="00CB4B83">
        <w:rPr>
          <w:rFonts w:asciiTheme="majorEastAsia" w:eastAsiaTheme="majorEastAsia" w:hAnsiTheme="majorEastAsia"/>
          <w:noProof/>
        </w:rPr>
        <w:drawing>
          <wp:inline distT="0" distB="0" distL="0" distR="0" wp14:anchorId="56974498" wp14:editId="042F6D43">
            <wp:extent cx="134932" cy="143637"/>
            <wp:effectExtent l="0" t="0" r="0" b="8890"/>
            <wp:docPr id="7796757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EF0151"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EF0151" w:rsidRPr="00CB4B83">
        <w:rPr>
          <w:rFonts w:asciiTheme="majorEastAsia" w:eastAsiaTheme="majorEastAsia" w:hAnsiTheme="majorEastAsia" w:hint="eastAsia"/>
        </w:rPr>
        <w:t>「</w:t>
      </w:r>
      <w:r w:rsidRPr="00CB4B83">
        <w:rPr>
          <w:rFonts w:asciiTheme="majorEastAsia" w:eastAsiaTheme="majorEastAsia" w:hAnsiTheme="majorEastAsia" w:hint="eastAsia"/>
        </w:rPr>
        <w:t>絕饒</w:t>
      </w:r>
      <w:r w:rsidR="00EF0151"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乏饒</w:t>
      </w:r>
      <w:proofErr w:type="gramEnd"/>
      <w:r w:rsidRPr="00CB4B83">
        <w:rPr>
          <w:rFonts w:asciiTheme="majorEastAsia" w:eastAsiaTheme="majorEastAsia" w:hAnsiTheme="majorEastAsia" w:hint="eastAsia"/>
        </w:rPr>
        <w:t>。</w:t>
      </w:r>
      <w:r w:rsidR="00B37E68" w:rsidRPr="00CB4B83">
        <w:rPr>
          <w:rFonts w:asciiTheme="majorEastAsia" w:eastAsiaTheme="majorEastAsia" w:hAnsiTheme="majorEastAsia" w:hint="eastAsia"/>
        </w:rPr>
        <w:t>/ 蘇建洲：「</w:t>
      </w:r>
      <w:r w:rsidR="00B37E68" w:rsidRPr="00CB4B83">
        <w:rPr>
          <w:rFonts w:asciiTheme="majorEastAsia" w:eastAsiaTheme="majorEastAsia" w:hAnsiTheme="majorEastAsia"/>
          <w:noProof/>
        </w:rPr>
        <w:drawing>
          <wp:inline distT="0" distB="0" distL="0" distR="0" wp14:anchorId="73E5D3AA" wp14:editId="52F62634">
            <wp:extent cx="114300" cy="190500"/>
            <wp:effectExtent l="0" t="0" r="0" b="0"/>
            <wp:docPr id="12197058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」釋「肥」，上從「㔾」。「</w:t>
      </w:r>
      <w:r w:rsidR="00B37E68" w:rsidRPr="00CB4B83">
        <w:rPr>
          <w:rFonts w:asciiTheme="majorEastAsia" w:eastAsiaTheme="majorEastAsia" w:hAnsiTheme="majorEastAsia"/>
          <w:noProof/>
        </w:rPr>
        <w:drawing>
          <wp:inline distT="0" distB="0" distL="0" distR="0" wp14:anchorId="48248610" wp14:editId="3C37E03D">
            <wp:extent cx="134932" cy="143637"/>
            <wp:effectExtent l="0" t="0" r="0" b="8890"/>
            <wp:docPr id="6667301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B37E68" w:rsidRPr="00CB4B83">
        <w:rPr>
          <w:rFonts w:asciiTheme="majorEastAsia" w:eastAsiaTheme="majorEastAsia" w:hAnsiTheme="majorEastAsia" w:hint="eastAsia"/>
        </w:rPr>
        <w:t>」讀「</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 李守奎、曲冰、孫偉龍：「</w:t>
      </w:r>
      <w:r w:rsidR="00B37E68" w:rsidRPr="00CB4B83">
        <w:rPr>
          <w:rFonts w:asciiTheme="majorEastAsia" w:eastAsiaTheme="majorEastAsia" w:hAnsiTheme="majorEastAsia"/>
          <w:noProof/>
        </w:rPr>
        <w:drawing>
          <wp:inline distT="0" distB="0" distL="0" distR="0" wp14:anchorId="46A2687D" wp14:editId="5F8F6591">
            <wp:extent cx="114300" cy="190500"/>
            <wp:effectExtent l="0" t="0" r="0" b="0"/>
            <wp:docPr id="15664907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上部隸作</w:t>
      </w:r>
      <w:proofErr w:type="gramEnd"/>
      <w:r w:rsidR="00B37E68" w:rsidRPr="00CB4B83">
        <w:rPr>
          <w:rFonts w:asciiTheme="majorEastAsia" w:eastAsiaTheme="majorEastAsia" w:hAnsiTheme="majorEastAsia" w:hint="eastAsia"/>
        </w:rPr>
        <w:t>「㔾」。/陳劍：「</w:t>
      </w:r>
      <w:r w:rsidR="00B37E68" w:rsidRPr="00CB4B83">
        <w:rPr>
          <w:rFonts w:asciiTheme="majorEastAsia" w:eastAsiaTheme="majorEastAsia" w:hAnsiTheme="majorEastAsia"/>
          <w:noProof/>
        </w:rPr>
        <w:drawing>
          <wp:inline distT="0" distB="0" distL="0" distR="0" wp14:anchorId="1B384392" wp14:editId="5884EDFC">
            <wp:extent cx="114300" cy="190500"/>
            <wp:effectExtent l="0" t="0" r="0" b="0"/>
            <wp:docPr id="19680605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」上部、</w:t>
      </w:r>
      <w:proofErr w:type="gramStart"/>
      <w:r w:rsidR="00B37E68" w:rsidRPr="00CB4B83">
        <w:rPr>
          <w:rFonts w:asciiTheme="majorEastAsia" w:eastAsiaTheme="majorEastAsia" w:hAnsiTheme="majorEastAsia" w:hint="eastAsia"/>
        </w:rPr>
        <w:t>郭</w:t>
      </w:r>
      <w:proofErr w:type="gramEnd"/>
      <w:r w:rsidR="00B37E68" w:rsidRPr="00CB4B83">
        <w:rPr>
          <w:rFonts w:asciiTheme="majorEastAsia" w:eastAsiaTheme="majorEastAsia" w:hAnsiTheme="majorEastAsia" w:hint="eastAsia"/>
        </w:rPr>
        <w:t>店《忠信之道》簡5「</w:t>
      </w:r>
      <w:r w:rsidR="00B37E68" w:rsidRPr="00CB4B83">
        <w:rPr>
          <w:rFonts w:asciiTheme="majorEastAsia" w:eastAsiaTheme="majorEastAsia" w:hAnsiTheme="majorEastAsia"/>
          <w:noProof/>
        </w:rPr>
        <w:drawing>
          <wp:inline distT="0" distB="0" distL="0" distR="0" wp14:anchorId="7EAAD45B" wp14:editId="7AA191E7">
            <wp:extent cx="114300" cy="168443"/>
            <wp:effectExtent l="0" t="0" r="0" b="3175"/>
            <wp:docPr id="774252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52063" name=""/>
                    <pic:cNvPicPr/>
                  </pic:nvPicPr>
                  <pic:blipFill>
                    <a:blip r:embed="rId34"/>
                    <a:stretch>
                      <a:fillRect/>
                    </a:stretch>
                  </pic:blipFill>
                  <pic:spPr>
                    <a:xfrm>
                      <a:off x="0" y="0"/>
                      <a:ext cx="115368" cy="170017"/>
                    </a:xfrm>
                    <a:prstGeom prst="rect">
                      <a:avLst/>
                    </a:prstGeom>
                  </pic:spPr>
                </pic:pic>
              </a:graphicData>
            </a:graphic>
          </wp:inline>
        </w:drawing>
      </w:r>
      <w:r w:rsidR="00B37E68" w:rsidRPr="00CB4B83">
        <w:rPr>
          <w:rFonts w:asciiTheme="majorEastAsia" w:eastAsiaTheme="majorEastAsia" w:hAnsiTheme="majorEastAsia" w:hint="eastAsia"/>
        </w:rPr>
        <w:t>」右半與「肥」「妃」「</w:t>
      </w:r>
      <w:proofErr w:type="gramStart"/>
      <w:r w:rsidR="00B37E68" w:rsidRPr="00CB4B83">
        <w:rPr>
          <w:rFonts w:asciiTheme="majorEastAsia" w:eastAsiaTheme="majorEastAsia" w:hAnsiTheme="majorEastAsia" w:hint="eastAsia"/>
        </w:rPr>
        <w:t>圮</w:t>
      </w:r>
      <w:proofErr w:type="gramEnd"/>
      <w:r w:rsidR="00B37E68" w:rsidRPr="00CB4B83">
        <w:rPr>
          <w:rFonts w:asciiTheme="majorEastAsia" w:eastAsiaTheme="majorEastAsia" w:hAnsiTheme="majorEastAsia" w:hint="eastAsia"/>
        </w:rPr>
        <w:t>」的「己」可能來源於「配」</w:t>
      </w:r>
      <w:proofErr w:type="gramStart"/>
      <w:r w:rsidR="00B37E68" w:rsidRPr="00CB4B83">
        <w:rPr>
          <w:rFonts w:asciiTheme="majorEastAsia" w:eastAsiaTheme="majorEastAsia" w:hAnsiTheme="majorEastAsia" w:hint="eastAsia"/>
        </w:rPr>
        <w:t>字右半</w:t>
      </w:r>
      <w:proofErr w:type="gramEnd"/>
      <w:r w:rsidR="00B37E68" w:rsidRPr="00CB4B83">
        <w:rPr>
          <w:rFonts w:asciiTheme="majorEastAsia" w:eastAsiaTheme="majorEastAsia" w:hAnsiTheme="majorEastAsia" w:hint="eastAsia"/>
        </w:rPr>
        <w:t>，進一步講可能就是從「配」省聲。</w:t>
      </w:r>
      <w:proofErr w:type="gramStart"/>
      <w:r w:rsidR="00B37E68" w:rsidRPr="00CB4B83">
        <w:rPr>
          <w:rFonts w:asciiTheme="majorEastAsia" w:eastAsiaTheme="majorEastAsia" w:hAnsiTheme="majorEastAsia" w:hint="eastAsia"/>
        </w:rPr>
        <w:t>裘錫主疑</w:t>
      </w:r>
      <w:proofErr w:type="gramEnd"/>
      <w:r w:rsidR="00B37E68" w:rsidRPr="00CB4B83">
        <w:rPr>
          <w:rFonts w:asciiTheme="majorEastAsia" w:eastAsiaTheme="majorEastAsia" w:hAnsiTheme="majorEastAsia" w:hint="eastAsia"/>
        </w:rPr>
        <w:t>殷墟甲骨文「</w:t>
      </w:r>
      <w:r w:rsidR="00B37E68" w:rsidRPr="00CB4B83">
        <w:rPr>
          <w:rFonts w:asciiTheme="majorEastAsia" w:eastAsiaTheme="majorEastAsia" w:hAnsiTheme="majorEastAsia"/>
          <w:noProof/>
        </w:rPr>
        <w:drawing>
          <wp:inline distT="0" distB="0" distL="0" distR="0" wp14:anchorId="23674C06" wp14:editId="4CDC3475">
            <wp:extent cx="127000" cy="136770"/>
            <wp:effectExtent l="0" t="0" r="6350" b="0"/>
            <wp:docPr id="20168541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4111" name=""/>
                    <pic:cNvPicPr/>
                  </pic:nvPicPr>
                  <pic:blipFill>
                    <a:blip r:embed="rId35"/>
                    <a:stretch>
                      <a:fillRect/>
                    </a:stretch>
                  </pic:blipFill>
                  <pic:spPr>
                    <a:xfrm>
                      <a:off x="0" y="0"/>
                      <a:ext cx="128511" cy="138397"/>
                    </a:xfrm>
                    <a:prstGeom prst="rect">
                      <a:avLst/>
                    </a:prstGeom>
                  </pic:spPr>
                </pic:pic>
              </a:graphicData>
            </a:graphic>
          </wp:inline>
        </w:drawing>
      </w:r>
      <w:r w:rsidR="00B37E68" w:rsidRPr="00CB4B83">
        <w:rPr>
          <w:rFonts w:asciiTheme="majorEastAsia" w:eastAsiaTheme="majorEastAsia" w:hAnsiTheme="majorEastAsia" w:hint="eastAsia"/>
        </w:rPr>
        <w:t>」及其具體「</w:t>
      </w:r>
      <w:r w:rsidR="00B37E68" w:rsidRPr="00CB4B83">
        <w:rPr>
          <w:rFonts w:asciiTheme="majorEastAsia" w:eastAsiaTheme="majorEastAsia" w:hAnsiTheme="majorEastAsia"/>
          <w:noProof/>
        </w:rPr>
        <w:drawing>
          <wp:inline distT="0" distB="0" distL="0" distR="0" wp14:anchorId="36D541C6" wp14:editId="2E491788">
            <wp:extent cx="107096" cy="129408"/>
            <wp:effectExtent l="0" t="0" r="7620" b="4445"/>
            <wp:docPr id="6408989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8936" name=""/>
                    <pic:cNvPicPr/>
                  </pic:nvPicPr>
                  <pic:blipFill>
                    <a:blip r:embed="rId36"/>
                    <a:stretch>
                      <a:fillRect/>
                    </a:stretch>
                  </pic:blipFill>
                  <pic:spPr>
                    <a:xfrm>
                      <a:off x="0" y="0"/>
                      <a:ext cx="108405" cy="130989"/>
                    </a:xfrm>
                    <a:prstGeom prst="rect">
                      <a:avLst/>
                    </a:prstGeom>
                  </pic:spPr>
                </pic:pic>
              </a:graphicData>
            </a:graphic>
          </wp:inline>
        </w:drawing>
      </w:r>
      <w:r w:rsidR="00B37E68" w:rsidRPr="00CB4B83">
        <w:rPr>
          <w:rFonts w:asciiTheme="majorEastAsia" w:eastAsiaTheme="majorEastAsia" w:hAnsiTheme="majorEastAsia" w:hint="eastAsia"/>
        </w:rPr>
        <w:t>」「倿」當釋為「妃」。相應地，「配」字本身就應分析為從「</w:t>
      </w:r>
      <w:proofErr w:type="gramStart"/>
      <w:r w:rsidR="00B37E68" w:rsidRPr="00CB4B83">
        <w:rPr>
          <w:rFonts w:asciiTheme="majorEastAsia" w:eastAsiaTheme="majorEastAsia" w:hAnsiTheme="majorEastAsia" w:hint="eastAsia"/>
        </w:rPr>
        <w:t>酉</w:t>
      </w:r>
      <w:proofErr w:type="gramEnd"/>
      <w:r w:rsidR="00B37E68" w:rsidRPr="00CB4B83">
        <w:rPr>
          <w:rFonts w:asciiTheme="majorEastAsia" w:eastAsiaTheme="majorEastAsia" w:hAnsiTheme="majorEastAsia" w:hint="eastAsia"/>
        </w:rPr>
        <w:t>」，「</w:t>
      </w:r>
      <w:r w:rsidR="00B37E68" w:rsidRPr="00CB4B83">
        <w:rPr>
          <w:rFonts w:asciiTheme="majorEastAsia" w:eastAsiaTheme="majorEastAsia" w:hAnsiTheme="majorEastAsia"/>
          <w:noProof/>
        </w:rPr>
        <w:drawing>
          <wp:inline distT="0" distB="0" distL="0" distR="0" wp14:anchorId="451884A3" wp14:editId="58A53EF3">
            <wp:extent cx="127000" cy="136770"/>
            <wp:effectExtent l="0" t="0" r="6350" b="0"/>
            <wp:docPr id="21435331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4111" name=""/>
                    <pic:cNvPicPr/>
                  </pic:nvPicPr>
                  <pic:blipFill>
                    <a:blip r:embed="rId35"/>
                    <a:stretch>
                      <a:fillRect/>
                    </a:stretch>
                  </pic:blipFill>
                  <pic:spPr>
                    <a:xfrm>
                      <a:off x="0" y="0"/>
                      <a:ext cx="128511" cy="138397"/>
                    </a:xfrm>
                    <a:prstGeom prst="rect">
                      <a:avLst/>
                    </a:prstGeom>
                  </pic:spPr>
                </pic:pic>
              </a:graphicData>
            </a:graphic>
          </wp:inline>
        </w:drawing>
      </w:r>
      <w:r w:rsidR="00B37E68" w:rsidRPr="00CB4B83">
        <w:rPr>
          <w:rFonts w:asciiTheme="majorEastAsia" w:eastAsiaTheme="majorEastAsia" w:hAnsiTheme="majorEastAsia" w:hint="eastAsia"/>
        </w:rPr>
        <w:t>（妃）」省聲。「</w:t>
      </w:r>
      <w:r w:rsidR="00B37E68" w:rsidRPr="00CB4B83">
        <w:rPr>
          <w:rFonts w:asciiTheme="majorEastAsia" w:eastAsiaTheme="majorEastAsia" w:hAnsiTheme="majorEastAsia"/>
          <w:noProof/>
        </w:rPr>
        <w:drawing>
          <wp:inline distT="0" distB="0" distL="0" distR="0" wp14:anchorId="566CD308" wp14:editId="27E8C32F">
            <wp:extent cx="114300" cy="190500"/>
            <wp:effectExtent l="0" t="0" r="0" b="0"/>
            <wp:docPr id="13541063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圮</w:t>
      </w:r>
      <w:proofErr w:type="gramEnd"/>
      <w:r w:rsidR="00B37E68" w:rsidRPr="00CB4B83">
        <w:rPr>
          <w:rFonts w:asciiTheme="majorEastAsia" w:eastAsiaTheme="majorEastAsia" w:hAnsiTheme="majorEastAsia" w:hint="eastAsia"/>
        </w:rPr>
        <w:t>」等字</w:t>
      </w:r>
      <w:proofErr w:type="gramStart"/>
      <w:r w:rsidR="00B37E68" w:rsidRPr="00CB4B83">
        <w:rPr>
          <w:rFonts w:asciiTheme="majorEastAsia" w:eastAsiaTheme="majorEastAsia" w:hAnsiTheme="majorEastAsia" w:hint="eastAsia"/>
        </w:rPr>
        <w:t>的聲符也是</w:t>
      </w:r>
      <w:proofErr w:type="gramEnd"/>
      <w:r w:rsidR="00B37E68" w:rsidRPr="00CB4B83">
        <w:rPr>
          <w:rFonts w:asciiTheme="majorEastAsia" w:eastAsiaTheme="majorEastAsia" w:hAnsiTheme="majorEastAsia" w:hint="eastAsia"/>
        </w:rPr>
        <w:t>來源於「</w:t>
      </w:r>
      <w:r w:rsidR="00B37E68" w:rsidRPr="00CB4B83">
        <w:rPr>
          <w:rFonts w:asciiTheme="majorEastAsia" w:eastAsiaTheme="majorEastAsia" w:hAnsiTheme="majorEastAsia"/>
          <w:noProof/>
        </w:rPr>
        <w:drawing>
          <wp:inline distT="0" distB="0" distL="0" distR="0" wp14:anchorId="27949D6B" wp14:editId="0B67E652">
            <wp:extent cx="127000" cy="136770"/>
            <wp:effectExtent l="0" t="0" r="6350" b="0"/>
            <wp:docPr id="4787313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4111" name=""/>
                    <pic:cNvPicPr/>
                  </pic:nvPicPr>
                  <pic:blipFill>
                    <a:blip r:embed="rId35"/>
                    <a:stretch>
                      <a:fillRect/>
                    </a:stretch>
                  </pic:blipFill>
                  <pic:spPr>
                    <a:xfrm>
                      <a:off x="0" y="0"/>
                      <a:ext cx="128511" cy="138397"/>
                    </a:xfrm>
                    <a:prstGeom prst="rect">
                      <a:avLst/>
                    </a:prstGeom>
                  </pic:spPr>
                </pic:pic>
              </a:graphicData>
            </a:graphic>
          </wp:inline>
        </w:drawing>
      </w:r>
      <w:r w:rsidR="00B37E68" w:rsidRPr="00CB4B83">
        <w:rPr>
          <w:rFonts w:asciiTheme="majorEastAsia" w:eastAsiaTheme="majorEastAsia" w:hAnsiTheme="majorEastAsia" w:hint="eastAsia"/>
        </w:rPr>
        <w:t>（妃）」。/裘錫圭：「</w:t>
      </w:r>
      <w:r w:rsidR="00B37E68" w:rsidRPr="00CB4B83">
        <w:rPr>
          <w:rFonts w:asciiTheme="majorEastAsia" w:eastAsiaTheme="majorEastAsia" w:hAnsiTheme="majorEastAsia"/>
          <w:noProof/>
        </w:rPr>
        <w:drawing>
          <wp:inline distT="0" distB="0" distL="0" distR="0" wp14:anchorId="03385AB2" wp14:editId="23FC1224">
            <wp:extent cx="114300" cy="190500"/>
            <wp:effectExtent l="0" t="0" r="0" b="0"/>
            <wp:docPr id="4500030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803" name=""/>
                    <pic:cNvPicPr/>
                  </pic:nvPicPr>
                  <pic:blipFill>
                    <a:blip r:embed="rId33"/>
                    <a:stretch>
                      <a:fillRect/>
                    </a:stretch>
                  </pic:blipFill>
                  <pic:spPr>
                    <a:xfrm>
                      <a:off x="0" y="0"/>
                      <a:ext cx="114843" cy="191405"/>
                    </a:xfrm>
                    <a:prstGeom prst="rect">
                      <a:avLst/>
                    </a:prstGeom>
                  </pic:spPr>
                </pic:pic>
              </a:graphicData>
            </a:graphic>
          </wp:inline>
        </w:drawing>
      </w:r>
      <w:r w:rsidR="00B37E68" w:rsidRPr="00CB4B83">
        <w:rPr>
          <w:rFonts w:asciiTheme="majorEastAsia" w:eastAsiaTheme="majorEastAsia" w:hAnsiTheme="majorEastAsia" w:hint="eastAsia"/>
        </w:rPr>
        <w:t>」從「心」「卩」聲，疑「悱」字異體。從古文字看，「配」「肥」似皆從「卩」聲，似之間古音近。「</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」有二音，一同「脆」；一同「</w:t>
      </w:r>
      <w:proofErr w:type="gramStart"/>
      <w:r w:rsidR="00B37E68" w:rsidRPr="00CB4B83">
        <w:rPr>
          <w:rFonts w:asciiTheme="majorEastAsia" w:eastAsiaTheme="majorEastAsia" w:hAnsiTheme="majorEastAsia" w:hint="eastAsia"/>
        </w:rPr>
        <w:t>橇</w:t>
      </w:r>
      <w:proofErr w:type="gramEnd"/>
      <w:r w:rsidR="00B37E68" w:rsidRPr="00CB4B83">
        <w:rPr>
          <w:rFonts w:asciiTheme="majorEastAsia" w:eastAsiaTheme="majorEastAsia" w:hAnsiTheme="majorEastAsia" w:hint="eastAsia"/>
        </w:rPr>
        <w:t>」，可與「</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 xml:space="preserve">」通。/ </w:t>
      </w:r>
      <w:proofErr w:type="gramStart"/>
      <w:r w:rsidR="00B37E68" w:rsidRPr="00CB4B83">
        <w:rPr>
          <w:rFonts w:asciiTheme="majorEastAsia" w:eastAsiaTheme="majorEastAsia" w:hAnsiTheme="majorEastAsia" w:hint="eastAsia"/>
        </w:rPr>
        <w:t>侯乃峰</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」的宵部讀音見於</w:t>
      </w:r>
      <w:proofErr w:type="gramStart"/>
      <w:r w:rsidR="00B37E68" w:rsidRPr="00CB4B83">
        <w:rPr>
          <w:rFonts w:asciiTheme="majorEastAsia" w:eastAsiaTheme="majorEastAsia" w:hAnsiTheme="majorEastAsia" w:hint="eastAsia"/>
        </w:rPr>
        <w:t>中古韻書</w:t>
      </w:r>
      <w:proofErr w:type="gramEnd"/>
      <w:r w:rsidR="00B37E68" w:rsidRPr="00CB4B83">
        <w:rPr>
          <w:rFonts w:asciiTheme="majorEastAsia" w:eastAsiaTheme="majorEastAsia" w:hAnsiTheme="majorEastAsia" w:hint="eastAsia"/>
        </w:rPr>
        <w:t>，似為晚期。「</w:t>
      </w:r>
      <w:r w:rsidR="00B37E68" w:rsidRPr="00CB4B83">
        <w:rPr>
          <w:rFonts w:asciiTheme="majorEastAsia" w:eastAsiaTheme="majorEastAsia" w:hAnsiTheme="majorEastAsia"/>
          <w:noProof/>
        </w:rPr>
        <w:drawing>
          <wp:inline distT="0" distB="0" distL="0" distR="0" wp14:anchorId="47CC1DB6" wp14:editId="7C9C9EB0">
            <wp:extent cx="134932" cy="143637"/>
            <wp:effectExtent l="0" t="0" r="0" b="8890"/>
            <wp:docPr id="6089160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B37E68" w:rsidRPr="00CB4B83">
        <w:rPr>
          <w:rFonts w:asciiTheme="majorEastAsia" w:eastAsiaTheme="majorEastAsia" w:hAnsiTheme="majorEastAsia" w:hint="eastAsia"/>
        </w:rPr>
        <w:t>」應從讀「</w:t>
      </w:r>
      <w:proofErr w:type="gramStart"/>
      <w:r w:rsidR="00B37E68" w:rsidRPr="00CB4B83">
        <w:rPr>
          <w:rFonts w:asciiTheme="majorEastAsia" w:eastAsiaTheme="majorEastAsia" w:hAnsiTheme="majorEastAsia" w:hint="eastAsia"/>
        </w:rPr>
        <w:t>瘠</w:t>
      </w:r>
      <w:proofErr w:type="gramEnd"/>
      <w:r w:rsidR="00B37E68" w:rsidRPr="00CB4B83">
        <w:rPr>
          <w:rFonts w:asciiTheme="majorEastAsia" w:eastAsiaTheme="majorEastAsia" w:hAnsiTheme="majorEastAsia" w:hint="eastAsia"/>
        </w:rPr>
        <w:t>」說。/ 俞紹宏、張青松：「</w:t>
      </w:r>
      <w:r w:rsidR="00B37E68" w:rsidRPr="00CB4B83">
        <w:rPr>
          <w:rFonts w:asciiTheme="majorEastAsia" w:eastAsiaTheme="majorEastAsia" w:hAnsiTheme="majorEastAsia"/>
          <w:noProof/>
        </w:rPr>
        <w:drawing>
          <wp:inline distT="0" distB="0" distL="0" distR="0" wp14:anchorId="31F51BAF" wp14:editId="2333DF45">
            <wp:extent cx="134932" cy="143637"/>
            <wp:effectExtent l="0" t="0" r="0" b="8890"/>
            <wp:docPr id="14931701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4088" name=""/>
                    <pic:cNvPicPr/>
                  </pic:nvPicPr>
                  <pic:blipFill>
                    <a:blip r:embed="rId30"/>
                    <a:stretch>
                      <a:fillRect/>
                    </a:stretch>
                  </pic:blipFill>
                  <pic:spPr>
                    <a:xfrm>
                      <a:off x="0" y="0"/>
                      <a:ext cx="143416" cy="152668"/>
                    </a:xfrm>
                    <a:prstGeom prst="rect">
                      <a:avLst/>
                    </a:prstGeom>
                  </pic:spPr>
                </pic:pic>
              </a:graphicData>
            </a:graphic>
          </wp:inline>
        </w:drawing>
      </w:r>
      <w:r w:rsidR="00B37E68" w:rsidRPr="00CB4B83">
        <w:rPr>
          <w:rFonts w:asciiTheme="majorEastAsia" w:eastAsiaTheme="majorEastAsia" w:hAnsiTheme="majorEastAsia" w:hint="eastAsia"/>
        </w:rPr>
        <w:t>」讀「</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瘠</w:t>
      </w:r>
      <w:proofErr w:type="gramEnd"/>
      <w:r w:rsidR="00B37E68" w:rsidRPr="00CB4B83">
        <w:rPr>
          <w:rFonts w:asciiTheme="majorEastAsia" w:eastAsiaTheme="majorEastAsia" w:hAnsiTheme="majorEastAsia" w:hint="eastAsia"/>
        </w:rPr>
        <w:t>」文意均可通。侯乃峰說值得重視。不過漢字中有的「</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聲字讀音</w:t>
      </w:r>
      <w:proofErr w:type="gramEnd"/>
      <w:r w:rsidR="00B37E68" w:rsidRPr="00CB4B83">
        <w:rPr>
          <w:rFonts w:asciiTheme="majorEastAsia" w:eastAsiaTheme="majorEastAsia" w:hAnsiTheme="majorEastAsia" w:hint="eastAsia"/>
        </w:rPr>
        <w:t>源於「</w:t>
      </w:r>
      <w:proofErr w:type="gramStart"/>
      <w:r w:rsidR="00B37E68" w:rsidRPr="00CB4B83">
        <w:rPr>
          <w:rFonts w:asciiTheme="majorEastAsia" w:eastAsiaTheme="majorEastAsia" w:hAnsiTheme="majorEastAsia" w:hint="eastAsia"/>
        </w:rPr>
        <w:t>毳</w:t>
      </w:r>
      <w:proofErr w:type="gramEnd"/>
      <w:r w:rsidR="00B37E68" w:rsidRPr="00CB4B83">
        <w:rPr>
          <w:rFonts w:asciiTheme="majorEastAsia" w:eastAsiaTheme="majorEastAsia" w:hAnsiTheme="majorEastAsia" w:hint="eastAsia"/>
        </w:rPr>
        <w:t>」之宵部讀音，如</w:t>
      </w:r>
      <w:proofErr w:type="gramStart"/>
      <w:r w:rsidR="00B37E68" w:rsidRPr="00CB4B83">
        <w:rPr>
          <w:rFonts w:asciiTheme="majorEastAsia" w:eastAsiaTheme="majorEastAsia" w:hAnsiTheme="majorEastAsia" w:hint="eastAsia"/>
        </w:rPr>
        <w:t>《</w:t>
      </w:r>
      <w:proofErr w:type="gramEnd"/>
      <w:r w:rsidR="00B37E68" w:rsidRPr="00CB4B83">
        <w:rPr>
          <w:rFonts w:asciiTheme="majorEastAsia" w:eastAsiaTheme="majorEastAsia" w:hAnsiTheme="majorEastAsia" w:hint="eastAsia"/>
        </w:rPr>
        <w:t>史記丶夏本紀》「泥行乘橇」之「橇」。《史記》雖非先秦文獻，但所記之事屬於先秦時期，或有其淵源。讀「</w:t>
      </w:r>
      <w:proofErr w:type="gramStart"/>
      <w:r w:rsidR="00B37E68" w:rsidRPr="00CB4B83">
        <w:rPr>
          <w:rFonts w:asciiTheme="majorEastAsia" w:eastAsiaTheme="majorEastAsia" w:hAnsiTheme="majorEastAsia" w:hint="eastAsia"/>
        </w:rPr>
        <w:t>瘠</w:t>
      </w:r>
      <w:proofErr w:type="gramEnd"/>
      <w:r w:rsidR="00B37E68" w:rsidRPr="00CB4B83">
        <w:rPr>
          <w:rFonts w:asciiTheme="majorEastAsia" w:eastAsiaTheme="majorEastAsia" w:hAnsiTheme="majorEastAsia" w:hint="eastAsia"/>
        </w:rPr>
        <w:t>」「</w:t>
      </w:r>
      <w:proofErr w:type="gramStart"/>
      <w:r w:rsidR="00B37E68" w:rsidRPr="00CB4B83">
        <w:rPr>
          <w:rFonts w:asciiTheme="majorEastAsia" w:eastAsiaTheme="majorEastAsia" w:hAnsiTheme="majorEastAsia" w:hint="eastAsia"/>
        </w:rPr>
        <w:t>磽</w:t>
      </w:r>
      <w:proofErr w:type="gramEnd"/>
      <w:r w:rsidR="00B37E68" w:rsidRPr="00CB4B83">
        <w:rPr>
          <w:rFonts w:asciiTheme="majorEastAsia" w:eastAsiaTheme="majorEastAsia" w:hAnsiTheme="majorEastAsia" w:hint="eastAsia"/>
        </w:rPr>
        <w:t>」均可為一說。</w:t>
      </w:r>
    </w:p>
  </w:footnote>
  <w:footnote w:id="64">
    <w:p w14:paraId="7C4105D1" w14:textId="512C1BC2" w:rsidR="00222CA6" w:rsidRPr="00CB4B83" w:rsidRDefault="00222CA6" w:rsidP="008929E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7A5DE8" w:rsidRPr="00CB4B83">
        <w:rPr>
          <w:rFonts w:asciiTheme="majorEastAsia" w:eastAsiaTheme="majorEastAsia" w:hAnsiTheme="majorEastAsia" w:hint="eastAsia"/>
        </w:rPr>
        <w:t>整理者：</w:t>
      </w:r>
      <w:r w:rsidR="00BC13BC" w:rsidRPr="00CB4B83">
        <w:rPr>
          <w:rFonts w:asciiTheme="majorEastAsia" w:eastAsiaTheme="majorEastAsia" w:hAnsiTheme="majorEastAsia" w:hint="eastAsia"/>
        </w:rPr>
        <w:t>「</w:t>
      </w:r>
      <w:r w:rsidR="00BC13BC" w:rsidRPr="00CB4B83">
        <w:rPr>
          <w:rFonts w:asciiTheme="majorEastAsia" w:eastAsiaTheme="majorEastAsia" w:hAnsiTheme="majorEastAsia"/>
          <w:noProof/>
        </w:rPr>
        <w:drawing>
          <wp:inline distT="0" distB="0" distL="0" distR="0" wp14:anchorId="3F861CF5" wp14:editId="57D92C06">
            <wp:extent cx="79882" cy="117475"/>
            <wp:effectExtent l="0" t="0" r="0" b="0"/>
            <wp:docPr id="2012155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C13BC"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吏</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7A5DE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A5DE8"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李銳</w:t>
      </w:r>
      <w:r w:rsidR="00BC13BC" w:rsidRPr="00CB4B83">
        <w:rPr>
          <w:rFonts w:asciiTheme="majorEastAsia" w:eastAsiaTheme="majorEastAsia" w:hAnsiTheme="majorEastAsia" w:hint="eastAsia"/>
        </w:rPr>
        <w:t>：</w:t>
      </w:r>
      <w:proofErr w:type="gramEnd"/>
      <w:r w:rsidR="00BC13BC" w:rsidRPr="00CB4B83">
        <w:rPr>
          <w:rFonts w:asciiTheme="majorEastAsia" w:eastAsiaTheme="majorEastAsia" w:hAnsiTheme="majorEastAsia" w:hint="eastAsia"/>
        </w:rPr>
        <w:t>「</w:t>
      </w:r>
      <w:r w:rsidR="00B23A8F" w:rsidRPr="00CB4B83">
        <w:rPr>
          <w:rFonts w:asciiTheme="majorEastAsia" w:eastAsiaTheme="majorEastAsia" w:hAnsiTheme="majorEastAsia"/>
          <w:noProof/>
        </w:rPr>
        <w:drawing>
          <wp:inline distT="0" distB="0" distL="0" distR="0" wp14:anchorId="6B6B0549" wp14:editId="41D891F4">
            <wp:extent cx="94192" cy="176609"/>
            <wp:effectExtent l="0" t="0" r="1270" b="0"/>
            <wp:docPr id="14020712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71273" name=""/>
                    <pic:cNvPicPr/>
                  </pic:nvPicPr>
                  <pic:blipFill>
                    <a:blip r:embed="rId38"/>
                    <a:stretch>
                      <a:fillRect/>
                    </a:stretch>
                  </pic:blipFill>
                  <pic:spPr>
                    <a:xfrm>
                      <a:off x="0" y="0"/>
                      <a:ext cx="94937" cy="178005"/>
                    </a:xfrm>
                    <a:prstGeom prst="rect">
                      <a:avLst/>
                    </a:prstGeom>
                  </pic:spPr>
                </pic:pic>
              </a:graphicData>
            </a:graphic>
          </wp:inline>
        </w:drawing>
      </w:r>
      <w:r w:rsidR="00BC13BC" w:rsidRPr="00CB4B83">
        <w:rPr>
          <w:rFonts w:asciiTheme="majorEastAsia" w:eastAsiaTheme="majorEastAsia" w:hAnsiTheme="majorEastAsia" w:hint="eastAsia"/>
        </w:rPr>
        <w:t>」</w:t>
      </w:r>
      <w:r w:rsidRPr="00CB4B83">
        <w:rPr>
          <w:rFonts w:asciiTheme="majorEastAsia" w:eastAsiaTheme="majorEastAsia" w:hAnsiTheme="majorEastAsia" w:hint="eastAsia"/>
        </w:rPr>
        <w:t>釋</w:t>
      </w:r>
      <w:r w:rsidR="00BC13BC" w:rsidRPr="00CB4B83">
        <w:rPr>
          <w:rFonts w:asciiTheme="majorEastAsia" w:eastAsiaTheme="majorEastAsia" w:hAnsiTheme="majorEastAsia" w:hint="eastAsia"/>
        </w:rPr>
        <w:t>「</w:t>
      </w:r>
      <w:proofErr w:type="gramStart"/>
      <w:r w:rsidR="00BC13BC" w:rsidRPr="00CB4B83">
        <w:rPr>
          <w:rFonts w:asciiTheme="majorEastAsia" w:eastAsiaTheme="majorEastAsia" w:hAnsiTheme="majorEastAsia" w:hint="eastAsia"/>
        </w:rPr>
        <w:t>弁</w:t>
      </w:r>
      <w:proofErr w:type="gramEnd"/>
      <w:r w:rsidR="00BC13BC" w:rsidRPr="00CB4B83">
        <w:rPr>
          <w:rFonts w:asciiTheme="majorEastAsia" w:eastAsiaTheme="majorEastAsia" w:hAnsiTheme="majorEastAsia" w:hint="eastAsia"/>
        </w:rPr>
        <w:t>」讀「</w:t>
      </w:r>
      <w:r w:rsidRPr="00CB4B83">
        <w:rPr>
          <w:rFonts w:asciiTheme="majorEastAsia" w:eastAsiaTheme="majorEastAsia" w:hAnsiTheme="majorEastAsia" w:hint="eastAsia"/>
        </w:rPr>
        <w:t>辨</w:t>
      </w:r>
      <w:r w:rsidR="00BC13BC"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（即簡1「無」前一字）</w:t>
      </w:r>
      <w:r w:rsidRPr="00CB4B83">
        <w:rPr>
          <w:rFonts w:asciiTheme="majorEastAsia" w:eastAsiaTheme="majorEastAsia" w:hAnsiTheme="majorEastAsia" w:hint="eastAsia"/>
        </w:rPr>
        <w:t>，</w:t>
      </w:r>
      <w:r w:rsidR="00BC13BC" w:rsidRPr="00CB4B83">
        <w:rPr>
          <w:rFonts w:asciiTheme="majorEastAsia" w:eastAsiaTheme="majorEastAsia" w:hAnsiTheme="majorEastAsia" w:hint="eastAsia"/>
        </w:rPr>
        <w:t>「</w:t>
      </w:r>
      <w:r w:rsidR="00BC13BC" w:rsidRPr="00CB4B83">
        <w:rPr>
          <w:rFonts w:asciiTheme="majorEastAsia" w:eastAsiaTheme="majorEastAsia" w:hAnsiTheme="majorEastAsia"/>
          <w:noProof/>
        </w:rPr>
        <w:drawing>
          <wp:inline distT="0" distB="0" distL="0" distR="0" wp14:anchorId="12DC8F8B" wp14:editId="327B8503">
            <wp:extent cx="79882" cy="117475"/>
            <wp:effectExtent l="0" t="0" r="0" b="0"/>
            <wp:docPr id="5890474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C13BC" w:rsidRPr="00CB4B83">
        <w:rPr>
          <w:rFonts w:asciiTheme="majorEastAsia" w:eastAsiaTheme="majorEastAsia" w:hAnsiTheme="majorEastAsia" w:hint="eastAsia"/>
        </w:rPr>
        <w:t>」讀「</w:t>
      </w:r>
      <w:r w:rsidRPr="00CB4B83">
        <w:rPr>
          <w:rFonts w:asciiTheme="majorEastAsia" w:eastAsiaTheme="majorEastAsia" w:hAnsiTheme="majorEastAsia" w:hint="eastAsia"/>
        </w:rPr>
        <w:t>使</w:t>
      </w:r>
      <w:r w:rsidR="00BC13BC"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辨有無</w:t>
      </w:r>
      <w:proofErr w:type="gramEnd"/>
      <w:r w:rsidRPr="00CB4B83">
        <w:rPr>
          <w:rFonts w:asciiTheme="majorEastAsia" w:eastAsiaTheme="majorEastAsia" w:hAnsiTheme="majorEastAsia" w:hint="eastAsia"/>
        </w:rPr>
        <w:t>、小大、肥</w:t>
      </w:r>
      <w:proofErr w:type="gramStart"/>
      <w:r w:rsidRPr="00CB4B83">
        <w:rPr>
          <w:rFonts w:asciiTheme="majorEastAsia" w:eastAsiaTheme="majorEastAsia" w:hAnsiTheme="majorEastAsia" w:hint="eastAsia"/>
        </w:rPr>
        <w:t>臞（</w:t>
      </w:r>
      <w:proofErr w:type="gramEnd"/>
      <w:r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其義甚明白；若讀為</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，與下文</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使皆</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不成文。</w:t>
      </w:r>
      <w:r w:rsidR="00B23A8F"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戰國楚文字</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吏</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二</w:t>
      </w:r>
      <w:proofErr w:type="gramStart"/>
      <w:r w:rsidRPr="00CB4B83">
        <w:rPr>
          <w:rFonts w:asciiTheme="majorEastAsia" w:eastAsiaTheme="majorEastAsia" w:hAnsiTheme="majorEastAsia" w:hint="eastAsia"/>
        </w:rPr>
        <w:t>字同形</w:t>
      </w:r>
      <w:proofErr w:type="gramEnd"/>
      <w:r w:rsidRPr="00CB4B83">
        <w:rPr>
          <w:rFonts w:asciiTheme="majorEastAsia" w:eastAsiaTheme="majorEastAsia" w:hAnsiTheme="majorEastAsia" w:hint="eastAsia"/>
        </w:rPr>
        <w:t>，但會做些區分</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簡</w:t>
      </w:r>
      <w:r w:rsidR="00B23A8F" w:rsidRPr="00CB4B83">
        <w:rPr>
          <w:rFonts w:asciiTheme="majorEastAsia" w:eastAsiaTheme="majorEastAsia" w:hAnsiTheme="majorEastAsia" w:hint="eastAsia"/>
        </w:rPr>
        <w:t>1</w:t>
      </w:r>
      <w:r w:rsidRPr="00CB4B83">
        <w:rPr>
          <w:rFonts w:asciiTheme="majorEastAsia" w:eastAsiaTheme="majorEastAsia" w:hAnsiTheme="majorEastAsia" w:hint="eastAsia"/>
        </w:rPr>
        <w:t>倒數第二字一般會讀成</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，但在</w:t>
      </w:r>
      <w:proofErr w:type="gramStart"/>
      <w:r w:rsidRPr="00CB4B83">
        <w:rPr>
          <w:rFonts w:asciiTheme="majorEastAsia" w:eastAsiaTheme="majorEastAsia" w:hAnsiTheme="majorEastAsia" w:hint="eastAsia"/>
        </w:rPr>
        <w:t>本簡中</w:t>
      </w:r>
      <w:proofErr w:type="gramEnd"/>
      <w:r w:rsidRPr="00CB4B83">
        <w:rPr>
          <w:rFonts w:asciiTheme="majorEastAsia" w:eastAsiaTheme="majorEastAsia" w:hAnsiTheme="majorEastAsia" w:hint="eastAsia"/>
        </w:rPr>
        <w:t>似乎二者都應該讀成</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吏（使）</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B23A8F"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B23A8F" w:rsidRPr="00CB4B83">
        <w:rPr>
          <w:rFonts w:asciiTheme="majorEastAsia" w:eastAsiaTheme="majorEastAsia" w:hAnsiTheme="majorEastAsia" w:hint="eastAsia"/>
        </w:rPr>
        <w:t>、陳斯鵬、夏世華：</w:t>
      </w:r>
      <w:r w:rsidRPr="00CB4B83">
        <w:rPr>
          <w:rFonts w:asciiTheme="majorEastAsia" w:eastAsiaTheme="majorEastAsia" w:hAnsiTheme="majorEastAsia" w:hint="eastAsia"/>
        </w:rPr>
        <w:t>從字形分析看</w:t>
      </w:r>
      <w:r w:rsidR="00B23A8F" w:rsidRPr="00CB4B83">
        <w:rPr>
          <w:rFonts w:asciiTheme="majorEastAsia" w:eastAsiaTheme="majorEastAsia" w:hAnsiTheme="majorEastAsia" w:hint="eastAsia"/>
        </w:rPr>
        <w:t>，</w:t>
      </w:r>
      <w:proofErr w:type="gramStart"/>
      <w:r w:rsidR="00B23A8F" w:rsidRPr="00CB4B83">
        <w:rPr>
          <w:rFonts w:asciiTheme="majorEastAsia" w:eastAsiaTheme="majorEastAsia" w:hAnsiTheme="majorEastAsia" w:hint="eastAsia"/>
        </w:rPr>
        <w:t>李銳</w:t>
      </w:r>
      <w:r w:rsidRPr="00CB4B83">
        <w:rPr>
          <w:rFonts w:asciiTheme="majorEastAsia" w:eastAsiaTheme="majorEastAsia" w:hAnsiTheme="majorEastAsia" w:hint="eastAsia"/>
        </w:rPr>
        <w:t>將</w:t>
      </w:r>
      <w:proofErr w:type="gramEnd"/>
      <w:r w:rsidRPr="00CB4B83">
        <w:rPr>
          <w:rFonts w:asciiTheme="majorEastAsia" w:eastAsiaTheme="majorEastAsia" w:hAnsiTheme="majorEastAsia" w:hint="eastAsia"/>
        </w:rPr>
        <w:t>兩字顛倒了</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w:t>
      </w:r>
      <w:proofErr w:type="gramEnd"/>
      <w:r w:rsidRPr="00CB4B83">
        <w:rPr>
          <w:rFonts w:asciiTheme="majorEastAsia" w:eastAsiaTheme="majorEastAsia" w:hAnsiTheme="majorEastAsia" w:hint="eastAsia"/>
        </w:rPr>
        <w:t>前一字作</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史</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；後一字為</w:t>
      </w:r>
      <w:r w:rsidR="00B23A8F"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辨</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辯</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，通為</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遍</w:t>
      </w:r>
      <w:r w:rsidR="00B23A8F" w:rsidRPr="00CB4B83">
        <w:rPr>
          <w:rFonts w:asciiTheme="majorEastAsia" w:eastAsiaTheme="majorEastAsia" w:hAnsiTheme="majorEastAsia" w:hint="eastAsia"/>
        </w:rPr>
        <w:t>」</w:t>
      </w:r>
      <w:r w:rsidRPr="00CB4B83">
        <w:rPr>
          <w:rFonts w:asciiTheme="majorEastAsia" w:eastAsiaTheme="majorEastAsia" w:hAnsiTheme="majorEastAsia" w:hint="eastAsia"/>
        </w:rPr>
        <w:t>。簡文</w:t>
      </w:r>
      <w:proofErr w:type="gramStart"/>
      <w:r w:rsidRPr="00CB4B83">
        <w:rPr>
          <w:rFonts w:asciiTheme="majorEastAsia" w:eastAsiaTheme="majorEastAsia" w:hAnsiTheme="majorEastAsia" w:hint="eastAsia"/>
        </w:rPr>
        <w:t>蓋謂使</w:t>
      </w:r>
      <w:proofErr w:type="gramEnd"/>
      <w:r w:rsidRPr="00CB4B83">
        <w:rPr>
          <w:rFonts w:asciiTheme="majorEastAsia" w:eastAsiaTheme="majorEastAsia" w:hAnsiTheme="majorEastAsia" w:hint="eastAsia"/>
        </w:rPr>
        <w:t>天下治、使萬邦平，使無有、小大、肥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邦</w:t>
      </w:r>
      <w:proofErr w:type="gramEnd"/>
      <w:r w:rsidRPr="00CB4B83">
        <w:rPr>
          <w:rFonts w:asciiTheme="majorEastAsia" w:eastAsiaTheme="majorEastAsia" w:hAnsiTheme="majorEastAsia" w:hint="eastAsia"/>
        </w:rPr>
        <w:t>全都得其社稷百姓而奉守之，正好文從字順。</w:t>
      </w:r>
      <w:r w:rsidR="00B23A8F" w:rsidRPr="00CB4B83">
        <w:rPr>
          <w:rFonts w:asciiTheme="majorEastAsia" w:eastAsiaTheme="majorEastAsia" w:hAnsiTheme="majorEastAsia" w:hint="eastAsia"/>
        </w:rPr>
        <w:t>/張桂光：</w:t>
      </w:r>
      <w:proofErr w:type="gramStart"/>
      <w:r w:rsidR="00B23A8F" w:rsidRPr="00CB4B83">
        <w:rPr>
          <w:rFonts w:asciiTheme="majorEastAsia" w:eastAsiaTheme="majorEastAsia" w:hAnsiTheme="majorEastAsia" w:hint="eastAsia"/>
        </w:rPr>
        <w:t>楚簡「弁</w:t>
      </w:r>
      <w:proofErr w:type="gramEnd"/>
      <w:r w:rsidR="00B23A8F" w:rsidRPr="00CB4B83">
        <w:rPr>
          <w:rFonts w:asciiTheme="majorEastAsia" w:eastAsiaTheme="majorEastAsia" w:hAnsiTheme="majorEastAsia" w:hint="eastAsia"/>
        </w:rPr>
        <w:t>」字形有向左右兩邊伸出對稱之短筆者，「史」則無。/ 劉信芳：「</w:t>
      </w:r>
      <w:r w:rsidR="00B23A8F" w:rsidRPr="00CB4B83">
        <w:rPr>
          <w:rFonts w:asciiTheme="majorEastAsia" w:eastAsiaTheme="majorEastAsia" w:hAnsiTheme="majorEastAsia"/>
          <w:noProof/>
        </w:rPr>
        <w:drawing>
          <wp:inline distT="0" distB="0" distL="0" distR="0" wp14:anchorId="532954C4" wp14:editId="73A5B519">
            <wp:extent cx="79882" cy="117475"/>
            <wp:effectExtent l="0" t="0" r="0" b="0"/>
            <wp:docPr id="12751269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23A8F" w:rsidRPr="00CB4B83">
        <w:rPr>
          <w:rFonts w:asciiTheme="majorEastAsia" w:eastAsiaTheme="majorEastAsia" w:hAnsiTheme="majorEastAsia" w:hint="eastAsia"/>
        </w:rPr>
        <w:t>」釋「便」，安。/  裘錫圭：</w:t>
      </w:r>
      <w:proofErr w:type="gramStart"/>
      <w:r w:rsidR="00B23A8F" w:rsidRPr="00CB4B83">
        <w:rPr>
          <w:rFonts w:asciiTheme="majorEastAsia" w:eastAsiaTheme="majorEastAsia" w:hAnsiTheme="majorEastAsia" w:hint="eastAsia"/>
        </w:rPr>
        <w:t>楚簡</w:t>
      </w:r>
      <w:proofErr w:type="gramEnd"/>
      <w:r w:rsidR="00B23A8F" w:rsidRPr="00CB4B83">
        <w:rPr>
          <w:rFonts w:asciiTheme="majorEastAsia" w:eastAsiaTheme="majorEastAsia" w:hAnsiTheme="majorEastAsia" w:hint="eastAsia"/>
        </w:rPr>
        <w:t>「史」「</w:t>
      </w:r>
      <w:proofErr w:type="gramStart"/>
      <w:r w:rsidR="00B23A8F" w:rsidRPr="00CB4B83">
        <w:rPr>
          <w:rFonts w:asciiTheme="majorEastAsia" w:eastAsiaTheme="majorEastAsia" w:hAnsiTheme="majorEastAsia" w:hint="eastAsia"/>
        </w:rPr>
        <w:t>弁</w:t>
      </w:r>
      <w:proofErr w:type="gramEnd"/>
      <w:r w:rsidR="00B23A8F" w:rsidRPr="00CB4B83">
        <w:rPr>
          <w:rFonts w:asciiTheme="majorEastAsia" w:eastAsiaTheme="majorEastAsia" w:hAnsiTheme="majorEastAsia" w:hint="eastAsia"/>
        </w:rPr>
        <w:t>」</w:t>
      </w:r>
      <w:proofErr w:type="gramStart"/>
      <w:r w:rsidR="00B23A8F" w:rsidRPr="00CB4B83">
        <w:rPr>
          <w:rFonts w:asciiTheme="majorEastAsia" w:eastAsiaTheme="majorEastAsia" w:hAnsiTheme="majorEastAsia" w:hint="eastAsia"/>
        </w:rPr>
        <w:t>相混現象</w:t>
      </w:r>
      <w:proofErr w:type="gramEnd"/>
      <w:r w:rsidR="00B23A8F" w:rsidRPr="00CB4B83">
        <w:rPr>
          <w:rFonts w:asciiTheme="majorEastAsia" w:eastAsiaTheme="majorEastAsia" w:hAnsiTheme="majorEastAsia" w:hint="eastAsia"/>
        </w:rPr>
        <w:t>普遍，「</w:t>
      </w:r>
      <w:r w:rsidR="00B23A8F" w:rsidRPr="00CB4B83">
        <w:rPr>
          <w:rFonts w:asciiTheme="majorEastAsia" w:eastAsiaTheme="majorEastAsia" w:hAnsiTheme="majorEastAsia"/>
          <w:noProof/>
        </w:rPr>
        <w:drawing>
          <wp:inline distT="0" distB="0" distL="0" distR="0" wp14:anchorId="1813821A" wp14:editId="3F72CD4D">
            <wp:extent cx="79882" cy="117475"/>
            <wp:effectExtent l="0" t="0" r="0" b="0"/>
            <wp:docPr id="19676186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B23A8F" w:rsidRPr="00CB4B83">
        <w:rPr>
          <w:rFonts w:asciiTheme="majorEastAsia" w:eastAsiaTheme="majorEastAsia" w:hAnsiTheme="majorEastAsia" w:hint="eastAsia"/>
        </w:rPr>
        <w:t xml:space="preserve">」讀「使」。/ </w:t>
      </w:r>
      <w:r w:rsidR="008929E6" w:rsidRPr="00CB4B83">
        <w:rPr>
          <w:rFonts w:asciiTheme="majorEastAsia" w:eastAsiaTheme="majorEastAsia" w:hAnsiTheme="majorEastAsia" w:hint="eastAsia"/>
        </w:rPr>
        <w:t>俞紹宏、張青松：張桂光關於「史」「</w:t>
      </w:r>
      <w:proofErr w:type="gramStart"/>
      <w:r w:rsidR="008929E6" w:rsidRPr="00CB4B83">
        <w:rPr>
          <w:rFonts w:asciiTheme="majorEastAsia" w:eastAsiaTheme="majorEastAsia" w:hAnsiTheme="majorEastAsia" w:hint="eastAsia"/>
        </w:rPr>
        <w:t>弁</w:t>
      </w:r>
      <w:proofErr w:type="gramEnd"/>
      <w:r w:rsidR="008929E6" w:rsidRPr="00CB4B83">
        <w:rPr>
          <w:rFonts w:asciiTheme="majorEastAsia" w:eastAsiaTheme="majorEastAsia" w:hAnsiTheme="majorEastAsia" w:hint="eastAsia"/>
        </w:rPr>
        <w:t>」二字之辨可從，少數例外當屬文字</w:t>
      </w:r>
      <w:proofErr w:type="gramStart"/>
      <w:r w:rsidR="008929E6" w:rsidRPr="00CB4B83">
        <w:rPr>
          <w:rFonts w:asciiTheme="majorEastAsia" w:eastAsiaTheme="majorEastAsia" w:hAnsiTheme="majorEastAsia" w:hint="eastAsia"/>
        </w:rPr>
        <w:t>混訛而致</w:t>
      </w:r>
      <w:proofErr w:type="gramEnd"/>
      <w:r w:rsidR="008929E6" w:rsidRPr="00CB4B83">
        <w:rPr>
          <w:rFonts w:asciiTheme="majorEastAsia" w:eastAsiaTheme="majorEastAsia" w:hAnsiTheme="majorEastAsia" w:hint="eastAsia"/>
        </w:rPr>
        <w:t>，陳斯鵬舉出</w:t>
      </w:r>
      <w:proofErr w:type="gramStart"/>
      <w:r w:rsidR="008929E6" w:rsidRPr="00CB4B83">
        <w:rPr>
          <w:rFonts w:asciiTheme="majorEastAsia" w:eastAsiaTheme="majorEastAsia" w:hAnsiTheme="majorEastAsia" w:hint="eastAsia"/>
        </w:rPr>
        <w:t>了楚簡</w:t>
      </w:r>
      <w:proofErr w:type="gramEnd"/>
      <w:r w:rsidR="008929E6" w:rsidRPr="00CB4B83">
        <w:rPr>
          <w:rFonts w:asciiTheme="majorEastAsia" w:eastAsiaTheme="majorEastAsia" w:hAnsiTheme="majorEastAsia" w:hint="eastAsia"/>
        </w:rPr>
        <w:t>「史」「</w:t>
      </w:r>
      <w:proofErr w:type="gramStart"/>
      <w:r w:rsidR="008929E6" w:rsidRPr="00CB4B83">
        <w:rPr>
          <w:rFonts w:asciiTheme="majorEastAsia" w:eastAsiaTheme="majorEastAsia" w:hAnsiTheme="majorEastAsia" w:hint="eastAsia"/>
        </w:rPr>
        <w:t>弁</w:t>
      </w:r>
      <w:proofErr w:type="gramEnd"/>
      <w:r w:rsidR="008929E6" w:rsidRPr="00CB4B83">
        <w:rPr>
          <w:rFonts w:asciiTheme="majorEastAsia" w:eastAsiaTheme="majorEastAsia" w:hAnsiTheme="majorEastAsia" w:hint="eastAsia"/>
        </w:rPr>
        <w:t>」混訛若干例，可參。這裡「</w:t>
      </w:r>
      <w:r w:rsidR="008929E6" w:rsidRPr="00CB4B83">
        <w:rPr>
          <w:rFonts w:asciiTheme="majorEastAsia" w:eastAsiaTheme="majorEastAsia" w:hAnsiTheme="majorEastAsia"/>
          <w:noProof/>
        </w:rPr>
        <w:drawing>
          <wp:inline distT="0" distB="0" distL="0" distR="0" wp14:anchorId="0DBCA991" wp14:editId="19C1EAFB">
            <wp:extent cx="79882" cy="117475"/>
            <wp:effectExtent l="0" t="0" r="0" b="0"/>
            <wp:docPr id="3847362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5807" name=""/>
                    <pic:cNvPicPr/>
                  </pic:nvPicPr>
                  <pic:blipFill>
                    <a:blip r:embed="rId37"/>
                    <a:stretch>
                      <a:fillRect/>
                    </a:stretch>
                  </pic:blipFill>
                  <pic:spPr>
                    <a:xfrm>
                      <a:off x="0" y="0"/>
                      <a:ext cx="82834" cy="121816"/>
                    </a:xfrm>
                    <a:prstGeom prst="rect">
                      <a:avLst/>
                    </a:prstGeom>
                  </pic:spPr>
                </pic:pic>
              </a:graphicData>
            </a:graphic>
          </wp:inline>
        </w:drawing>
      </w:r>
      <w:r w:rsidR="008929E6" w:rsidRPr="00CB4B83">
        <w:rPr>
          <w:rFonts w:asciiTheme="majorEastAsia" w:eastAsiaTheme="majorEastAsia" w:hAnsiTheme="majorEastAsia" w:hint="eastAsia"/>
        </w:rPr>
        <w:t>」也有可能為「</w:t>
      </w:r>
      <w:r w:rsidR="008929E6" w:rsidRPr="00CB4B83">
        <w:rPr>
          <w:rFonts w:asciiTheme="majorEastAsia" w:eastAsiaTheme="majorEastAsia" w:hAnsiTheme="majorEastAsia"/>
          <w:noProof/>
        </w:rPr>
        <w:drawing>
          <wp:inline distT="0" distB="0" distL="0" distR="0" wp14:anchorId="2CD9E0E0" wp14:editId="08F28C04">
            <wp:extent cx="69850" cy="130968"/>
            <wp:effectExtent l="0" t="0" r="6350" b="2540"/>
            <wp:docPr id="3717595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71273" name=""/>
                    <pic:cNvPicPr/>
                  </pic:nvPicPr>
                  <pic:blipFill>
                    <a:blip r:embed="rId38"/>
                    <a:stretch>
                      <a:fillRect/>
                    </a:stretch>
                  </pic:blipFill>
                  <pic:spPr>
                    <a:xfrm>
                      <a:off x="0" y="0"/>
                      <a:ext cx="70773" cy="132699"/>
                    </a:xfrm>
                    <a:prstGeom prst="rect">
                      <a:avLst/>
                    </a:prstGeom>
                  </pic:spPr>
                </pic:pic>
              </a:graphicData>
            </a:graphic>
          </wp:inline>
        </w:drawing>
      </w:r>
      <w:r w:rsidR="008929E6" w:rsidRPr="00CB4B83">
        <w:rPr>
          <w:rFonts w:asciiTheme="majorEastAsia" w:eastAsiaTheme="majorEastAsia" w:hAnsiTheme="majorEastAsia" w:hint="eastAsia"/>
        </w:rPr>
        <w:t>」之訛，若此則可讀「使」。</w:t>
      </w:r>
    </w:p>
  </w:footnote>
  <w:footnote w:id="65">
    <w:p w14:paraId="7DD34E47" w14:textId="1B52A5B7" w:rsidR="00B23A8F" w:rsidRPr="00CB4B83" w:rsidRDefault="00B23A8F">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929E6" w:rsidRPr="00CB4B83">
        <w:rPr>
          <w:rFonts w:asciiTheme="majorEastAsia" w:eastAsiaTheme="majorEastAsia" w:hAnsiTheme="majorEastAsia" w:hint="eastAsia"/>
        </w:rPr>
        <w:t>劉寶俊：「禝」又見於《柬大王泊旱》簡8、《姑成家父》簡3，為社稷的「稷」專造字。/ 俞紹宏、張青松：「禝」原釋誤隸作「</w:t>
      </w:r>
      <w:r w:rsidR="008929E6" w:rsidRPr="00CB4B83">
        <w:rPr>
          <w:rFonts w:asciiTheme="majorEastAsia" w:eastAsiaTheme="majorEastAsia" w:hAnsiTheme="majorEastAsia"/>
          <w:noProof/>
        </w:rPr>
        <w:drawing>
          <wp:inline distT="0" distB="0" distL="0" distR="0" wp14:anchorId="25729410" wp14:editId="37A6F6B1">
            <wp:extent cx="120650" cy="136387"/>
            <wp:effectExtent l="0" t="0" r="0" b="0"/>
            <wp:docPr id="4628069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06942" name=""/>
                    <pic:cNvPicPr/>
                  </pic:nvPicPr>
                  <pic:blipFill>
                    <a:blip r:embed="rId39"/>
                    <a:stretch>
                      <a:fillRect/>
                    </a:stretch>
                  </pic:blipFill>
                  <pic:spPr>
                    <a:xfrm>
                      <a:off x="0" y="0"/>
                      <a:ext cx="122013" cy="137928"/>
                    </a:xfrm>
                    <a:prstGeom prst="rect">
                      <a:avLst/>
                    </a:prstGeom>
                  </pic:spPr>
                </pic:pic>
              </a:graphicData>
            </a:graphic>
          </wp:inline>
        </w:drawing>
      </w:r>
      <w:r w:rsidR="008929E6" w:rsidRPr="00CB4B83">
        <w:rPr>
          <w:rFonts w:asciiTheme="majorEastAsia" w:eastAsiaTheme="majorEastAsia" w:hAnsiTheme="majorEastAsia" w:hint="eastAsia"/>
        </w:rPr>
        <w:t>」。</w:t>
      </w:r>
    </w:p>
  </w:footnote>
  <w:footnote w:id="66">
    <w:p w14:paraId="29D4DCBF" w14:textId="4CAC26E9" w:rsidR="00B23A8F" w:rsidRPr="00CB4B83" w:rsidRDefault="00B23A8F">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陳偉：簡文</w:t>
      </w:r>
      <w:proofErr w:type="gramStart"/>
      <w:r w:rsidRPr="00CB4B83">
        <w:rPr>
          <w:rFonts w:asciiTheme="majorEastAsia" w:eastAsiaTheme="majorEastAsia" w:hAnsiTheme="majorEastAsia" w:hint="eastAsia"/>
        </w:rPr>
        <w:t>斷讀作</w:t>
      </w:r>
      <w:proofErr w:type="gramEnd"/>
      <w:r w:rsidRPr="00CB4B83">
        <w:rPr>
          <w:rFonts w:asciiTheme="majorEastAsia" w:eastAsiaTheme="majorEastAsia" w:hAnsiTheme="majorEastAsia" w:hint="eastAsia"/>
        </w:rPr>
        <w:t>「故能治天下，平萬邦，使無有小大、肥</w:t>
      </w:r>
      <w:proofErr w:type="gramStart"/>
      <w:r w:rsidRPr="00CB4B83">
        <w:rPr>
          <w:rFonts w:asciiTheme="majorEastAsia" w:eastAsiaTheme="majorEastAsia" w:hAnsiTheme="majorEastAsia" w:hint="eastAsia"/>
        </w:rPr>
        <w:t>瘠</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使皆得</w:t>
      </w:r>
      <w:proofErr w:type="gramEnd"/>
      <w:r w:rsidRPr="00CB4B83">
        <w:rPr>
          <w:rFonts w:asciiTheme="majorEastAsia" w:eastAsiaTheme="majorEastAsia" w:hAnsiTheme="majorEastAsia" w:hint="eastAsia"/>
        </w:rPr>
        <w:t>其社稷百姓而奉守之」。</w:t>
      </w:r>
      <w:r w:rsidR="008929E6" w:rsidRPr="00CB4B83">
        <w:rPr>
          <w:rFonts w:asciiTheme="majorEastAsia" w:eastAsiaTheme="majorEastAsia" w:hAnsiTheme="majorEastAsia" w:hint="eastAsia"/>
        </w:rPr>
        <w:t>/俞紹宏、張青松：簡文意為，無論小大、肥</w:t>
      </w:r>
      <w:proofErr w:type="gramStart"/>
      <w:r w:rsidR="008929E6" w:rsidRPr="00CB4B83">
        <w:rPr>
          <w:rFonts w:asciiTheme="majorEastAsia" w:eastAsiaTheme="majorEastAsia" w:hAnsiTheme="majorEastAsia" w:hint="eastAsia"/>
        </w:rPr>
        <w:t>瘠</w:t>
      </w:r>
      <w:proofErr w:type="gramEnd"/>
      <w:r w:rsidR="008929E6" w:rsidRPr="00CB4B83">
        <w:rPr>
          <w:rFonts w:asciiTheme="majorEastAsia" w:eastAsiaTheme="majorEastAsia" w:hAnsiTheme="majorEastAsia" w:hint="eastAsia"/>
        </w:rPr>
        <w:t>之</w:t>
      </w:r>
      <w:proofErr w:type="gramStart"/>
      <w:r w:rsidR="008929E6" w:rsidRPr="00CB4B83">
        <w:rPr>
          <w:rFonts w:asciiTheme="majorEastAsia" w:eastAsiaTheme="majorEastAsia" w:hAnsiTheme="majorEastAsia" w:hint="eastAsia"/>
        </w:rPr>
        <w:t>邦</w:t>
      </w:r>
      <w:proofErr w:type="gramEnd"/>
      <w:r w:rsidR="008929E6" w:rsidRPr="00CB4B83">
        <w:rPr>
          <w:rFonts w:asciiTheme="majorEastAsia" w:eastAsiaTheme="majorEastAsia" w:hAnsiTheme="majorEastAsia" w:hint="eastAsia"/>
        </w:rPr>
        <w:t>全都得其社稷百姓而奉守之。</w:t>
      </w:r>
    </w:p>
  </w:footnote>
  <w:footnote w:id="67">
    <w:p w14:paraId="4F542733" w14:textId="004E8AD4" w:rsidR="008D1A2A" w:rsidRPr="00CB4B83" w:rsidRDefault="008D1A2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整理者：讓，禪讓。</w:t>
      </w:r>
    </w:p>
  </w:footnote>
  <w:footnote w:id="68">
    <w:p w14:paraId="6FE69183" w14:textId="050F5F50" w:rsidR="00222CA6" w:rsidRPr="00CB4B83" w:rsidRDefault="00222CA6" w:rsidP="00E010E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陳劍：簡1</w:t>
      </w:r>
      <w:proofErr w:type="gramStart"/>
      <w:r w:rsidRPr="00CB4B83">
        <w:rPr>
          <w:rFonts w:asciiTheme="majorEastAsia" w:eastAsiaTheme="majorEastAsia" w:hAnsiTheme="majorEastAsia" w:hint="eastAsia"/>
        </w:rPr>
        <w:t>簡尾完整</w:t>
      </w:r>
      <w:proofErr w:type="gramEnd"/>
      <w:r w:rsidRPr="00CB4B83">
        <w:rPr>
          <w:rFonts w:asciiTheme="majorEastAsia" w:eastAsiaTheme="majorEastAsia" w:hAnsiTheme="majorEastAsia" w:hint="eastAsia"/>
        </w:rPr>
        <w:t>，簡6</w:t>
      </w:r>
      <w:proofErr w:type="gramStart"/>
      <w:r w:rsidRPr="00CB4B83">
        <w:rPr>
          <w:rFonts w:asciiTheme="majorEastAsia" w:eastAsiaTheme="majorEastAsia" w:hAnsiTheme="majorEastAsia" w:hint="eastAsia"/>
        </w:rPr>
        <w:t>簡首完整</w:t>
      </w:r>
      <w:proofErr w:type="gramEnd"/>
      <w:r w:rsidRPr="00CB4B83">
        <w:rPr>
          <w:rFonts w:asciiTheme="majorEastAsia" w:eastAsiaTheme="majorEastAsia" w:hAnsiTheme="majorEastAsia" w:hint="eastAsia"/>
        </w:rPr>
        <w:t>，連讀文意通順。簡2開頭的</w:t>
      </w:r>
      <w:r w:rsidR="00091E08"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091E08" w:rsidRPr="00CB4B83">
        <w:rPr>
          <w:rFonts w:asciiTheme="majorEastAsia" w:eastAsiaTheme="majorEastAsia" w:hAnsiTheme="majorEastAsia" w:hint="eastAsia"/>
        </w:rPr>
        <w:t>」</w:t>
      </w:r>
      <w:r w:rsidRPr="00CB4B83">
        <w:rPr>
          <w:rFonts w:asciiTheme="majorEastAsia" w:eastAsiaTheme="majorEastAsia" w:hAnsiTheme="majorEastAsia" w:hint="eastAsia"/>
        </w:rPr>
        <w:t>字左上角略有殘缺，其起筆正好尚殘存在簡6末端斷口處，</w:t>
      </w:r>
      <w:proofErr w:type="gramStart"/>
      <w:r w:rsidRPr="00CB4B83">
        <w:rPr>
          <w:rFonts w:asciiTheme="majorEastAsia" w:eastAsiaTheme="majorEastAsia" w:hAnsiTheme="majorEastAsia" w:hint="eastAsia"/>
        </w:rPr>
        <w:t>兩簡當</w:t>
      </w:r>
      <w:proofErr w:type="gramEnd"/>
      <w:r w:rsidRPr="00CB4B83">
        <w:rPr>
          <w:rFonts w:asciiTheme="majorEastAsia" w:eastAsiaTheme="majorEastAsia" w:hAnsiTheme="majorEastAsia" w:hint="eastAsia"/>
        </w:rPr>
        <w:t>本係</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簡之折，</w:t>
      </w:r>
      <w:proofErr w:type="gramStart"/>
      <w:r w:rsidRPr="00CB4B83">
        <w:rPr>
          <w:rFonts w:asciiTheme="majorEastAsia" w:eastAsiaTheme="majorEastAsia" w:hAnsiTheme="majorEastAsia" w:hint="eastAsia"/>
        </w:rPr>
        <w:t>拼合後</w:t>
      </w:r>
      <w:proofErr w:type="gramEnd"/>
      <w:r w:rsidRPr="00CB4B83">
        <w:rPr>
          <w:rFonts w:asciiTheme="majorEastAsia" w:eastAsiaTheme="majorEastAsia" w:hAnsiTheme="majorEastAsia" w:hint="eastAsia"/>
        </w:rPr>
        <w:t>成為一支首尾完具的整簡。</w:t>
      </w:r>
      <w:r w:rsidR="00E010E8" w:rsidRPr="00CB4B83">
        <w:rPr>
          <w:rFonts w:asciiTheme="majorEastAsia" w:eastAsiaTheme="majorEastAsia" w:hAnsiTheme="majorEastAsia" w:hint="eastAsia"/>
        </w:rPr>
        <w:t>/ 季旭</w:t>
      </w:r>
      <w:proofErr w:type="gramStart"/>
      <w:r w:rsidR="00E010E8" w:rsidRPr="00CB4B83">
        <w:rPr>
          <w:rFonts w:asciiTheme="majorEastAsia" w:eastAsiaTheme="majorEastAsia" w:hAnsiTheme="majorEastAsia" w:hint="eastAsia"/>
        </w:rPr>
        <w:t>昇</w:t>
      </w:r>
      <w:proofErr w:type="gramEnd"/>
      <w:r w:rsidR="00E010E8" w:rsidRPr="00CB4B83">
        <w:rPr>
          <w:rFonts w:asciiTheme="majorEastAsia" w:eastAsiaTheme="majorEastAsia" w:hAnsiTheme="majorEastAsia" w:hint="eastAsia"/>
        </w:rPr>
        <w:t>：簡6、2殘存字跡不能密合，但</w:t>
      </w:r>
      <w:proofErr w:type="gramStart"/>
      <w:r w:rsidR="00E010E8" w:rsidRPr="00CB4B83">
        <w:rPr>
          <w:rFonts w:asciiTheme="majorEastAsia" w:eastAsiaTheme="majorEastAsia" w:hAnsiTheme="majorEastAsia" w:hint="eastAsia"/>
        </w:rPr>
        <w:t>兩簡拼接文</w:t>
      </w:r>
      <w:proofErr w:type="gramEnd"/>
      <w:r w:rsidR="00E010E8" w:rsidRPr="00CB4B83">
        <w:rPr>
          <w:rFonts w:asciiTheme="majorEastAsia" w:eastAsiaTheme="majorEastAsia" w:hAnsiTheme="majorEastAsia" w:hint="eastAsia"/>
        </w:rPr>
        <w:t>義順暢。/ 蘇建洲：簡6</w:t>
      </w:r>
      <w:proofErr w:type="gramStart"/>
      <w:r w:rsidR="00E010E8" w:rsidRPr="00CB4B83">
        <w:rPr>
          <w:rFonts w:asciiTheme="majorEastAsia" w:eastAsiaTheme="majorEastAsia" w:hAnsiTheme="majorEastAsia" w:hint="eastAsia"/>
        </w:rPr>
        <w:t>末殘點</w:t>
      </w:r>
      <w:proofErr w:type="gramEnd"/>
      <w:r w:rsidR="00E010E8" w:rsidRPr="00CB4B83">
        <w:rPr>
          <w:rFonts w:asciiTheme="majorEastAsia" w:eastAsiaTheme="majorEastAsia" w:hAnsiTheme="majorEastAsia" w:hint="eastAsia"/>
        </w:rPr>
        <w:t>可能不是簡2首字的筆畫，可能如同《魯邦大早》簡1「答」、簡5「</w:t>
      </w:r>
      <w:proofErr w:type="gramStart"/>
      <w:r w:rsidR="00E010E8" w:rsidRPr="00CB4B83">
        <w:rPr>
          <w:rFonts w:asciiTheme="majorEastAsia" w:eastAsiaTheme="majorEastAsia" w:hAnsiTheme="majorEastAsia" w:hint="eastAsia"/>
        </w:rPr>
        <w:t>丌</w:t>
      </w:r>
      <w:proofErr w:type="gramEnd"/>
      <w:r w:rsidR="00E010E8" w:rsidRPr="00CB4B83">
        <w:rPr>
          <w:rFonts w:asciiTheme="majorEastAsia" w:eastAsiaTheme="majorEastAsia" w:hAnsiTheme="majorEastAsia" w:hint="eastAsia"/>
        </w:rPr>
        <w:t>」，《民之父母》簡8「</w:t>
      </w:r>
      <w:proofErr w:type="gramStart"/>
      <w:r w:rsidR="00E010E8" w:rsidRPr="00CB4B83">
        <w:rPr>
          <w:rFonts w:asciiTheme="majorEastAsia" w:eastAsiaTheme="majorEastAsia" w:hAnsiTheme="majorEastAsia" w:hint="eastAsia"/>
        </w:rPr>
        <w:t>諆</w:t>
      </w:r>
      <w:proofErr w:type="gramEnd"/>
      <w:r w:rsidR="00E010E8" w:rsidRPr="00CB4B83">
        <w:rPr>
          <w:rFonts w:asciiTheme="majorEastAsia" w:eastAsiaTheme="majorEastAsia" w:hAnsiTheme="majorEastAsia" w:hint="eastAsia"/>
        </w:rPr>
        <w:t>」、簡12「之」、簡13「禾」等字形邊黑點。/ 俞紹宏、張青松：簡</w:t>
      </w:r>
      <w:r w:rsidR="00E010E8" w:rsidRPr="00CB4B83">
        <w:rPr>
          <w:rFonts w:asciiTheme="majorEastAsia" w:eastAsiaTheme="majorEastAsia" w:hAnsiTheme="majorEastAsia"/>
        </w:rPr>
        <w:t>6</w:t>
      </w:r>
      <w:r w:rsidR="00E010E8" w:rsidRPr="00CB4B83">
        <w:rPr>
          <w:rFonts w:asciiTheme="majorEastAsia" w:eastAsiaTheme="majorEastAsia" w:hAnsiTheme="majorEastAsia" w:hint="eastAsia"/>
        </w:rPr>
        <w:t>末端向右收縮變形，或左側缺失部分竹簡，以至於看似不可與簡</w:t>
      </w:r>
      <w:r w:rsidR="00E010E8" w:rsidRPr="00CB4B83">
        <w:rPr>
          <w:rFonts w:asciiTheme="majorEastAsia" w:eastAsiaTheme="majorEastAsia" w:hAnsiTheme="majorEastAsia"/>
        </w:rPr>
        <w:t>2</w:t>
      </w:r>
      <w:r w:rsidR="00E010E8" w:rsidRPr="00CB4B83">
        <w:rPr>
          <w:rFonts w:asciiTheme="majorEastAsia" w:eastAsiaTheme="majorEastAsia" w:hAnsiTheme="majorEastAsia" w:hint="eastAsia"/>
        </w:rPr>
        <w:t>拼接。簡</w:t>
      </w:r>
      <w:r w:rsidR="00E010E8" w:rsidRPr="00CB4B83">
        <w:rPr>
          <w:rFonts w:asciiTheme="majorEastAsia" w:eastAsiaTheme="majorEastAsia" w:hAnsiTheme="majorEastAsia"/>
        </w:rPr>
        <w:t>6</w:t>
      </w:r>
      <w:proofErr w:type="gramStart"/>
      <w:r w:rsidR="00E010E8" w:rsidRPr="00CB4B83">
        <w:rPr>
          <w:rFonts w:asciiTheme="majorEastAsia" w:eastAsiaTheme="majorEastAsia" w:hAnsiTheme="majorEastAsia" w:hint="eastAsia"/>
        </w:rPr>
        <w:t>末尚殘存</w:t>
      </w:r>
      <w:proofErr w:type="gramEnd"/>
      <w:r w:rsidR="00E010E8" w:rsidRPr="00CB4B83">
        <w:rPr>
          <w:rFonts w:asciiTheme="majorEastAsia" w:eastAsiaTheme="majorEastAsia" w:hAnsiTheme="majorEastAsia" w:hint="eastAsia"/>
        </w:rPr>
        <w:t>「與」</w:t>
      </w:r>
      <w:proofErr w:type="gramStart"/>
      <w:r w:rsidR="00E010E8" w:rsidRPr="00CB4B83">
        <w:rPr>
          <w:rFonts w:asciiTheme="majorEastAsia" w:eastAsiaTheme="majorEastAsia" w:hAnsiTheme="majorEastAsia" w:hint="eastAsia"/>
        </w:rPr>
        <w:t>字左上</w:t>
      </w:r>
      <w:proofErr w:type="gramEnd"/>
      <w:r w:rsidR="00E010E8" w:rsidRPr="00CB4B83">
        <w:rPr>
          <w:rFonts w:asciiTheme="majorEastAsia" w:eastAsiaTheme="majorEastAsia" w:hAnsiTheme="majorEastAsia" w:hint="eastAsia"/>
        </w:rPr>
        <w:t>側筆畫，簡2首「與」字正好缺少「與」</w:t>
      </w:r>
      <w:proofErr w:type="gramStart"/>
      <w:r w:rsidR="00E010E8" w:rsidRPr="00CB4B83">
        <w:rPr>
          <w:rFonts w:asciiTheme="majorEastAsia" w:eastAsiaTheme="majorEastAsia" w:hAnsiTheme="majorEastAsia" w:hint="eastAsia"/>
        </w:rPr>
        <w:t>字左上</w:t>
      </w:r>
      <w:proofErr w:type="gramEnd"/>
      <w:r w:rsidR="00E010E8" w:rsidRPr="00CB4B83">
        <w:rPr>
          <w:rFonts w:asciiTheme="majorEastAsia" w:eastAsiaTheme="majorEastAsia" w:hAnsiTheme="majorEastAsia" w:hint="eastAsia"/>
        </w:rPr>
        <w:t>側筆畫。</w:t>
      </w:r>
    </w:p>
  </w:footnote>
  <w:footnote w:id="69">
    <w:p w14:paraId="23B93C33" w14:textId="2A465A4D" w:rsidR="008D1A2A" w:rsidRPr="00CB4B83" w:rsidRDefault="008D1A2A" w:rsidP="008D1A2A">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整理者：這裡兩個「</w:t>
      </w:r>
      <w:r w:rsidRPr="00CB4B83">
        <w:rPr>
          <w:rFonts w:asciiTheme="majorEastAsia" w:eastAsiaTheme="majorEastAsia" w:hAnsiTheme="majorEastAsia"/>
          <w:noProof/>
        </w:rPr>
        <w:drawing>
          <wp:inline distT="0" distB="0" distL="0" distR="0" wp14:anchorId="636853DB" wp14:editId="3465EB20">
            <wp:extent cx="120015" cy="137160"/>
            <wp:effectExtent l="0" t="0" r="0" b="0"/>
            <wp:docPr id="1599109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1719" name=""/>
                    <pic:cNvPicPr/>
                  </pic:nvPicPr>
                  <pic:blipFill>
                    <a:blip r:embed="rId40"/>
                    <a:stretch>
                      <a:fillRect/>
                    </a:stretch>
                  </pic:blipFill>
                  <pic:spPr>
                    <a:xfrm>
                      <a:off x="0" y="0"/>
                      <a:ext cx="121059" cy="138353"/>
                    </a:xfrm>
                    <a:prstGeom prst="rect">
                      <a:avLst/>
                    </a:prstGeom>
                  </pic:spPr>
                </pic:pic>
              </a:graphicData>
            </a:graphic>
          </wp:inline>
        </w:drawing>
      </w:r>
      <w:r w:rsidRPr="00CB4B83">
        <w:rPr>
          <w:rFonts w:asciiTheme="majorEastAsia" w:eastAsiaTheme="majorEastAsia" w:hAnsiTheme="majorEastAsia" w:hint="eastAsia"/>
        </w:rPr>
        <w:t>」讀「舉」，後加問號。</w:t>
      </w:r>
    </w:p>
  </w:footnote>
  <w:footnote w:id="70">
    <w:p w14:paraId="27978EE4" w14:textId="6132F1D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D1A2A" w:rsidRPr="00CB4B83">
        <w:rPr>
          <w:rFonts w:asciiTheme="majorEastAsia" w:eastAsiaTheme="majorEastAsia" w:hAnsiTheme="majorEastAsia" w:hint="eastAsia"/>
        </w:rPr>
        <w:t>整理者：</w:t>
      </w:r>
      <w:r w:rsidRPr="00CB4B83">
        <w:rPr>
          <w:rFonts w:asciiTheme="majorEastAsia" w:eastAsiaTheme="majorEastAsia" w:hAnsiTheme="majorEastAsia" w:hint="eastAsia"/>
        </w:rPr>
        <w:t>連下讀為</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伊堯</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，且稱為初見，釋</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為堯之母姓</w:t>
      </w:r>
      <w:r w:rsidR="008D1A2A" w:rsidRPr="00CB4B83">
        <w:rPr>
          <w:rFonts w:asciiTheme="majorEastAsia" w:eastAsiaTheme="majorEastAsia" w:hAnsiTheme="majorEastAsia" w:hint="eastAsia"/>
        </w:rPr>
        <w:t>。據《帝王世系》，堯為</w:t>
      </w:r>
      <w:proofErr w:type="gramStart"/>
      <w:r w:rsidR="008D1A2A" w:rsidRPr="00CB4B83">
        <w:rPr>
          <w:rFonts w:asciiTheme="majorEastAsia" w:eastAsiaTheme="majorEastAsia" w:hAnsiTheme="majorEastAsia" w:hint="eastAsia"/>
        </w:rPr>
        <w:t>祁</w:t>
      </w:r>
      <w:proofErr w:type="gramEnd"/>
      <w:r w:rsidR="008D1A2A" w:rsidRPr="00CB4B83">
        <w:rPr>
          <w:rFonts w:asciiTheme="majorEastAsia" w:eastAsiaTheme="majorEastAsia" w:hAnsiTheme="majorEastAsia" w:hint="eastAsia"/>
        </w:rPr>
        <w:t>姓，或從母姓伊氏。</w:t>
      </w:r>
      <w:proofErr w:type="gramStart"/>
      <w:r w:rsidR="008D1A2A" w:rsidRPr="00CB4B83">
        <w:rPr>
          <w:rFonts w:asciiTheme="majorEastAsia" w:eastAsiaTheme="majorEastAsia" w:hAnsiTheme="majorEastAsia" w:hint="eastAsia"/>
        </w:rPr>
        <w:t>《史記·五帝本紀》索隱</w:t>
      </w:r>
      <w:proofErr w:type="gramEnd"/>
      <w:r w:rsidR="008D1A2A" w:rsidRPr="00CB4B83">
        <w:rPr>
          <w:rFonts w:asciiTheme="majorEastAsia" w:eastAsiaTheme="majorEastAsia" w:hAnsiTheme="majorEastAsia" w:hint="eastAsia"/>
        </w:rPr>
        <w:t>：「堯，…</w:t>
      </w:r>
      <w:proofErr w:type="gramStart"/>
      <w:r w:rsidR="008D1A2A" w:rsidRPr="00CB4B83">
        <w:rPr>
          <w:rFonts w:asciiTheme="majorEastAsia" w:eastAsiaTheme="majorEastAsia" w:hAnsiTheme="majorEastAsia" w:hint="eastAsia"/>
        </w:rPr>
        <w:t>…</w:t>
      </w:r>
      <w:proofErr w:type="gramEnd"/>
      <w:r w:rsidR="008D1A2A" w:rsidRPr="00CB4B83">
        <w:rPr>
          <w:rFonts w:asciiTheme="majorEastAsia" w:eastAsiaTheme="majorEastAsia" w:hAnsiTheme="majorEastAsia" w:hint="eastAsia"/>
        </w:rPr>
        <w:t>姓伊祁氏。案皇</w:t>
      </w:r>
      <w:proofErr w:type="gramStart"/>
      <w:r w:rsidR="008D1A2A" w:rsidRPr="00CB4B83">
        <w:rPr>
          <w:rFonts w:asciiTheme="majorEastAsia" w:eastAsiaTheme="majorEastAsia" w:hAnsiTheme="majorEastAsia" w:hint="eastAsia"/>
        </w:rPr>
        <w:t>甫謐云</w:t>
      </w:r>
      <w:proofErr w:type="gramEnd"/>
      <w:r w:rsidR="008D1A2A" w:rsidRPr="00CB4B83">
        <w:rPr>
          <w:rFonts w:asciiTheme="majorEastAsia" w:eastAsiaTheme="majorEastAsia" w:hAnsiTheme="majorEastAsia" w:hint="eastAsia"/>
        </w:rPr>
        <w:t>，</w:t>
      </w:r>
      <w:proofErr w:type="gramStart"/>
      <w:r w:rsidR="008D1A2A" w:rsidRPr="00CB4B83">
        <w:rPr>
          <w:rFonts w:asciiTheme="majorEastAsia" w:eastAsiaTheme="majorEastAsia" w:hAnsiTheme="majorEastAsia" w:hint="eastAsia"/>
        </w:rPr>
        <w:t>堯初生</w:t>
      </w:r>
      <w:proofErr w:type="gramEnd"/>
      <w:r w:rsidR="008D1A2A" w:rsidRPr="00CB4B83">
        <w:rPr>
          <w:rFonts w:asciiTheme="majorEastAsia" w:eastAsiaTheme="majorEastAsia" w:hAnsiTheme="majorEastAsia" w:hint="eastAsia"/>
        </w:rPr>
        <w:t>時，</w:t>
      </w:r>
      <w:proofErr w:type="gramStart"/>
      <w:r w:rsidR="008D1A2A" w:rsidRPr="00CB4B83">
        <w:rPr>
          <w:rFonts w:asciiTheme="majorEastAsia" w:eastAsiaTheme="majorEastAsia" w:hAnsiTheme="majorEastAsia" w:hint="eastAsia"/>
        </w:rPr>
        <w:t>共母在</w:t>
      </w:r>
      <w:proofErr w:type="gramEnd"/>
      <w:r w:rsidR="008D1A2A" w:rsidRPr="00CB4B83">
        <w:rPr>
          <w:rFonts w:asciiTheme="majorEastAsia" w:eastAsiaTheme="majorEastAsia" w:hAnsiTheme="majorEastAsia" w:hint="eastAsia"/>
        </w:rPr>
        <w:t>三阿之南，寄於伊長</w:t>
      </w:r>
      <w:proofErr w:type="gramStart"/>
      <w:r w:rsidR="008D1A2A" w:rsidRPr="00CB4B83">
        <w:rPr>
          <w:rFonts w:asciiTheme="majorEastAsia" w:eastAsiaTheme="majorEastAsia" w:hAnsiTheme="majorEastAsia" w:hint="eastAsia"/>
        </w:rPr>
        <w:t>孺</w:t>
      </w:r>
      <w:proofErr w:type="gramEnd"/>
      <w:r w:rsidR="008D1A2A" w:rsidRPr="00CB4B83">
        <w:rPr>
          <w:rFonts w:asciiTheme="majorEastAsia" w:eastAsiaTheme="majorEastAsia" w:hAnsiTheme="majorEastAsia" w:hint="eastAsia"/>
        </w:rPr>
        <w:t>之家，故從母所居</w:t>
      </w:r>
      <w:proofErr w:type="gramStart"/>
      <w:r w:rsidR="008D1A2A" w:rsidRPr="00CB4B83">
        <w:rPr>
          <w:rFonts w:asciiTheme="majorEastAsia" w:eastAsiaTheme="majorEastAsia" w:hAnsiTheme="majorEastAsia" w:hint="eastAsia"/>
        </w:rPr>
        <w:t>為姓也</w:t>
      </w:r>
      <w:proofErr w:type="gramEnd"/>
      <w:r w:rsidR="008D1A2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劉樂賢</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8D1A2A" w:rsidRPr="00CB4B83">
        <w:rPr>
          <w:rFonts w:asciiTheme="majorEastAsia" w:eastAsiaTheme="majorEastAsia" w:hAnsiTheme="majorEastAsia" w:hint="eastAsia"/>
        </w:rPr>
        <w:t>整理者</w:t>
      </w:r>
      <w:r w:rsidRPr="00CB4B83">
        <w:rPr>
          <w:rFonts w:asciiTheme="majorEastAsia" w:eastAsiaTheme="majorEastAsia" w:hAnsiTheme="majorEastAsia" w:hint="eastAsia"/>
        </w:rPr>
        <w:t>說，與劉信芳、黃德寬等並擧《潛夫論·五德志》証</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伊堯</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非初見</w:t>
      </w:r>
      <w:r w:rsidR="008D1A2A"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陳劍</w:t>
      </w:r>
      <w:r w:rsidR="008D1A2A" w:rsidRPr="00CB4B83">
        <w:rPr>
          <w:rFonts w:asciiTheme="majorEastAsia" w:eastAsiaTheme="majorEastAsia" w:hAnsiTheme="majorEastAsia" w:hint="eastAsia"/>
        </w:rPr>
        <w:t>、裘錫圭、季旭</w:t>
      </w:r>
      <w:proofErr w:type="gramStart"/>
      <w:r w:rsidR="008D1A2A" w:rsidRPr="00CB4B83">
        <w:rPr>
          <w:rFonts w:asciiTheme="majorEastAsia" w:eastAsiaTheme="majorEastAsia" w:hAnsiTheme="majorEastAsia" w:hint="eastAsia"/>
        </w:rPr>
        <w:t>昇</w:t>
      </w:r>
      <w:proofErr w:type="gramEnd"/>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抑</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，伊，古音為</w:t>
      </w:r>
      <w:proofErr w:type="gramStart"/>
      <w:r w:rsidRPr="00CB4B83">
        <w:rPr>
          <w:rFonts w:asciiTheme="majorEastAsia" w:eastAsiaTheme="majorEastAsia" w:hAnsiTheme="majorEastAsia" w:hint="eastAsia"/>
        </w:rPr>
        <w:t>影母脂部</w:t>
      </w:r>
      <w:proofErr w:type="gramEnd"/>
      <w:r w:rsidRPr="00CB4B83">
        <w:rPr>
          <w:rFonts w:asciiTheme="majorEastAsia" w:eastAsiaTheme="majorEastAsia" w:hAnsiTheme="majorEastAsia" w:hint="eastAsia"/>
        </w:rPr>
        <w:t>開口三等，抑為</w:t>
      </w:r>
      <w:proofErr w:type="gramStart"/>
      <w:r w:rsidRPr="00CB4B83">
        <w:rPr>
          <w:rFonts w:asciiTheme="majorEastAsia" w:eastAsiaTheme="majorEastAsia" w:hAnsiTheme="majorEastAsia" w:hint="eastAsia"/>
        </w:rPr>
        <w:t>影母質部</w:t>
      </w:r>
      <w:proofErr w:type="gramEnd"/>
      <w:r w:rsidRPr="00CB4B83">
        <w:rPr>
          <w:rFonts w:asciiTheme="majorEastAsia" w:eastAsiaTheme="majorEastAsia" w:hAnsiTheme="majorEastAsia" w:hint="eastAsia"/>
        </w:rPr>
        <w:t>開口三等，兩字音近可通。</w:t>
      </w:r>
      <w:r w:rsidR="008D1A2A" w:rsidRPr="00CB4B83">
        <w:rPr>
          <w:rFonts w:asciiTheme="majorEastAsia" w:eastAsiaTheme="majorEastAsia" w:hAnsiTheme="majorEastAsia" w:hint="eastAsia"/>
        </w:rPr>
        <w:t xml:space="preserve">/ </w:t>
      </w:r>
      <w:r w:rsidR="0065495C" w:rsidRPr="00CB4B83">
        <w:rPr>
          <w:rFonts w:asciiTheme="majorEastAsia" w:eastAsiaTheme="majorEastAsia" w:hAnsiTheme="majorEastAsia" w:hint="eastAsia"/>
        </w:rPr>
        <w:t>夏世華</w:t>
      </w:r>
      <w:r w:rsidRPr="00CB4B83">
        <w:rPr>
          <w:rFonts w:asciiTheme="majorEastAsia" w:eastAsiaTheme="majorEastAsia" w:hAnsiTheme="majorEastAsia" w:hint="eastAsia"/>
        </w:rPr>
        <w:t>：</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伊</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抑</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65495C" w:rsidRPr="00CB4B83">
        <w:rPr>
          <w:rFonts w:asciiTheme="majorEastAsia" w:eastAsiaTheme="majorEastAsia" w:hAnsiTheme="majorEastAsia" w:hint="eastAsia"/>
        </w:rPr>
        <w:t>作</w:t>
      </w:r>
      <w:proofErr w:type="gramStart"/>
      <w:r w:rsidR="0065495C" w:rsidRPr="00CB4B83">
        <w:rPr>
          <w:rFonts w:asciiTheme="majorEastAsia" w:eastAsiaTheme="majorEastAsia" w:hAnsiTheme="majorEastAsia" w:hint="eastAsia"/>
        </w:rPr>
        <w:t>疑</w:t>
      </w:r>
      <w:proofErr w:type="gramEnd"/>
      <w:r w:rsidR="0065495C" w:rsidRPr="00CB4B83">
        <w:rPr>
          <w:rFonts w:asciiTheme="majorEastAsia" w:eastAsiaTheme="majorEastAsia" w:hAnsiTheme="majorEastAsia" w:hint="eastAsia"/>
        </w:rPr>
        <w:t>辭，</w:t>
      </w:r>
      <w:proofErr w:type="gramStart"/>
      <w:r w:rsidR="0065495C" w:rsidRPr="00CB4B83">
        <w:rPr>
          <w:rFonts w:asciiTheme="majorEastAsia" w:eastAsiaTheme="majorEastAsia" w:hAnsiTheme="majorEastAsia" w:hint="eastAsia"/>
        </w:rPr>
        <w:t>表詞之</w:t>
      </w:r>
      <w:proofErr w:type="gramEnd"/>
      <w:r w:rsidR="0065495C" w:rsidRPr="00CB4B83">
        <w:rPr>
          <w:rFonts w:asciiTheme="majorEastAsia" w:eastAsiaTheme="majorEastAsia" w:hAnsiTheme="majorEastAsia" w:hint="eastAsia"/>
        </w:rPr>
        <w:t>轉。</w:t>
      </w:r>
      <w:r w:rsidR="00E010E8" w:rsidRPr="00CB4B83">
        <w:rPr>
          <w:rFonts w:asciiTheme="majorEastAsia" w:eastAsiaTheme="majorEastAsia" w:hAnsiTheme="majorEastAsia" w:hint="eastAsia"/>
        </w:rPr>
        <w:t>/</w:t>
      </w:r>
      <w:r w:rsidR="001225F7" w:rsidRPr="00CB4B83">
        <w:rPr>
          <w:rFonts w:asciiTheme="majorEastAsia" w:eastAsiaTheme="majorEastAsia" w:hAnsiTheme="majorEastAsia" w:hint="eastAsia"/>
        </w:rPr>
        <w:t xml:space="preserve"> </w:t>
      </w:r>
      <w:r w:rsidR="00E010E8" w:rsidRPr="00CB4B83">
        <w:rPr>
          <w:rFonts w:asciiTheme="majorEastAsia" w:eastAsiaTheme="majorEastAsia" w:hAnsiTheme="majorEastAsia" w:hint="eastAsia"/>
        </w:rPr>
        <w:t>王暉：《五帝本紀》：「帝嚳</w:t>
      </w:r>
      <w:proofErr w:type="gramStart"/>
      <w:r w:rsidR="00E010E8" w:rsidRPr="00CB4B83">
        <w:rPr>
          <w:rFonts w:asciiTheme="majorEastAsia" w:eastAsiaTheme="majorEastAsia" w:hAnsiTheme="majorEastAsia" w:hint="eastAsia"/>
        </w:rPr>
        <w:t>娶陳鋒氏女，生放勳</w:t>
      </w:r>
      <w:proofErr w:type="gramEnd"/>
      <w:r w:rsidR="00E010E8" w:rsidRPr="00CB4B83">
        <w:rPr>
          <w:rFonts w:asciiTheme="majorEastAsia" w:eastAsiaTheme="majorEastAsia" w:hAnsiTheme="majorEastAsia" w:hint="eastAsia"/>
        </w:rPr>
        <w:t>。」</w:t>
      </w:r>
      <w:proofErr w:type="gramStart"/>
      <w:r w:rsidR="00E010E8" w:rsidRPr="00CB4B83">
        <w:rPr>
          <w:rFonts w:asciiTheme="majorEastAsia" w:eastAsiaTheme="majorEastAsia" w:hAnsiTheme="majorEastAsia" w:hint="eastAsia"/>
        </w:rPr>
        <w:t>索隱謂堯</w:t>
      </w:r>
      <w:proofErr w:type="gramEnd"/>
      <w:r w:rsidR="00E010E8" w:rsidRPr="00CB4B83">
        <w:rPr>
          <w:rFonts w:asciiTheme="majorEastAsia" w:eastAsiaTheme="majorEastAsia" w:hAnsiTheme="majorEastAsia" w:hint="eastAsia"/>
        </w:rPr>
        <w:t>「帝嚳之子，姓伊祁氏」，伊、伊祁的姓氏來源於</w:t>
      </w:r>
      <w:proofErr w:type="gramStart"/>
      <w:r w:rsidR="00E010E8" w:rsidRPr="00CB4B83">
        <w:rPr>
          <w:rFonts w:asciiTheme="majorEastAsia" w:eastAsiaTheme="majorEastAsia" w:hAnsiTheme="majorEastAsia" w:hint="eastAsia"/>
        </w:rPr>
        <w:t>堯母族</w:t>
      </w:r>
      <w:proofErr w:type="gramEnd"/>
      <w:r w:rsidR="00E010E8" w:rsidRPr="00CB4B83">
        <w:rPr>
          <w:rFonts w:asciiTheme="majorEastAsia" w:eastAsiaTheme="majorEastAsia" w:hAnsiTheme="majorEastAsia" w:hint="eastAsia"/>
        </w:rPr>
        <w:t>生活</w:t>
      </w:r>
      <w:proofErr w:type="gramStart"/>
      <w:r w:rsidR="00E010E8" w:rsidRPr="00CB4B83">
        <w:rPr>
          <w:rFonts w:asciiTheme="majorEastAsia" w:eastAsiaTheme="majorEastAsia" w:hAnsiTheme="majorEastAsia" w:hint="eastAsia"/>
        </w:rPr>
        <w:t>在伊水流域</w:t>
      </w:r>
      <w:proofErr w:type="gramEnd"/>
      <w:r w:rsidR="00E010E8" w:rsidRPr="00CB4B83">
        <w:rPr>
          <w:rFonts w:asciiTheme="majorEastAsia" w:eastAsiaTheme="majorEastAsia" w:hAnsiTheme="majorEastAsia" w:hint="eastAsia"/>
        </w:rPr>
        <w:t>。堯早期活動地區</w:t>
      </w:r>
      <w:proofErr w:type="gramStart"/>
      <w:r w:rsidR="00E010E8" w:rsidRPr="00CB4B83">
        <w:rPr>
          <w:rFonts w:asciiTheme="majorEastAsia" w:eastAsiaTheme="majorEastAsia" w:hAnsiTheme="majorEastAsia" w:hint="eastAsia"/>
        </w:rPr>
        <w:t>是伊水流域</w:t>
      </w:r>
      <w:proofErr w:type="gramEnd"/>
      <w:r w:rsidR="00E010E8" w:rsidRPr="00CB4B83">
        <w:rPr>
          <w:rFonts w:asciiTheme="majorEastAsia" w:eastAsiaTheme="majorEastAsia" w:hAnsiTheme="majorEastAsia" w:hint="eastAsia"/>
        </w:rPr>
        <w:t>及與其不遠</w:t>
      </w:r>
      <w:proofErr w:type="gramStart"/>
      <w:r w:rsidR="00E010E8" w:rsidRPr="00CB4B83">
        <w:rPr>
          <w:rFonts w:asciiTheme="majorEastAsia" w:eastAsiaTheme="majorEastAsia" w:hAnsiTheme="majorEastAsia" w:hint="eastAsia"/>
        </w:rPr>
        <w:t>的丹水流域</w:t>
      </w:r>
      <w:proofErr w:type="gramEnd"/>
      <w:r w:rsidR="00E010E8" w:rsidRPr="00CB4B83">
        <w:rPr>
          <w:rFonts w:asciiTheme="majorEastAsia" w:eastAsiaTheme="majorEastAsia" w:hAnsiTheme="majorEastAsia" w:hint="eastAsia"/>
        </w:rPr>
        <w:t>。/</w:t>
      </w:r>
      <w:r w:rsidR="001225F7" w:rsidRPr="00CB4B83">
        <w:rPr>
          <w:rFonts w:asciiTheme="majorEastAsia" w:eastAsiaTheme="majorEastAsia" w:hAnsiTheme="majorEastAsia" w:hint="eastAsia"/>
        </w:rPr>
        <w:t xml:space="preserve"> </w:t>
      </w:r>
      <w:r w:rsidR="00E010E8" w:rsidRPr="00CB4B83">
        <w:rPr>
          <w:rFonts w:asciiTheme="majorEastAsia" w:eastAsiaTheme="majorEastAsia" w:hAnsiTheme="majorEastAsia" w:hint="eastAsia"/>
        </w:rPr>
        <w:t>俞紹宏、張青松：根據下文「均」之釋，「伊」</w:t>
      </w:r>
      <w:proofErr w:type="gramStart"/>
      <w:r w:rsidR="00E010E8" w:rsidRPr="00CB4B83">
        <w:rPr>
          <w:rFonts w:asciiTheme="majorEastAsia" w:eastAsiaTheme="majorEastAsia" w:hAnsiTheme="majorEastAsia" w:hint="eastAsia"/>
        </w:rPr>
        <w:t>應讀</w:t>
      </w:r>
      <w:proofErr w:type="gramEnd"/>
      <w:r w:rsidR="00E010E8" w:rsidRPr="00CB4B83">
        <w:rPr>
          <w:rFonts w:asciiTheme="majorEastAsia" w:eastAsiaTheme="majorEastAsia" w:hAnsiTheme="majorEastAsia" w:hint="eastAsia"/>
        </w:rPr>
        <w:t>「抑」，表示選擇拍連詞，相當於「還是」。</w:t>
      </w:r>
    </w:p>
  </w:footnote>
  <w:footnote w:id="71">
    <w:p w14:paraId="6F898657" w14:textId="3EDDE1D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D1A2A" w:rsidRPr="00CB4B83">
        <w:rPr>
          <w:rFonts w:asciiTheme="majorEastAsia" w:eastAsiaTheme="majorEastAsia" w:hAnsiTheme="majorEastAsia" w:hint="eastAsia"/>
        </w:rPr>
        <w:t>整理者：</w:t>
      </w:r>
      <w:r w:rsidRPr="00CB4B83">
        <w:rPr>
          <w:rFonts w:asciiTheme="majorEastAsia" w:eastAsiaTheme="majorEastAsia" w:hAnsiTheme="majorEastAsia" w:hint="eastAsia"/>
        </w:rPr>
        <w:t>隸</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昷</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溫</w:t>
      </w:r>
      <w:r w:rsidR="008D1A2A" w:rsidRPr="00CB4B83">
        <w:rPr>
          <w:rFonts w:asciiTheme="majorEastAsia" w:eastAsiaTheme="majorEastAsia" w:hAnsiTheme="majorEastAsia" w:hint="eastAsia"/>
        </w:rPr>
        <w:t>」</w:t>
      </w:r>
      <w:r w:rsidRPr="00CB4B83">
        <w:rPr>
          <w:rFonts w:asciiTheme="majorEastAsia" w:eastAsiaTheme="majorEastAsia" w:hAnsiTheme="majorEastAsia" w:hint="eastAsia"/>
        </w:rPr>
        <w:t>言堯德溫厚</w:t>
      </w:r>
      <w:r w:rsidR="008D1A2A" w:rsidRPr="00CB4B83">
        <w:rPr>
          <w:rFonts w:asciiTheme="majorEastAsia" w:eastAsiaTheme="majorEastAsia" w:hAnsiTheme="majorEastAsia" w:hint="eastAsia"/>
        </w:rPr>
        <w:t>，這是子羔問堯德於孔子</w:t>
      </w:r>
      <w:r w:rsidRPr="00CB4B83">
        <w:rPr>
          <w:rFonts w:asciiTheme="majorEastAsia" w:eastAsiaTheme="majorEastAsia" w:hAnsiTheme="majorEastAsia" w:hint="eastAsia"/>
        </w:rPr>
        <w:t>。</w:t>
      </w:r>
      <w:r w:rsidR="00E010E8" w:rsidRPr="00CB4B83">
        <w:rPr>
          <w:rFonts w:asciiTheme="majorEastAsia" w:eastAsiaTheme="majorEastAsia" w:hAnsiTheme="majorEastAsia" w:hint="eastAsia"/>
        </w:rPr>
        <w:t>/ 陳劍、</w:t>
      </w:r>
      <w:r w:rsidRPr="00CB4B83">
        <w:rPr>
          <w:rFonts w:asciiTheme="majorEastAsia" w:eastAsiaTheme="majorEastAsia" w:hAnsiTheme="majorEastAsia" w:hint="eastAsia"/>
        </w:rPr>
        <w:t>黃德寬</w:t>
      </w:r>
      <w:r w:rsidR="00E010E8" w:rsidRPr="00CB4B83">
        <w:rPr>
          <w:rFonts w:asciiTheme="majorEastAsia" w:eastAsiaTheme="majorEastAsia" w:hAnsiTheme="majorEastAsia" w:hint="eastAsia"/>
        </w:rPr>
        <w:t>、楊澤生：</w:t>
      </w:r>
      <w:r w:rsidRPr="00CB4B83">
        <w:rPr>
          <w:rFonts w:asciiTheme="majorEastAsia" w:eastAsiaTheme="majorEastAsia" w:hAnsiTheme="majorEastAsia" w:hint="eastAsia"/>
        </w:rPr>
        <w:t>釋</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溫</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非是，《郭店簡·性自命出》</w:t>
      </w:r>
      <w:r w:rsidRPr="00CB4B83">
        <w:rPr>
          <w:rFonts w:asciiTheme="majorEastAsia" w:eastAsiaTheme="majorEastAsia" w:hAnsiTheme="majorEastAsia"/>
        </w:rPr>
        <w:t>35</w:t>
      </w:r>
      <w:r w:rsidRPr="00CB4B83">
        <w:rPr>
          <w:rFonts w:asciiTheme="majorEastAsia" w:eastAsiaTheme="majorEastAsia" w:hAnsiTheme="majorEastAsia" w:hint="eastAsia"/>
        </w:rPr>
        <w:t>簡之</w:t>
      </w:r>
      <w:r w:rsidR="00E010E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慍</w:t>
      </w:r>
      <w:proofErr w:type="gramEnd"/>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字，從</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囚</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不從</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日</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。此字當分析作從</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日</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E010E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皿</w:t>
      </w:r>
      <w:proofErr w:type="gramEnd"/>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的異體，此處讀為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E010E8"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何琳儀</w:t>
      </w:r>
      <w:r w:rsidR="00E010E8" w:rsidRPr="00CB4B83">
        <w:rPr>
          <w:rFonts w:asciiTheme="majorEastAsia" w:eastAsiaTheme="majorEastAsia" w:hAnsiTheme="majorEastAsia" w:hint="eastAsia"/>
        </w:rPr>
        <w:t>、季旭</w:t>
      </w:r>
      <w:proofErr w:type="gramStart"/>
      <w:r w:rsidR="00E010E8" w:rsidRPr="00CB4B83">
        <w:rPr>
          <w:rFonts w:asciiTheme="majorEastAsia" w:eastAsiaTheme="majorEastAsia" w:hAnsiTheme="majorEastAsia" w:hint="eastAsia"/>
        </w:rPr>
        <w:t>昇</w:t>
      </w:r>
      <w:proofErr w:type="gramEnd"/>
      <w:r w:rsidR="00E010E8" w:rsidRPr="00CB4B83">
        <w:rPr>
          <w:rFonts w:asciiTheme="majorEastAsia" w:eastAsiaTheme="majorEastAsia" w:hAnsiTheme="majorEastAsia" w:hint="eastAsia"/>
        </w:rPr>
        <w:t>：</w:t>
      </w:r>
      <w:proofErr w:type="gramStart"/>
      <w:r w:rsidR="00E010E8" w:rsidRPr="00CB4B83">
        <w:rPr>
          <w:rFonts w:asciiTheme="majorEastAsia" w:eastAsiaTheme="majorEastAsia" w:hAnsiTheme="majorEastAsia" w:hint="eastAsia"/>
        </w:rPr>
        <w:t>隸上「冏</w:t>
      </w:r>
      <w:proofErr w:type="gramEnd"/>
      <w:r w:rsidR="00E010E8" w:rsidRPr="00CB4B83">
        <w:rPr>
          <w:rFonts w:asciiTheme="majorEastAsia" w:eastAsiaTheme="majorEastAsia" w:hAnsiTheme="majorEastAsia" w:hint="eastAsia"/>
        </w:rPr>
        <w:t>」下「</w:t>
      </w:r>
      <w:proofErr w:type="gramStart"/>
      <w:r w:rsidR="00E010E8" w:rsidRPr="00CB4B83">
        <w:rPr>
          <w:rFonts w:asciiTheme="majorEastAsia" w:eastAsiaTheme="majorEastAsia" w:hAnsiTheme="majorEastAsia" w:hint="eastAsia"/>
        </w:rPr>
        <w:t>皿</w:t>
      </w:r>
      <w:proofErr w:type="gramEnd"/>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直接視為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E010E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之初文</w:t>
      </w:r>
      <w:proofErr w:type="gramEnd"/>
      <w:r w:rsidRPr="00CB4B83">
        <w:rPr>
          <w:rFonts w:asciiTheme="majorEastAsia" w:eastAsiaTheme="majorEastAsia" w:hAnsiTheme="majorEastAsia" w:hint="eastAsia"/>
        </w:rPr>
        <w:t>，讀為</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E010E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E010E8" w:rsidRPr="00CB4B83">
        <w:rPr>
          <w:rFonts w:asciiTheme="majorEastAsia" w:eastAsiaTheme="majorEastAsia" w:hAnsiTheme="majorEastAsia" w:hint="eastAsia"/>
        </w:rPr>
        <w:t>/蘇建洲：不能完全排除是承襲甲骨、西周金文「盟」字異體「</w:t>
      </w:r>
      <w:r w:rsidR="00E010E8" w:rsidRPr="00CB4B83">
        <w:rPr>
          <w:rFonts w:asciiTheme="majorEastAsia" w:eastAsiaTheme="majorEastAsia" w:hAnsiTheme="majorEastAsia"/>
          <w:noProof/>
        </w:rPr>
        <w:drawing>
          <wp:inline distT="0" distB="0" distL="0" distR="0" wp14:anchorId="612EE7ED" wp14:editId="5F84469D">
            <wp:extent cx="114300" cy="155864"/>
            <wp:effectExtent l="0" t="0" r="0" b="0"/>
            <wp:docPr id="20141546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54673" name=""/>
                    <pic:cNvPicPr/>
                  </pic:nvPicPr>
                  <pic:blipFill>
                    <a:blip r:embed="rId41"/>
                    <a:stretch>
                      <a:fillRect/>
                    </a:stretch>
                  </pic:blipFill>
                  <pic:spPr>
                    <a:xfrm>
                      <a:off x="0" y="0"/>
                      <a:ext cx="115317" cy="157251"/>
                    </a:xfrm>
                    <a:prstGeom prst="rect">
                      <a:avLst/>
                    </a:prstGeom>
                  </pic:spPr>
                </pic:pic>
              </a:graphicData>
            </a:graphic>
          </wp:inline>
        </w:drawing>
      </w:r>
      <w:r w:rsidR="00E010E8" w:rsidRPr="00CB4B83">
        <w:rPr>
          <w:rFonts w:asciiTheme="majorEastAsia" w:eastAsiaTheme="majorEastAsia" w:hAnsiTheme="majorEastAsia" w:hint="eastAsia"/>
        </w:rPr>
        <w:t>」寫法。</w:t>
      </w:r>
    </w:p>
  </w:footnote>
  <w:footnote w:id="72">
    <w:p w14:paraId="49AF80BF" w14:textId="4519569B" w:rsidR="00222CA6" w:rsidRPr="00CB4B83" w:rsidRDefault="00222CA6" w:rsidP="001225F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CB5E03"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鈐</w:t>
      </w:r>
      <w:proofErr w:type="gramEnd"/>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，為子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之名，且尋</w:t>
      </w:r>
      <w:r w:rsidR="00CB5E0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鈐</w:t>
      </w:r>
      <w:proofErr w:type="gramEnd"/>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柴</w:t>
      </w:r>
      <w:r w:rsidR="00CB5E03" w:rsidRPr="00CB4B83">
        <w:rPr>
          <w:rFonts w:asciiTheme="majorEastAsia" w:eastAsiaTheme="majorEastAsia" w:hAnsiTheme="majorEastAsia" w:hint="eastAsia"/>
        </w:rPr>
        <w:t>」</w:t>
      </w:r>
      <w:r w:rsidRPr="00CB4B83">
        <w:rPr>
          <w:rFonts w:asciiTheme="majorEastAsia" w:eastAsiaTheme="majorEastAsia" w:hAnsiTheme="majorEastAsia" w:hint="eastAsia"/>
        </w:rPr>
        <w:t>通假之可能。</w:t>
      </w:r>
      <w:r w:rsidR="00CB5E03"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黃德寬、陳劍、何琳儀、季旭</w:t>
      </w:r>
      <w:proofErr w:type="gramStart"/>
      <w:r w:rsidRPr="00CB4B83">
        <w:rPr>
          <w:rFonts w:asciiTheme="majorEastAsia" w:eastAsiaTheme="majorEastAsia" w:hAnsiTheme="majorEastAsia" w:hint="eastAsia"/>
        </w:rPr>
        <w:t>昇</w:t>
      </w:r>
      <w:proofErr w:type="gramEnd"/>
      <w:r w:rsidR="001225F7" w:rsidRPr="00CB4B83">
        <w:rPr>
          <w:rFonts w:asciiTheme="majorEastAsia" w:eastAsiaTheme="majorEastAsia" w:hAnsiTheme="majorEastAsia" w:hint="eastAsia"/>
        </w:rPr>
        <w:t>、夏世華：：「</w:t>
      </w:r>
      <w:proofErr w:type="gramStart"/>
      <w:r w:rsidR="001225F7" w:rsidRPr="00CB4B83">
        <w:rPr>
          <w:rFonts w:asciiTheme="majorEastAsia" w:eastAsiaTheme="majorEastAsia" w:hAnsiTheme="majorEastAsia" w:hint="eastAsia"/>
        </w:rPr>
        <w:t>鈐</w:t>
      </w:r>
      <w:proofErr w:type="gramEnd"/>
      <w:r w:rsidR="001225F7" w:rsidRPr="00CB4B83">
        <w:rPr>
          <w:rFonts w:asciiTheme="majorEastAsia" w:eastAsiaTheme="majorEastAsia" w:hAnsiTheme="majorEastAsia" w:hint="eastAsia"/>
        </w:rPr>
        <w:t>」</w:t>
      </w:r>
      <w:proofErr w:type="gramStart"/>
      <w:r w:rsidR="001225F7" w:rsidRPr="00CB4B83">
        <w:rPr>
          <w:rFonts w:asciiTheme="majorEastAsia" w:eastAsiaTheme="majorEastAsia" w:hAnsiTheme="majorEastAsia" w:hint="eastAsia"/>
        </w:rPr>
        <w:t>為</w:t>
      </w:r>
      <w:r w:rsidRPr="00CB4B83">
        <w:rPr>
          <w:rFonts w:asciiTheme="majorEastAsia" w:eastAsiaTheme="majorEastAsia" w:hAnsiTheme="majorEastAsia" w:hint="eastAsia"/>
        </w:rPr>
        <w:t>誤釋，字當隸作</w:t>
      </w:r>
      <w:proofErr w:type="gramEnd"/>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鈞</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均</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，亦非子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之名，乃對前</w:t>
      </w:r>
      <w:proofErr w:type="gramStart"/>
      <w:r w:rsidRPr="00CB4B83">
        <w:rPr>
          <w:rFonts w:asciiTheme="majorEastAsia" w:eastAsiaTheme="majorEastAsia" w:hAnsiTheme="majorEastAsia" w:hint="eastAsia"/>
        </w:rPr>
        <w:t>問中舜德</w:t>
      </w:r>
      <w:proofErr w:type="gramEnd"/>
      <w:r w:rsidRPr="00CB4B83">
        <w:rPr>
          <w:rFonts w:asciiTheme="majorEastAsia" w:eastAsiaTheme="majorEastAsia" w:hAnsiTheme="majorEastAsia" w:hint="eastAsia"/>
        </w:rPr>
        <w:t>之善和</w:t>
      </w:r>
      <w:proofErr w:type="gramStart"/>
      <w:r w:rsidRPr="00CB4B83">
        <w:rPr>
          <w:rFonts w:asciiTheme="majorEastAsia" w:eastAsiaTheme="majorEastAsia" w:hAnsiTheme="majorEastAsia" w:hint="eastAsia"/>
        </w:rPr>
        <w:t>堯德</w:t>
      </w:r>
      <w:proofErr w:type="gramEnd"/>
      <w:r w:rsidRPr="00CB4B83">
        <w:rPr>
          <w:rFonts w:asciiTheme="majorEastAsia" w:eastAsiaTheme="majorEastAsia" w:hAnsiTheme="majorEastAsia" w:hint="eastAsia"/>
        </w:rPr>
        <w:t>之明的雙重肯定</w:t>
      </w:r>
      <w:r w:rsidR="001225F7" w:rsidRPr="00CB4B83">
        <w:rPr>
          <w:rFonts w:asciiTheme="majorEastAsia" w:eastAsiaTheme="majorEastAsia" w:hAnsiTheme="majorEastAsia" w:hint="eastAsia"/>
        </w:rPr>
        <w:t>（二者均等）</w:t>
      </w:r>
      <w:r w:rsidRPr="00CB4B83">
        <w:rPr>
          <w:rFonts w:asciiTheme="majorEastAsia" w:eastAsiaTheme="majorEastAsia" w:hAnsiTheme="majorEastAsia" w:hint="eastAsia"/>
        </w:rPr>
        <w:t>。</w:t>
      </w:r>
      <w:r w:rsidR="001225F7"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徐在國</w:t>
      </w:r>
      <w:r w:rsidR="001225F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鈞</w:t>
      </w:r>
      <w:r w:rsidR="001225F7" w:rsidRPr="00CB4B83">
        <w:rPr>
          <w:rFonts w:asciiTheme="majorEastAsia" w:eastAsiaTheme="majorEastAsia" w:hAnsiTheme="majorEastAsia" w:hint="eastAsia"/>
        </w:rPr>
        <w:t>」</w:t>
      </w:r>
      <w:r w:rsidRPr="00CB4B83">
        <w:rPr>
          <w:rFonts w:asciiTheme="majorEastAsia" w:eastAsiaTheme="majorEastAsia" w:hAnsiTheme="majorEastAsia" w:hint="eastAsia"/>
        </w:rPr>
        <w:t>，但贊同</w:t>
      </w:r>
      <w:r w:rsidR="001225F7" w:rsidRPr="00CB4B83">
        <w:rPr>
          <w:rFonts w:asciiTheme="majorEastAsia" w:eastAsiaTheme="majorEastAsia" w:hAnsiTheme="majorEastAsia" w:hint="eastAsia"/>
        </w:rPr>
        <w:t>整理者</w:t>
      </w:r>
      <w:r w:rsidRPr="00CB4B83">
        <w:rPr>
          <w:rFonts w:asciiTheme="majorEastAsia" w:eastAsiaTheme="majorEastAsia" w:hAnsiTheme="majorEastAsia" w:hint="eastAsia"/>
        </w:rPr>
        <w:t>以為子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之名。</w:t>
      </w:r>
      <w:r w:rsidR="001225F7" w:rsidRPr="00CB4B83">
        <w:rPr>
          <w:rFonts w:asciiTheme="majorEastAsia" w:eastAsiaTheme="majorEastAsia" w:hAnsiTheme="majorEastAsia" w:hint="eastAsia"/>
        </w:rPr>
        <w:t>/ 劉信芳：讀「</w:t>
      </w:r>
      <w:proofErr w:type="gramStart"/>
      <w:r w:rsidR="001225F7" w:rsidRPr="00CB4B83">
        <w:rPr>
          <w:rFonts w:asciiTheme="majorEastAsia" w:eastAsiaTheme="majorEastAsia" w:hAnsiTheme="majorEastAsia" w:hint="eastAsia"/>
        </w:rPr>
        <w:t>矜</w:t>
      </w:r>
      <w:proofErr w:type="gramEnd"/>
      <w:r w:rsidR="001225F7" w:rsidRPr="00CB4B83">
        <w:rPr>
          <w:rFonts w:asciiTheme="majorEastAsia" w:eastAsiaTheme="majorEastAsia" w:hAnsiTheme="majorEastAsia" w:hint="eastAsia"/>
        </w:rPr>
        <w:t>」。《史記·五帝本紀》：「有</w:t>
      </w:r>
      <w:proofErr w:type="gramStart"/>
      <w:r w:rsidR="001225F7" w:rsidRPr="00CB4B83">
        <w:rPr>
          <w:rFonts w:asciiTheme="majorEastAsia" w:eastAsiaTheme="majorEastAsia" w:hAnsiTheme="majorEastAsia" w:hint="eastAsia"/>
        </w:rPr>
        <w:t>矜</w:t>
      </w:r>
      <w:proofErr w:type="gramEnd"/>
      <w:r w:rsidR="001225F7" w:rsidRPr="00CB4B83">
        <w:rPr>
          <w:rFonts w:asciiTheme="majorEastAsia" w:eastAsiaTheme="majorEastAsia" w:hAnsiTheme="majorEastAsia" w:hint="eastAsia"/>
        </w:rPr>
        <w:t>在民間，</w:t>
      </w:r>
      <w:ins w:id="26" w:author="MAK, Chi Ki Caily [CHL]" w:date="2025-02-11T11:43:00Z" w16du:dateUtc="2025-02-11T03:43:00Z">
        <w:r w:rsidR="0088249B" w:rsidRPr="0088249B">
          <w:rPr>
            <w:rFonts w:asciiTheme="majorEastAsia" w:eastAsiaTheme="majorEastAsia" w:hAnsiTheme="majorEastAsia" w:hint="eastAsia"/>
          </w:rPr>
          <w:t>曰</w:t>
        </w:r>
      </w:ins>
      <w:del w:id="27" w:author="MAK, Chi Ki Caily [CHL]" w:date="2025-02-11T11:43:00Z" w16du:dateUtc="2025-02-11T03:43:00Z">
        <w:r w:rsidR="001225F7" w:rsidRPr="00CB4B83" w:rsidDel="0088249B">
          <w:rPr>
            <w:rFonts w:asciiTheme="majorEastAsia" w:eastAsiaTheme="majorEastAsia" w:hAnsiTheme="majorEastAsia" w:hint="eastAsia"/>
          </w:rPr>
          <w:delText>日</w:delText>
        </w:r>
      </w:del>
      <w:r w:rsidR="001225F7" w:rsidRPr="00CB4B83">
        <w:rPr>
          <w:rFonts w:asciiTheme="majorEastAsia" w:eastAsiaTheme="majorEastAsia" w:hAnsiTheme="majorEastAsia" w:hint="eastAsia"/>
        </w:rPr>
        <w:t>虞舜。」/ 楊澤生、俞紹宏、張青松：釋「鈞」讀「均」，皆、都。</w:t>
      </w:r>
    </w:p>
  </w:footnote>
  <w:footnote w:id="73">
    <w:p w14:paraId="78F8B66A" w14:textId="6C514CEA"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F82C23"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proofErr w:type="gramEnd"/>
      <w:r w:rsidR="00F82C23" w:rsidRPr="00CB4B83">
        <w:rPr>
          <w:rFonts w:asciiTheme="majorEastAsia" w:eastAsiaTheme="majorEastAsia" w:hAnsiTheme="majorEastAsia" w:hint="eastAsia"/>
        </w:rPr>
        <w:t>「</w:t>
      </w:r>
      <w:r w:rsidR="00F82C23" w:rsidRPr="00CB4B83">
        <w:rPr>
          <w:rFonts w:ascii="新細明體-ExtB" w:eastAsia="新細明體-ExtB" w:hAnsi="新細明體-ExtB" w:cs="新細明體-ExtB" w:hint="eastAsia"/>
        </w:rPr>
        <w:t>𤲝</w:t>
      </w:r>
      <w:r w:rsidR="00F82C23" w:rsidRPr="00CB4B83">
        <w:rPr>
          <w:rFonts w:asciiTheme="majorEastAsia" w:eastAsiaTheme="majorEastAsia" w:hAnsiTheme="majorEastAsia" w:cs="新細明體" w:hint="eastAsia"/>
        </w:rPr>
        <w:t>」</w:t>
      </w:r>
      <w:r w:rsidRPr="00CB4B83">
        <w:rPr>
          <w:rFonts w:asciiTheme="majorEastAsia" w:eastAsiaTheme="majorEastAsia" w:hAnsiTheme="majorEastAsia" w:hint="eastAsia"/>
        </w:rPr>
        <w:t>，或依聲符讀為</w:t>
      </w:r>
      <w:r w:rsidR="00F82C23" w:rsidRPr="00CB4B83">
        <w:rPr>
          <w:rFonts w:asciiTheme="majorEastAsia" w:eastAsiaTheme="majorEastAsia" w:hAnsiTheme="majorEastAsia" w:hint="eastAsia"/>
        </w:rPr>
        <w:t>「來」或「</w:t>
      </w:r>
      <w:r w:rsidRPr="00CB4B83">
        <w:rPr>
          <w:rFonts w:asciiTheme="majorEastAsia" w:eastAsiaTheme="majorEastAsia" w:hAnsiTheme="majorEastAsia" w:hint="eastAsia"/>
        </w:rPr>
        <w:t>徠</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，訓為行來之</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來</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F82C23" w:rsidRPr="00CB4B83">
        <w:rPr>
          <w:rFonts w:asciiTheme="majorEastAsia" w:eastAsiaTheme="majorEastAsia" w:hAnsiTheme="majorEastAsia" w:hint="eastAsia"/>
        </w:rPr>
        <w:t>/ 陳劍、黃德寬：釋「</w:t>
      </w:r>
      <w:proofErr w:type="gramStart"/>
      <w:r w:rsidR="00F82C23" w:rsidRPr="00CB4B83">
        <w:rPr>
          <w:rFonts w:asciiTheme="majorEastAsia" w:eastAsiaTheme="majorEastAsia" w:hAnsiTheme="majorEastAsia" w:hint="eastAsia"/>
        </w:rPr>
        <w:t>嗇</w:t>
      </w:r>
      <w:proofErr w:type="gramEnd"/>
      <w:r w:rsidR="00F82C23" w:rsidRPr="00CB4B83">
        <w:rPr>
          <w:rFonts w:asciiTheme="majorEastAsia" w:eastAsiaTheme="majorEastAsia" w:hAnsiTheme="majorEastAsia" w:hint="eastAsia"/>
        </w:rPr>
        <w:t>」。</w:t>
      </w:r>
      <w:ins w:id="28" w:author="MAK, Chi Ki Caily [CHL]" w:date="2025-02-11T11:44:00Z" w16du:dateUtc="2025-02-11T03:44:00Z">
        <w:r w:rsidR="0088249B">
          <w:rPr>
            <w:rFonts w:asciiTheme="majorEastAsia" w:eastAsia="DengXian" w:hAnsiTheme="majorEastAsia" w:hint="eastAsia"/>
          </w:rPr>
          <w:t xml:space="preserve">/ </w:t>
        </w:r>
      </w:ins>
      <w:bookmarkStart w:id="29" w:name="_Hlk190166692"/>
      <w:r w:rsidRPr="00CB4B83">
        <w:rPr>
          <w:rFonts w:asciiTheme="majorEastAsia" w:eastAsiaTheme="majorEastAsia" w:hAnsiTheme="majorEastAsia" w:hint="eastAsia"/>
        </w:rPr>
        <w:t>徐在國</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應釋為</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嗇</w:t>
      </w:r>
      <w:proofErr w:type="gramEnd"/>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穡</w:t>
      </w:r>
      <w:proofErr w:type="gramEnd"/>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，《書·盤庚》</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若農服田力穡</w:t>
      </w:r>
      <w:proofErr w:type="gramEnd"/>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，孔傳：</w:t>
      </w:r>
      <w:r w:rsidR="00F82C23"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穡</w:t>
      </w:r>
      <w:proofErr w:type="gramEnd"/>
      <w:r w:rsidRPr="00CB4B83">
        <w:rPr>
          <w:rFonts w:asciiTheme="majorEastAsia" w:eastAsiaTheme="majorEastAsia" w:hAnsiTheme="majorEastAsia" w:hint="eastAsia"/>
        </w:rPr>
        <w:t>，耕稼也。</w:t>
      </w:r>
      <w:r w:rsidR="00F82C23" w:rsidRPr="00CB4B83">
        <w:rPr>
          <w:rFonts w:asciiTheme="majorEastAsia" w:eastAsiaTheme="majorEastAsia" w:hAnsiTheme="majorEastAsia" w:hint="eastAsia"/>
        </w:rPr>
        <w:t>」</w:t>
      </w:r>
      <w:bookmarkEnd w:id="29"/>
      <w:r w:rsidR="00F82C23" w:rsidRPr="00CB4B83">
        <w:rPr>
          <w:rFonts w:asciiTheme="majorEastAsia" w:eastAsiaTheme="majorEastAsia" w:hAnsiTheme="majorEastAsia" w:hint="eastAsia"/>
        </w:rPr>
        <w:t>/</w:t>
      </w:r>
      <w:proofErr w:type="gramStart"/>
      <w:r w:rsidR="00F82C23" w:rsidRPr="00CB4B83">
        <w:rPr>
          <w:rFonts w:asciiTheme="majorEastAsia" w:eastAsiaTheme="majorEastAsia" w:hAnsiTheme="majorEastAsia" w:hint="eastAsia"/>
        </w:rPr>
        <w:t>李銳：</w:t>
      </w:r>
      <w:proofErr w:type="gramEnd"/>
      <w:r w:rsidR="00F82C23" w:rsidRPr="00CB4B83">
        <w:rPr>
          <w:rFonts w:asciiTheme="majorEastAsia" w:eastAsiaTheme="majorEastAsia" w:hAnsiTheme="majorEastAsia" w:hint="eastAsia"/>
        </w:rPr>
        <w:t>「</w:t>
      </w:r>
      <w:r w:rsidR="00F82C23" w:rsidRPr="00CB4B83">
        <w:rPr>
          <w:rFonts w:ascii="新細明體-ExtB" w:eastAsia="新細明體-ExtB" w:hAnsi="新細明體-ExtB" w:cs="新細明體-ExtB" w:hint="eastAsia"/>
        </w:rPr>
        <w:t>𤲝</w:t>
      </w:r>
      <w:r w:rsidR="00F82C23" w:rsidRPr="00CB4B83">
        <w:rPr>
          <w:rFonts w:asciiTheme="majorEastAsia" w:eastAsiaTheme="majorEastAsia" w:hAnsiTheme="majorEastAsia" w:cs="新細明體" w:hint="eastAsia"/>
        </w:rPr>
        <w:t>」為</w:t>
      </w:r>
      <w:r w:rsidR="00F82C23" w:rsidRPr="00CB4B83">
        <w:rPr>
          <w:rFonts w:asciiTheme="majorEastAsia" w:eastAsiaTheme="majorEastAsia" w:hAnsiTheme="majorEastAsia" w:hint="eastAsia"/>
        </w:rPr>
        <w:t>「嗇」字古文，讀「穡」。</w:t>
      </w:r>
    </w:p>
  </w:footnote>
  <w:footnote w:id="74">
    <w:p w14:paraId="03C5546C" w14:textId="2A171F23" w:rsidR="00222CA6" w:rsidRPr="00CB4B83" w:rsidRDefault="00222CA6" w:rsidP="002E23F2">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F82C23" w:rsidRPr="00CB4B83">
        <w:rPr>
          <w:rFonts w:asciiTheme="majorEastAsia" w:eastAsiaTheme="majorEastAsia" w:hAnsiTheme="majorEastAsia" w:hint="eastAsia"/>
        </w:rPr>
        <w:t xml:space="preserve"> </w:t>
      </w:r>
      <w:bookmarkStart w:id="30" w:name="_Hlk190166737"/>
      <w:r w:rsidR="00F82C23"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童土</w:t>
      </w:r>
      <w:proofErr w:type="gramEnd"/>
      <w:r w:rsidRPr="00CB4B83">
        <w:rPr>
          <w:rFonts w:asciiTheme="majorEastAsia" w:eastAsiaTheme="majorEastAsia" w:hAnsiTheme="majorEastAsia" w:hint="eastAsia"/>
        </w:rPr>
        <w:t>，荒蕪之土。《莊子·徐無鬼》：</w:t>
      </w:r>
      <w:r w:rsidR="00F82C23" w:rsidRPr="00CB4B83">
        <w:rPr>
          <w:rFonts w:asciiTheme="majorEastAsia" w:eastAsiaTheme="majorEastAsia" w:hAnsiTheme="majorEastAsia" w:hint="eastAsia"/>
        </w:rPr>
        <w:t>「</w:t>
      </w:r>
      <w:proofErr w:type="gramStart"/>
      <w:r w:rsidR="00F82C23" w:rsidRPr="00CB4B83">
        <w:rPr>
          <w:rFonts w:asciiTheme="majorEastAsia" w:eastAsiaTheme="majorEastAsia" w:hAnsiTheme="majorEastAsia" w:hint="eastAsia"/>
        </w:rPr>
        <w:t>堯</w:t>
      </w:r>
      <w:r w:rsidRPr="00CB4B83">
        <w:rPr>
          <w:rFonts w:asciiTheme="majorEastAsia" w:eastAsiaTheme="majorEastAsia" w:hAnsiTheme="majorEastAsia" w:hint="eastAsia"/>
        </w:rPr>
        <w:t>聞舜之賢</w:t>
      </w:r>
      <w:proofErr w:type="gramEnd"/>
      <w:r w:rsidRPr="00CB4B83">
        <w:rPr>
          <w:rFonts w:asciiTheme="majorEastAsia" w:eastAsiaTheme="majorEastAsia" w:hAnsiTheme="majorEastAsia" w:hint="eastAsia"/>
        </w:rPr>
        <w:t>，舉</w:t>
      </w:r>
      <w:proofErr w:type="gramStart"/>
      <w:r w:rsidRPr="00CB4B83">
        <w:rPr>
          <w:rFonts w:asciiTheme="majorEastAsia" w:eastAsiaTheme="majorEastAsia" w:hAnsiTheme="majorEastAsia" w:hint="eastAsia"/>
        </w:rPr>
        <w:t>之童土之</w:t>
      </w:r>
      <w:proofErr w:type="gramEnd"/>
      <w:r w:rsidRPr="00CB4B83">
        <w:rPr>
          <w:rFonts w:asciiTheme="majorEastAsia" w:eastAsiaTheme="majorEastAsia" w:hAnsiTheme="majorEastAsia" w:hint="eastAsia"/>
        </w:rPr>
        <w:t>地，曰：</w:t>
      </w:r>
      <w:proofErr w:type="gramStart"/>
      <w:r w:rsidRPr="00CB4B83">
        <w:rPr>
          <w:rFonts w:asciiTheme="majorEastAsia" w:eastAsiaTheme="majorEastAsia" w:hAnsiTheme="majorEastAsia" w:hint="eastAsia"/>
        </w:rPr>
        <w:t>冀得其來之澤</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舜舉乎童土</w:t>
      </w:r>
      <w:proofErr w:type="gramEnd"/>
      <w:r w:rsidRPr="00CB4B83">
        <w:rPr>
          <w:rFonts w:asciiTheme="majorEastAsia" w:eastAsiaTheme="majorEastAsia" w:hAnsiTheme="majorEastAsia" w:hint="eastAsia"/>
        </w:rPr>
        <w:t>之地，</w:t>
      </w:r>
      <w:proofErr w:type="gramStart"/>
      <w:r w:rsidRPr="00CB4B83">
        <w:rPr>
          <w:rFonts w:asciiTheme="majorEastAsia" w:eastAsiaTheme="majorEastAsia" w:hAnsiTheme="majorEastAsia" w:hint="eastAsia"/>
        </w:rPr>
        <w:t>年齒長矣</w:t>
      </w:r>
      <w:proofErr w:type="gramEnd"/>
      <w:r w:rsidRPr="00CB4B83">
        <w:rPr>
          <w:rFonts w:asciiTheme="majorEastAsia" w:eastAsiaTheme="majorEastAsia" w:hAnsiTheme="majorEastAsia" w:hint="eastAsia"/>
        </w:rPr>
        <w:t>，聦明衰矣，而不得休歸，所謂卷婁者也。</w:t>
      </w:r>
      <w:r w:rsidR="00F82C23" w:rsidRPr="00CB4B83">
        <w:rPr>
          <w:rFonts w:asciiTheme="majorEastAsia" w:eastAsiaTheme="majorEastAsia" w:hAnsiTheme="majorEastAsia" w:hint="eastAsia"/>
        </w:rPr>
        <w:t>」</w:t>
      </w:r>
      <w:r w:rsidRPr="00CB4B83">
        <w:rPr>
          <w:rFonts w:asciiTheme="majorEastAsia" w:eastAsiaTheme="majorEastAsia" w:hAnsiTheme="majorEastAsia" w:hint="eastAsia"/>
        </w:rPr>
        <w:t>陸德明《釋文》</w:t>
      </w:r>
      <w:proofErr w:type="gramStart"/>
      <w:r w:rsidRPr="00CB4B83">
        <w:rPr>
          <w:rFonts w:asciiTheme="majorEastAsia" w:eastAsiaTheme="majorEastAsia" w:hAnsiTheme="majorEastAsia" w:hint="eastAsia"/>
        </w:rPr>
        <w:t>引向曰</w:t>
      </w:r>
      <w:proofErr w:type="gramEnd"/>
      <w:r w:rsidRPr="00CB4B83">
        <w:rPr>
          <w:rFonts w:asciiTheme="majorEastAsia" w:eastAsiaTheme="majorEastAsia" w:hAnsiTheme="majorEastAsia" w:hint="eastAsia"/>
        </w:rPr>
        <w:t>：</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童土，地無草木也。</w:t>
      </w:r>
      <w:r w:rsidR="00CB4B83" w:rsidRPr="00CB4B83">
        <w:rPr>
          <w:rFonts w:asciiTheme="majorEastAsia" w:eastAsiaTheme="majorEastAsia" w:hAnsiTheme="majorEastAsia" w:hint="eastAsia"/>
        </w:rPr>
        <w:t>」/ 夏世華</w:t>
      </w:r>
      <w:r w:rsidRPr="00CB4B83">
        <w:rPr>
          <w:rFonts w:asciiTheme="majorEastAsia" w:eastAsiaTheme="majorEastAsia" w:hAnsiTheme="majorEastAsia" w:hint="eastAsia"/>
        </w:rPr>
        <w:t>：童土一詞，唯見《徐無鬼》篇，而典籍多有童山之說。《管子·侈靡》：</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山</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童而用</w:t>
      </w:r>
      <w:proofErr w:type="gramStart"/>
      <w:r w:rsidRPr="00CB4B83">
        <w:rPr>
          <w:rFonts w:asciiTheme="majorEastAsia" w:eastAsiaTheme="majorEastAsia" w:hAnsiTheme="majorEastAsia" w:hint="eastAsia"/>
        </w:rPr>
        <w:t>贍</w:t>
      </w:r>
      <w:proofErr w:type="gramEnd"/>
      <w:r w:rsidRPr="00CB4B83">
        <w:rPr>
          <w:rFonts w:asciiTheme="majorEastAsia" w:eastAsiaTheme="majorEastAsia" w:hAnsiTheme="majorEastAsia" w:hint="eastAsia"/>
        </w:rPr>
        <w:t>，澤</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弊而養足。</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《荀子·王制》：</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斬</w:t>
      </w:r>
      <w:proofErr w:type="gramStart"/>
      <w:r w:rsidRPr="00CB4B83">
        <w:rPr>
          <w:rFonts w:asciiTheme="majorEastAsia" w:eastAsiaTheme="majorEastAsia" w:hAnsiTheme="majorEastAsia" w:hint="eastAsia"/>
        </w:rPr>
        <w:t>伐養長</w:t>
      </w:r>
      <w:proofErr w:type="gramEnd"/>
      <w:r w:rsidRPr="00CB4B83">
        <w:rPr>
          <w:rFonts w:asciiTheme="majorEastAsia" w:eastAsiaTheme="majorEastAsia" w:hAnsiTheme="majorEastAsia" w:hint="eastAsia"/>
        </w:rPr>
        <w:t>不失其時，故山林</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童，而百姓</w:t>
      </w:r>
      <w:proofErr w:type="gramStart"/>
      <w:r w:rsidRPr="00CB4B83">
        <w:rPr>
          <w:rFonts w:asciiTheme="majorEastAsia" w:eastAsiaTheme="majorEastAsia" w:hAnsiTheme="majorEastAsia" w:hint="eastAsia"/>
        </w:rPr>
        <w:t>有餘材</w:t>
      </w:r>
      <w:proofErr w:type="gramEnd"/>
      <w:r w:rsidRPr="00CB4B83">
        <w:rPr>
          <w:rFonts w:asciiTheme="majorEastAsia" w:eastAsiaTheme="majorEastAsia" w:hAnsiTheme="majorEastAsia" w:hint="eastAsia"/>
        </w:rPr>
        <w:t>也。</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楊</w:t>
      </w:r>
      <w:proofErr w:type="gramStart"/>
      <w:r w:rsidRPr="00CB4B83">
        <w:rPr>
          <w:rFonts w:asciiTheme="majorEastAsia" w:eastAsiaTheme="majorEastAsia" w:hAnsiTheme="majorEastAsia" w:hint="eastAsia"/>
        </w:rPr>
        <w:t>倞</w:t>
      </w:r>
      <w:proofErr w:type="gramEnd"/>
      <w:r w:rsidRPr="00CB4B83">
        <w:rPr>
          <w:rFonts w:asciiTheme="majorEastAsia" w:eastAsiaTheme="majorEastAsia" w:hAnsiTheme="majorEastAsia" w:hint="eastAsia"/>
        </w:rPr>
        <w:t>注：</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山無</w:t>
      </w:r>
      <w:proofErr w:type="gramStart"/>
      <w:r w:rsidRPr="00CB4B83">
        <w:rPr>
          <w:rFonts w:asciiTheme="majorEastAsia" w:eastAsiaTheme="majorEastAsia" w:hAnsiTheme="majorEastAsia" w:hint="eastAsia"/>
        </w:rPr>
        <w:t>草木曰童</w:t>
      </w:r>
      <w:proofErr w:type="gramEnd"/>
      <w:r w:rsidRPr="00CB4B83">
        <w:rPr>
          <w:rFonts w:asciiTheme="majorEastAsia" w:eastAsiaTheme="majorEastAsia" w:hAnsiTheme="majorEastAsia" w:hint="eastAsia"/>
        </w:rPr>
        <w:t>。故無</w:t>
      </w:r>
      <w:proofErr w:type="gramStart"/>
      <w:r w:rsidRPr="00CB4B83">
        <w:rPr>
          <w:rFonts w:asciiTheme="majorEastAsia" w:eastAsiaTheme="majorEastAsia" w:hAnsiTheme="majorEastAsia" w:hint="eastAsia"/>
        </w:rPr>
        <w:t>草木曰童</w:t>
      </w:r>
      <w:proofErr w:type="gramEnd"/>
      <w:r w:rsidRPr="00CB4B83">
        <w:rPr>
          <w:rFonts w:asciiTheme="majorEastAsia" w:eastAsiaTheme="majorEastAsia" w:hAnsiTheme="majorEastAsia" w:hint="eastAsia"/>
        </w:rPr>
        <w:t>。童山童土者，或以其地之民耕作無度，亦或爭端頻繁，亦或其</w:t>
      </w:r>
      <w:proofErr w:type="gramStart"/>
      <w:r w:rsidRPr="00CB4B83">
        <w:rPr>
          <w:rFonts w:asciiTheme="majorEastAsia" w:eastAsiaTheme="majorEastAsia" w:hAnsiTheme="majorEastAsia" w:hint="eastAsia"/>
        </w:rPr>
        <w:t>民好逸</w:t>
      </w:r>
      <w:proofErr w:type="gramEnd"/>
      <w:r w:rsidRPr="00CB4B83">
        <w:rPr>
          <w:rFonts w:asciiTheme="majorEastAsia" w:eastAsiaTheme="majorEastAsia" w:hAnsiTheme="majorEastAsia" w:hint="eastAsia"/>
        </w:rPr>
        <w:t>，要之為無善政之地也。</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《管子·國准》：</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童山竭</w:t>
      </w:r>
      <w:proofErr w:type="gramStart"/>
      <w:r w:rsidRPr="00CB4B83">
        <w:rPr>
          <w:rFonts w:asciiTheme="majorEastAsia" w:eastAsiaTheme="majorEastAsia" w:hAnsiTheme="majorEastAsia" w:hint="eastAsia"/>
        </w:rPr>
        <w:t>澤者，君智不足</w:t>
      </w:r>
      <w:proofErr w:type="gramEnd"/>
      <w:r w:rsidRPr="00CB4B83">
        <w:rPr>
          <w:rFonts w:asciiTheme="majorEastAsia" w:eastAsiaTheme="majorEastAsia" w:hAnsiTheme="majorEastAsia" w:hint="eastAsia"/>
        </w:rPr>
        <w:t>也。</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而《淮南子·原道訓》：</w:t>
      </w:r>
      <w:r w:rsidR="002E23F2"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昔舜耕於歷山</w:t>
      </w:r>
      <w:proofErr w:type="gramEnd"/>
      <w:r w:rsidRPr="00CB4B83">
        <w:rPr>
          <w:rFonts w:asciiTheme="majorEastAsia" w:eastAsiaTheme="majorEastAsia" w:hAnsiTheme="majorEastAsia" w:hint="eastAsia"/>
        </w:rPr>
        <w:t>，朞年而田者爭處墝埆，以封壤肥饒相讓；</w:t>
      </w:r>
      <w:proofErr w:type="gramStart"/>
      <w:r w:rsidRPr="00CB4B83">
        <w:rPr>
          <w:rFonts w:asciiTheme="majorEastAsia" w:eastAsiaTheme="majorEastAsia" w:hAnsiTheme="majorEastAsia" w:hint="eastAsia"/>
        </w:rPr>
        <w:t>釣於河</w:t>
      </w:r>
      <w:proofErr w:type="gramEnd"/>
      <w:r w:rsidRPr="00CB4B83">
        <w:rPr>
          <w:rFonts w:asciiTheme="majorEastAsia" w:eastAsiaTheme="majorEastAsia" w:hAnsiTheme="majorEastAsia" w:hint="eastAsia"/>
        </w:rPr>
        <w:t>濵，朞年而漁者爭處湍瀬，以曲隈深潭相予。</w:t>
      </w:r>
      <w:r w:rsidR="002E23F2" w:rsidRPr="00CB4B83">
        <w:rPr>
          <w:rFonts w:asciiTheme="majorEastAsia" w:eastAsiaTheme="majorEastAsia" w:hAnsiTheme="majorEastAsia" w:hint="eastAsia"/>
        </w:rPr>
        <w:t>」</w:t>
      </w:r>
      <w:r w:rsidRPr="00CB4B83">
        <w:rPr>
          <w:rFonts w:asciiTheme="majorEastAsia" w:eastAsiaTheme="majorEastAsia" w:hAnsiTheme="majorEastAsia" w:hint="eastAsia"/>
        </w:rPr>
        <w:t>諸子書多有類似説法，此篇孔子答語，惜其簡端殘斷，而推之以上下文義，亦與耕者讓畔相類也。孔子</w:t>
      </w:r>
      <w:proofErr w:type="gramStart"/>
      <w:r w:rsidRPr="00CB4B83">
        <w:rPr>
          <w:rFonts w:asciiTheme="majorEastAsia" w:eastAsiaTheme="majorEastAsia" w:hAnsiTheme="majorEastAsia" w:hint="eastAsia"/>
        </w:rPr>
        <w:t>欲明舜能興讓化民</w:t>
      </w:r>
      <w:proofErr w:type="gramEnd"/>
      <w:r w:rsidRPr="00CB4B83">
        <w:rPr>
          <w:rFonts w:asciiTheme="majorEastAsia" w:eastAsiaTheme="majorEastAsia" w:hAnsiTheme="majorEastAsia" w:hint="eastAsia"/>
        </w:rPr>
        <w:t>，其</w:t>
      </w:r>
      <w:proofErr w:type="gramStart"/>
      <w:r w:rsidRPr="00CB4B83">
        <w:rPr>
          <w:rFonts w:asciiTheme="majorEastAsia" w:eastAsiaTheme="majorEastAsia" w:hAnsiTheme="majorEastAsia" w:hint="eastAsia"/>
        </w:rPr>
        <w:t>德誠善</w:t>
      </w:r>
      <w:proofErr w:type="gramEnd"/>
      <w:r w:rsidRPr="00CB4B83">
        <w:rPr>
          <w:rFonts w:asciiTheme="majorEastAsia" w:eastAsiaTheme="majorEastAsia" w:hAnsiTheme="majorEastAsia" w:hint="eastAsia"/>
        </w:rPr>
        <w:t>，故擧是說。</w:t>
      </w:r>
      <w:bookmarkEnd w:id="30"/>
      <w:r w:rsidR="002E23F2" w:rsidRPr="00CB4B83">
        <w:rPr>
          <w:rFonts w:asciiTheme="majorEastAsia" w:eastAsiaTheme="majorEastAsia" w:hAnsiTheme="majorEastAsia" w:hint="eastAsia"/>
        </w:rPr>
        <w:t>/ 裘錫圭：</w:t>
      </w:r>
      <w:proofErr w:type="gramStart"/>
      <w:r w:rsidR="002E23F2" w:rsidRPr="00CB4B83">
        <w:rPr>
          <w:rFonts w:asciiTheme="majorEastAsia" w:eastAsiaTheme="majorEastAsia" w:hAnsiTheme="majorEastAsia" w:hint="eastAsia"/>
        </w:rPr>
        <w:t>舊注謂</w:t>
      </w:r>
      <w:proofErr w:type="gramEnd"/>
      <w:r w:rsidR="002E23F2" w:rsidRPr="00CB4B83">
        <w:rPr>
          <w:rFonts w:asciiTheme="majorEastAsia" w:eastAsiaTheme="majorEastAsia" w:hAnsiTheme="majorEastAsia" w:hint="eastAsia"/>
        </w:rPr>
        <w:t>「童」指無草木。/</w:t>
      </w:r>
      <w:proofErr w:type="gramStart"/>
      <w:r w:rsidR="002E23F2" w:rsidRPr="00CB4B83">
        <w:rPr>
          <w:rFonts w:asciiTheme="majorEastAsia" w:eastAsiaTheme="majorEastAsia" w:hAnsiTheme="majorEastAsia" w:hint="eastAsia"/>
        </w:rPr>
        <w:t>顧史考</w:t>
      </w:r>
      <w:proofErr w:type="gramEnd"/>
      <w:r w:rsidR="002E23F2" w:rsidRPr="00CB4B83">
        <w:rPr>
          <w:rFonts w:asciiTheme="majorEastAsia" w:eastAsiaTheme="majorEastAsia" w:hAnsiTheme="majorEastAsia" w:hint="eastAsia"/>
        </w:rPr>
        <w:t>：「童」讀「</w:t>
      </w:r>
      <w:r w:rsidR="008B5068" w:rsidRPr="00CB4B83">
        <w:rPr>
          <w:rFonts w:asciiTheme="majorEastAsia" w:eastAsiaTheme="majorEastAsia" w:hAnsiTheme="majorEastAsia" w:hint="eastAsia"/>
        </w:rPr>
        <w:t>東</w:t>
      </w:r>
      <w:r w:rsidR="002E23F2" w:rsidRPr="00CB4B83">
        <w:rPr>
          <w:rFonts w:asciiTheme="majorEastAsia" w:eastAsiaTheme="majorEastAsia" w:hAnsiTheme="majorEastAsia" w:hint="eastAsia"/>
        </w:rPr>
        <w:t>」。</w:t>
      </w:r>
    </w:p>
  </w:footnote>
  <w:footnote w:id="75">
    <w:p w14:paraId="2EB4D33D" w14:textId="75664F6F" w:rsidR="00222CA6" w:rsidRPr="00CB4B83" w:rsidRDefault="00222CA6" w:rsidP="008B506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E23F2" w:rsidRPr="00CB4B83">
        <w:rPr>
          <w:rFonts w:asciiTheme="majorEastAsia" w:eastAsiaTheme="majorEastAsia" w:hAnsiTheme="majorEastAsia" w:hint="eastAsia"/>
        </w:rPr>
        <w:t>整理者</w:t>
      </w:r>
      <w:r w:rsidR="008B5068" w:rsidRPr="00CB4B83">
        <w:rPr>
          <w:rFonts w:asciiTheme="majorEastAsia" w:eastAsiaTheme="majorEastAsia" w:hAnsiTheme="majorEastAsia" w:hint="eastAsia"/>
        </w:rPr>
        <w:t>、張桂光</w:t>
      </w:r>
      <w:r w:rsidR="002E23F2" w:rsidRPr="00CB4B83">
        <w:rPr>
          <w:rFonts w:asciiTheme="majorEastAsia" w:eastAsiaTheme="majorEastAsia" w:hAnsiTheme="majorEastAsia" w:hint="eastAsia"/>
        </w:rPr>
        <w:t>：</w:t>
      </w:r>
      <w:r w:rsidR="008B5068" w:rsidRPr="00CB4B83">
        <w:rPr>
          <w:rFonts w:asciiTheme="majorEastAsia" w:eastAsiaTheme="majorEastAsia" w:hAnsiTheme="majorEastAsia" w:hint="eastAsia"/>
        </w:rPr>
        <w:t>隸「</w:t>
      </w:r>
      <w:proofErr w:type="gramStart"/>
      <w:r w:rsidR="008B5068" w:rsidRPr="00CB4B83">
        <w:rPr>
          <w:rFonts w:asciiTheme="majorEastAsia" w:eastAsiaTheme="majorEastAsia" w:hAnsiTheme="majorEastAsia" w:hint="eastAsia"/>
        </w:rPr>
        <w:t>菞</w:t>
      </w:r>
      <w:proofErr w:type="gramEnd"/>
      <w:r w:rsidR="008B5068" w:rsidRPr="00CB4B83">
        <w:rPr>
          <w:rFonts w:asciiTheme="majorEastAsia" w:eastAsiaTheme="majorEastAsia" w:hAnsiTheme="majorEastAsia" w:hint="eastAsia"/>
        </w:rPr>
        <w:t>」，古「黎」字。</w:t>
      </w:r>
      <w:r w:rsidRPr="00CB4B83">
        <w:rPr>
          <w:rFonts w:asciiTheme="majorEastAsia" w:eastAsiaTheme="majorEastAsia" w:hAnsiTheme="majorEastAsia" w:hint="eastAsia"/>
        </w:rPr>
        <w:t>《漢書·匈奴傳下》：</w:t>
      </w:r>
      <w:r w:rsidR="007A6710" w:rsidRPr="00CB4B83">
        <w:rPr>
          <w:rFonts w:asciiTheme="majorEastAsia" w:eastAsiaTheme="majorEastAsia" w:hAnsiTheme="majorEastAsia" w:hint="eastAsia"/>
        </w:rPr>
        <w:t>「</w:t>
      </w:r>
      <w:proofErr w:type="gramStart"/>
      <w:r w:rsidR="008B5068" w:rsidRPr="00CB4B83">
        <w:rPr>
          <w:rFonts w:asciiTheme="majorEastAsia" w:eastAsiaTheme="majorEastAsia" w:hAnsiTheme="majorEastAsia" w:hint="eastAsia"/>
        </w:rPr>
        <w:t>菞</w:t>
      </w:r>
      <w:r w:rsidRPr="00CB4B83">
        <w:rPr>
          <w:rFonts w:asciiTheme="majorEastAsia" w:eastAsiaTheme="majorEastAsia" w:hAnsiTheme="majorEastAsia" w:hint="eastAsia"/>
        </w:rPr>
        <w:t>庶</w:t>
      </w:r>
      <w:proofErr w:type="gramEnd"/>
      <w:r w:rsidRPr="00CB4B83">
        <w:rPr>
          <w:rFonts w:asciiTheme="majorEastAsia" w:eastAsiaTheme="majorEastAsia" w:hAnsiTheme="majorEastAsia" w:hint="eastAsia"/>
        </w:rPr>
        <w:t>亡干戈之役。</w:t>
      </w:r>
      <w:r w:rsidR="007A6710" w:rsidRPr="00CB4B83">
        <w:rPr>
          <w:rFonts w:asciiTheme="majorEastAsia" w:eastAsiaTheme="majorEastAsia" w:hAnsiTheme="majorEastAsia" w:hint="eastAsia"/>
        </w:rPr>
        <w:t>」</w:t>
      </w:r>
      <w:r w:rsidRPr="00CB4B83">
        <w:rPr>
          <w:rFonts w:asciiTheme="majorEastAsia" w:eastAsiaTheme="majorEastAsia" w:hAnsiTheme="majorEastAsia" w:hint="eastAsia"/>
        </w:rPr>
        <w:t>顔師古注：</w:t>
      </w:r>
      <w:r w:rsidR="007A671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古黎字</w:t>
      </w:r>
      <w:proofErr w:type="gramEnd"/>
      <w:r w:rsidRPr="00CB4B83">
        <w:rPr>
          <w:rFonts w:asciiTheme="majorEastAsia" w:eastAsiaTheme="majorEastAsia" w:hAnsiTheme="majorEastAsia" w:hint="eastAsia"/>
        </w:rPr>
        <w:t>。</w:t>
      </w:r>
      <w:r w:rsidR="007A6710" w:rsidRPr="00CB4B83">
        <w:rPr>
          <w:rFonts w:asciiTheme="majorEastAsia" w:eastAsiaTheme="majorEastAsia" w:hAnsiTheme="majorEastAsia" w:hint="eastAsia"/>
        </w:rPr>
        <w:t>」</w:t>
      </w:r>
      <w:r w:rsidRPr="00CB4B83">
        <w:rPr>
          <w:rFonts w:asciiTheme="majorEastAsia" w:eastAsiaTheme="majorEastAsia" w:hAnsiTheme="majorEastAsia" w:hint="eastAsia"/>
        </w:rPr>
        <w:t>《集韻》：</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黎，</w:t>
      </w:r>
      <w:proofErr w:type="gramStart"/>
      <w:r w:rsidRPr="00CB4B83">
        <w:rPr>
          <w:rFonts w:asciiTheme="majorEastAsia" w:eastAsiaTheme="majorEastAsia" w:hAnsiTheme="majorEastAsia" w:hint="eastAsia"/>
        </w:rPr>
        <w:t>古或作</w:t>
      </w:r>
      <w:r w:rsidR="008B5068" w:rsidRPr="00CB4B83">
        <w:rPr>
          <w:rFonts w:asciiTheme="majorEastAsia" w:eastAsiaTheme="majorEastAsia" w:hAnsiTheme="majorEastAsia" w:hint="eastAsia"/>
        </w:rPr>
        <w:t>菞</w:t>
      </w:r>
      <w:proofErr w:type="gramEnd"/>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8B5068" w:rsidRPr="00CB4B83">
        <w:rPr>
          <w:rFonts w:asciiTheme="majorEastAsia" w:eastAsiaTheme="majorEastAsia" w:hAnsiTheme="majorEastAsia" w:hint="eastAsia"/>
        </w:rPr>
        <w:t>/廖名春：簡3首字「之」前</w:t>
      </w:r>
      <w:proofErr w:type="gramStart"/>
      <w:r w:rsidR="008B5068" w:rsidRPr="00CB4B83">
        <w:rPr>
          <w:rFonts w:asciiTheme="majorEastAsia" w:eastAsiaTheme="majorEastAsia" w:hAnsiTheme="majorEastAsia" w:hint="eastAsia"/>
        </w:rPr>
        <w:t>闕文補為</w:t>
      </w:r>
      <w:proofErr w:type="gramEnd"/>
      <w:r w:rsidR="008B5068" w:rsidRPr="00CB4B83">
        <w:rPr>
          <w:rFonts w:asciiTheme="majorEastAsia" w:eastAsiaTheme="majorEastAsia" w:hAnsiTheme="majorEastAsia" w:hint="eastAsia"/>
        </w:rPr>
        <w:t>「天下歸心，</w:t>
      </w:r>
      <w:proofErr w:type="gramStart"/>
      <w:r w:rsidR="008B5068" w:rsidRPr="00CB4B83">
        <w:rPr>
          <w:rFonts w:asciiTheme="majorEastAsia" w:eastAsiaTheme="majorEastAsia" w:hAnsiTheme="majorEastAsia" w:hint="eastAsia"/>
        </w:rPr>
        <w:t>堯不傳丹朱而舉舜</w:t>
      </w:r>
      <w:proofErr w:type="gramEnd"/>
      <w:r w:rsidR="008B5068" w:rsidRPr="00CB4B83">
        <w:rPr>
          <w:rFonts w:asciiTheme="majorEastAsia" w:eastAsiaTheme="majorEastAsia" w:hAnsiTheme="majorEastAsia" w:hint="eastAsia"/>
        </w:rPr>
        <w:t>。子</w:t>
      </w:r>
      <w:proofErr w:type="gramStart"/>
      <w:r w:rsidR="008B5068" w:rsidRPr="00CB4B83">
        <w:rPr>
          <w:rFonts w:asciiTheme="majorEastAsia" w:eastAsiaTheme="majorEastAsia" w:hAnsiTheme="majorEastAsia" w:hint="eastAsia"/>
        </w:rPr>
        <w:t>羔</w:t>
      </w:r>
      <w:proofErr w:type="gramEnd"/>
      <w:r w:rsidR="008B5068" w:rsidRPr="00CB4B83">
        <w:rPr>
          <w:rFonts w:asciiTheme="majorEastAsia" w:eastAsiaTheme="majorEastAsia" w:hAnsiTheme="majorEastAsia" w:hint="eastAsia"/>
        </w:rPr>
        <w:t>曰：舜何故舉」。/夏世華</w:t>
      </w:r>
      <w:r w:rsidRPr="00CB4B83">
        <w:rPr>
          <w:rFonts w:asciiTheme="majorEastAsia" w:eastAsiaTheme="majorEastAsia" w:hAnsiTheme="majorEastAsia" w:hint="eastAsia"/>
        </w:rPr>
        <w:t>：依</w:t>
      </w:r>
      <w:proofErr w:type="gramStart"/>
      <w:r w:rsidRPr="00CB4B83">
        <w:rPr>
          <w:rFonts w:asciiTheme="majorEastAsia" w:eastAsiaTheme="majorEastAsia" w:hAnsiTheme="majorEastAsia" w:hint="eastAsia"/>
        </w:rPr>
        <w:t>前試補闕文</w:t>
      </w:r>
      <w:proofErr w:type="gramEnd"/>
      <w:r w:rsidR="008B5068" w:rsidRPr="00CB4B83">
        <w:rPr>
          <w:rFonts w:asciiTheme="majorEastAsia" w:eastAsiaTheme="majorEastAsia" w:hAnsiTheme="majorEastAsia" w:hint="eastAsia"/>
        </w:rPr>
        <w:t>「天下</w:t>
      </w:r>
      <w:proofErr w:type="gramStart"/>
      <w:r w:rsidR="008B5068" w:rsidRPr="00CB4B83">
        <w:rPr>
          <w:rFonts w:asciiTheme="majorEastAsia" w:eastAsiaTheme="majorEastAsia" w:hAnsiTheme="majorEastAsia" w:hint="eastAsia"/>
        </w:rPr>
        <w:t>之民歸之</w:t>
      </w:r>
      <w:proofErr w:type="gramEnd"/>
      <w:r w:rsidR="008B5068" w:rsidRPr="00CB4B83">
        <w:rPr>
          <w:rFonts w:asciiTheme="majorEastAsia" w:eastAsiaTheme="majorEastAsia" w:hAnsiTheme="majorEastAsia" w:hint="eastAsia"/>
        </w:rPr>
        <w:t>如流。</w:t>
      </w:r>
      <w:bookmarkStart w:id="32" w:name="_Hlk190612243"/>
      <w:r w:rsidR="008B5068" w:rsidRPr="00CB4B83">
        <w:rPr>
          <w:rFonts w:asciiTheme="majorEastAsia" w:eastAsiaTheme="majorEastAsia" w:hAnsiTheme="majorEastAsia" w:hint="eastAsia"/>
        </w:rPr>
        <w:t>子</w:t>
      </w:r>
      <w:proofErr w:type="gramStart"/>
      <w:r w:rsidR="008B5068" w:rsidRPr="00CB4B83">
        <w:rPr>
          <w:rFonts w:asciiTheme="majorEastAsia" w:eastAsiaTheme="majorEastAsia" w:hAnsiTheme="majorEastAsia" w:hint="eastAsia"/>
        </w:rPr>
        <w:t>羔</w:t>
      </w:r>
      <w:proofErr w:type="gramEnd"/>
      <w:r w:rsidR="008B5068" w:rsidRPr="00CB4B83">
        <w:rPr>
          <w:rFonts w:asciiTheme="majorEastAsia" w:eastAsiaTheme="majorEastAsia" w:hAnsiTheme="majorEastAsia" w:hint="eastAsia"/>
        </w:rPr>
        <w:t>曰：「舜之德若何，而可以得</w:t>
      </w:r>
      <w:bookmarkEnd w:id="32"/>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，黎民前一</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猶諸、</w:t>
      </w:r>
      <w:proofErr w:type="gramEnd"/>
      <w:r w:rsidRPr="00CB4B83">
        <w:rPr>
          <w:rFonts w:asciiTheme="majorEastAsia" w:eastAsiaTheme="majorEastAsia" w:hAnsiTheme="majorEastAsia" w:hint="eastAsia"/>
        </w:rPr>
        <w:t>於也。黃人二以為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黎民</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有通名與</w:t>
      </w:r>
      <w:proofErr w:type="gramEnd"/>
      <w:r w:rsidRPr="00CB4B83">
        <w:rPr>
          <w:rFonts w:asciiTheme="majorEastAsia" w:eastAsiaTheme="majorEastAsia" w:hAnsiTheme="majorEastAsia" w:hint="eastAsia"/>
        </w:rPr>
        <w:t>專名之別，此文之</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黎民</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疑殆</w:t>
      </w:r>
      <w:proofErr w:type="gramEnd"/>
      <w:r w:rsidRPr="00CB4B83">
        <w:rPr>
          <w:rFonts w:asciiTheme="majorEastAsia" w:eastAsiaTheme="majorEastAsia" w:hAnsiTheme="majorEastAsia" w:hint="eastAsia"/>
        </w:rPr>
        <w:t>為專名九黎之後一變而</w:t>
      </w:r>
      <w:proofErr w:type="gramStart"/>
      <w:r w:rsidRPr="00CB4B83">
        <w:rPr>
          <w:rFonts w:asciiTheme="majorEastAsia" w:eastAsiaTheme="majorEastAsia" w:hAnsiTheme="majorEastAsia" w:hint="eastAsia"/>
        </w:rPr>
        <w:t>為通名之</w:t>
      </w:r>
      <w:proofErr w:type="gramEnd"/>
      <w:r w:rsidRPr="00CB4B83">
        <w:rPr>
          <w:rFonts w:asciiTheme="majorEastAsia" w:eastAsiaTheme="majorEastAsia" w:hAnsiTheme="majorEastAsia" w:hint="eastAsia"/>
        </w:rPr>
        <w:t>黔首也。</w:t>
      </w:r>
      <w:del w:id="33" w:author="MAK, Chi Ki Caily [CHL]" w:date="2025-02-11T11:45:00Z" w16du:dateUtc="2025-02-11T03:45:00Z">
        <w:r w:rsidR="008B5068" w:rsidRPr="00CB4B83" w:rsidDel="0088249B">
          <w:rPr>
            <w:rFonts w:asciiTheme="majorEastAsia" w:eastAsiaTheme="majorEastAsia" w:hAnsiTheme="majorEastAsia" w:hint="eastAsia"/>
          </w:rPr>
          <w:delText>/顧史考：「童」讀「東」。</w:delText>
        </w:r>
      </w:del>
    </w:p>
  </w:footnote>
  <w:footnote w:id="76">
    <w:p w14:paraId="27F0230F" w14:textId="1F8EE219" w:rsidR="008B5068" w:rsidRPr="00CB4B83" w:rsidRDefault="008B5068">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劉樂賢：「其」訓「之」。</w:t>
      </w:r>
    </w:p>
  </w:footnote>
  <w:footnote w:id="77">
    <w:p w14:paraId="5C150807" w14:textId="2F17040E" w:rsidR="00222CA6" w:rsidRPr="00CB4B83" w:rsidRDefault="00222CA6" w:rsidP="00076C40">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proofErr w:type="gramStart"/>
      <w:r w:rsidR="008B5068" w:rsidRPr="00CB4B83">
        <w:rPr>
          <w:rFonts w:asciiTheme="majorEastAsia" w:eastAsiaTheme="majorEastAsia" w:hAnsiTheme="majorEastAsia" w:hint="eastAsia"/>
        </w:rPr>
        <w:t>李銳、</w:t>
      </w:r>
      <w:proofErr w:type="gramEnd"/>
      <w:r w:rsidRPr="00CB4B83">
        <w:rPr>
          <w:rFonts w:asciiTheme="majorEastAsia" w:eastAsiaTheme="majorEastAsia" w:hAnsiTheme="majorEastAsia" w:hint="eastAsia"/>
        </w:rPr>
        <w:t>黃德寬、何琳儀</w:t>
      </w:r>
      <w:r w:rsidR="00C4129D" w:rsidRPr="00CB4B83">
        <w:rPr>
          <w:rFonts w:asciiTheme="majorEastAsia" w:eastAsiaTheme="majorEastAsia" w:hAnsiTheme="majorEastAsia" w:hint="eastAsia"/>
        </w:rPr>
        <w:t>、李學勤</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每</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敏</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6B2639" w:rsidRPr="00CB4B83">
        <w:rPr>
          <w:rFonts w:asciiTheme="majorEastAsia" w:eastAsiaTheme="majorEastAsia" w:hAnsiTheme="majorEastAsia" w:hint="eastAsia"/>
        </w:rPr>
        <w:t>/ 夏世華：「敏」字當從上讀，《說文》：「敏，</w:t>
      </w:r>
      <w:proofErr w:type="gramStart"/>
      <w:r w:rsidR="006B2639" w:rsidRPr="00CB4B83">
        <w:rPr>
          <w:rFonts w:asciiTheme="majorEastAsia" w:eastAsiaTheme="majorEastAsia" w:hAnsiTheme="majorEastAsia" w:hint="eastAsia"/>
        </w:rPr>
        <w:t>疾也</w:t>
      </w:r>
      <w:proofErr w:type="gramEnd"/>
      <w:r w:rsidR="006B2639" w:rsidRPr="00CB4B83">
        <w:rPr>
          <w:rFonts w:asciiTheme="majorEastAsia" w:eastAsiaTheme="majorEastAsia" w:hAnsiTheme="majorEastAsia" w:hint="eastAsia"/>
        </w:rPr>
        <w:t>。」《玉篇》：「敏，</w:t>
      </w:r>
      <w:proofErr w:type="gramStart"/>
      <w:r w:rsidR="006B2639" w:rsidRPr="00CB4B83">
        <w:rPr>
          <w:rFonts w:asciiTheme="majorEastAsia" w:eastAsiaTheme="majorEastAsia" w:hAnsiTheme="majorEastAsia" w:hint="eastAsia"/>
        </w:rPr>
        <w:t>聰也</w:t>
      </w:r>
      <w:proofErr w:type="gramEnd"/>
      <w:r w:rsidR="006B2639" w:rsidRPr="00CB4B83">
        <w:rPr>
          <w:rFonts w:asciiTheme="majorEastAsia" w:eastAsiaTheme="majorEastAsia" w:hAnsiTheme="majorEastAsia" w:hint="eastAsia"/>
        </w:rPr>
        <w:t>，達也。」</w:t>
      </w:r>
      <w:bookmarkStart w:id="34" w:name="_Hlk190166828"/>
      <w:r w:rsidR="006B2639" w:rsidRPr="00CB4B83">
        <w:rPr>
          <w:rFonts w:asciiTheme="majorEastAsia" w:eastAsiaTheme="majorEastAsia" w:hAnsiTheme="majorEastAsia" w:hint="eastAsia"/>
        </w:rPr>
        <w:t>《禮記·中庸》：「人道敏政，</w:t>
      </w:r>
      <w:proofErr w:type="gramStart"/>
      <w:r w:rsidR="006B2639" w:rsidRPr="00CB4B83">
        <w:rPr>
          <w:rFonts w:asciiTheme="majorEastAsia" w:eastAsiaTheme="majorEastAsia" w:hAnsiTheme="majorEastAsia" w:hint="eastAsia"/>
        </w:rPr>
        <w:t>地道敏樹</w:t>
      </w:r>
      <w:proofErr w:type="gramEnd"/>
      <w:r w:rsidR="006B2639" w:rsidRPr="00CB4B83">
        <w:rPr>
          <w:rFonts w:asciiTheme="majorEastAsia" w:eastAsiaTheme="majorEastAsia" w:hAnsiTheme="majorEastAsia" w:hint="eastAsia"/>
        </w:rPr>
        <w:t>。」</w:t>
      </w:r>
      <w:proofErr w:type="gramStart"/>
      <w:r w:rsidR="006B2639" w:rsidRPr="00CB4B83">
        <w:rPr>
          <w:rFonts w:asciiTheme="majorEastAsia" w:eastAsiaTheme="majorEastAsia" w:hAnsiTheme="majorEastAsia" w:hint="eastAsia"/>
        </w:rPr>
        <w:t>鄭玄注</w:t>
      </w:r>
      <w:proofErr w:type="gramEnd"/>
      <w:r w:rsidR="006B2639" w:rsidRPr="00CB4B83">
        <w:rPr>
          <w:rFonts w:asciiTheme="majorEastAsia" w:eastAsiaTheme="majorEastAsia" w:hAnsiTheme="majorEastAsia" w:hint="eastAsia"/>
        </w:rPr>
        <w:t>：「敏，猶</w:t>
      </w:r>
      <w:proofErr w:type="gramStart"/>
      <w:r w:rsidR="006B2639" w:rsidRPr="00CB4B83">
        <w:rPr>
          <w:rFonts w:asciiTheme="majorEastAsia" w:eastAsiaTheme="majorEastAsia" w:hAnsiTheme="majorEastAsia" w:hint="eastAsia"/>
        </w:rPr>
        <w:t>勉</w:t>
      </w:r>
      <w:proofErr w:type="gramEnd"/>
      <w:r w:rsidR="006B2639" w:rsidRPr="00CB4B83">
        <w:rPr>
          <w:rFonts w:asciiTheme="majorEastAsia" w:eastAsiaTheme="majorEastAsia" w:hAnsiTheme="majorEastAsia" w:hint="eastAsia"/>
        </w:rPr>
        <w:t>也。」孔子</w:t>
      </w:r>
      <w:proofErr w:type="gramStart"/>
      <w:r w:rsidR="006B2639" w:rsidRPr="00CB4B83">
        <w:rPr>
          <w:rFonts w:asciiTheme="majorEastAsia" w:eastAsiaTheme="majorEastAsia" w:hAnsiTheme="majorEastAsia" w:hint="eastAsia"/>
        </w:rPr>
        <w:t>此處言舜</w:t>
      </w:r>
      <w:proofErr w:type="gramEnd"/>
      <w:r w:rsidR="006B2639" w:rsidRPr="00CB4B83">
        <w:rPr>
          <w:rFonts w:asciiTheme="majorEastAsia" w:eastAsiaTheme="majorEastAsia" w:hAnsiTheme="majorEastAsia" w:hint="eastAsia"/>
        </w:rPr>
        <w:t>「其</w:t>
      </w:r>
      <w:proofErr w:type="gramStart"/>
      <w:r w:rsidR="006B2639" w:rsidRPr="00CB4B83">
        <w:rPr>
          <w:rFonts w:asciiTheme="majorEastAsia" w:eastAsiaTheme="majorEastAsia" w:hAnsiTheme="majorEastAsia" w:hint="eastAsia"/>
        </w:rPr>
        <w:t>幼也敏</w:t>
      </w:r>
      <w:proofErr w:type="gramEnd"/>
      <w:r w:rsidR="006B2639" w:rsidRPr="00CB4B83">
        <w:rPr>
          <w:rFonts w:asciiTheme="majorEastAsia" w:eastAsiaTheme="majorEastAsia" w:hAnsiTheme="majorEastAsia" w:hint="eastAsia"/>
        </w:rPr>
        <w:t>」，</w:t>
      </w:r>
      <w:proofErr w:type="gramStart"/>
      <w:r w:rsidR="006B2639" w:rsidRPr="00CB4B83">
        <w:rPr>
          <w:rFonts w:asciiTheme="majorEastAsia" w:eastAsiaTheme="majorEastAsia" w:hAnsiTheme="majorEastAsia" w:hint="eastAsia"/>
        </w:rPr>
        <w:t>一</w:t>
      </w:r>
      <w:proofErr w:type="gramEnd"/>
      <w:r w:rsidR="006B2639" w:rsidRPr="00CB4B83">
        <w:rPr>
          <w:rFonts w:asciiTheme="majorEastAsia" w:eastAsiaTheme="majorEastAsia" w:hAnsiTheme="majorEastAsia" w:hint="eastAsia"/>
        </w:rPr>
        <w:t>「敏」</w:t>
      </w:r>
      <w:proofErr w:type="gramStart"/>
      <w:r w:rsidR="006B2639" w:rsidRPr="00CB4B83">
        <w:rPr>
          <w:rFonts w:asciiTheme="majorEastAsia" w:eastAsiaTheme="majorEastAsia" w:hAnsiTheme="majorEastAsia" w:hint="eastAsia"/>
        </w:rPr>
        <w:t>字兼上數</w:t>
      </w:r>
      <w:proofErr w:type="gramEnd"/>
      <w:r w:rsidR="006B2639" w:rsidRPr="00CB4B83">
        <w:rPr>
          <w:rFonts w:asciiTheme="majorEastAsia" w:eastAsiaTheme="majorEastAsia" w:hAnsiTheme="majorEastAsia" w:hint="eastAsia"/>
        </w:rPr>
        <w:t>義，孔子之論，</w:t>
      </w:r>
      <w:proofErr w:type="gramStart"/>
      <w:r w:rsidR="006B2639" w:rsidRPr="00CB4B83">
        <w:rPr>
          <w:rFonts w:asciiTheme="majorEastAsia" w:eastAsiaTheme="majorEastAsia" w:hAnsiTheme="majorEastAsia" w:hint="eastAsia"/>
        </w:rPr>
        <w:t>甚簡而</w:t>
      </w:r>
      <w:proofErr w:type="gramEnd"/>
      <w:r w:rsidR="006B2639" w:rsidRPr="00CB4B83">
        <w:rPr>
          <w:rFonts w:asciiTheme="majorEastAsia" w:eastAsiaTheme="majorEastAsia" w:hAnsiTheme="majorEastAsia" w:hint="eastAsia"/>
        </w:rPr>
        <w:t>的矣。</w:t>
      </w:r>
      <w:r w:rsidR="00076C40" w:rsidRPr="00CB4B83">
        <w:rPr>
          <w:rFonts w:asciiTheme="majorEastAsia" w:eastAsiaTheme="majorEastAsia" w:hAnsiTheme="majorEastAsia" w:hint="eastAsia"/>
        </w:rPr>
        <w:t xml:space="preserve">/ </w:t>
      </w:r>
      <w:bookmarkEnd w:id="34"/>
      <w:r w:rsidR="00076C40" w:rsidRPr="00CB4B83">
        <w:rPr>
          <w:rFonts w:asciiTheme="majorEastAsia" w:eastAsiaTheme="majorEastAsia" w:hAnsiTheme="majorEastAsia" w:hint="eastAsia"/>
        </w:rPr>
        <w:t>魏宜輝</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為</w:t>
      </w:r>
      <w:r w:rsidR="009E5A30" w:rsidRPr="00CB4B83">
        <w:rPr>
          <w:rFonts w:asciiTheme="majorEastAsia" w:eastAsiaTheme="majorEastAsia" w:hAnsiTheme="majorEastAsia" w:hint="eastAsia"/>
        </w:rPr>
        <w:t>「緐」</w:t>
      </w:r>
      <w:r w:rsidR="00076C40" w:rsidRPr="00CB4B83">
        <w:rPr>
          <w:rFonts w:asciiTheme="majorEastAsia" w:eastAsiaTheme="majorEastAsia" w:hAnsiTheme="majorEastAsia" w:hint="eastAsia"/>
        </w:rPr>
        <w:t>省體</w:t>
      </w:r>
      <w:r w:rsidR="009E5A30" w:rsidRPr="00CB4B83">
        <w:rPr>
          <w:rFonts w:asciiTheme="majorEastAsia" w:eastAsiaTheme="majorEastAsia" w:hAnsiTheme="majorEastAsia" w:hint="eastAsia"/>
        </w:rPr>
        <w:t xml:space="preserve">，這裏可讀「辯」，慧也。/ </w:t>
      </w:r>
      <w:r w:rsidR="00076C40" w:rsidRPr="00CB4B83">
        <w:rPr>
          <w:rFonts w:asciiTheme="majorEastAsia" w:eastAsiaTheme="majorEastAsia" w:hAnsiTheme="majorEastAsia" w:hint="eastAsia"/>
        </w:rPr>
        <w:t>苦行僧</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繁</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似</w:t>
      </w:r>
      <w:proofErr w:type="gramStart"/>
      <w:r w:rsidR="00076C40" w:rsidRPr="00CB4B83">
        <w:rPr>
          <w:rFonts w:asciiTheme="majorEastAsia" w:eastAsiaTheme="majorEastAsia" w:hAnsiTheme="majorEastAsia" w:hint="eastAsia"/>
        </w:rPr>
        <w:t>不</w:t>
      </w:r>
      <w:r w:rsidR="009E5A30" w:rsidRPr="00CB4B83">
        <w:rPr>
          <w:rFonts w:asciiTheme="majorEastAsia" w:eastAsiaTheme="majorEastAsia" w:hAnsiTheme="majorEastAsia" w:hint="eastAsia"/>
        </w:rPr>
        <w:t>妨</w:t>
      </w:r>
      <w:r w:rsidR="00076C40" w:rsidRPr="00CB4B83">
        <w:rPr>
          <w:rFonts w:asciiTheme="majorEastAsia" w:eastAsiaTheme="majorEastAsia" w:hAnsiTheme="majorEastAsia" w:hint="eastAsia"/>
        </w:rPr>
        <w:t>仍讀</w:t>
      </w:r>
      <w:proofErr w:type="gramEnd"/>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w:t>
      </w:r>
      <w:proofErr w:type="gramStart"/>
      <w:r w:rsidR="00076C40" w:rsidRPr="00CB4B83">
        <w:rPr>
          <w:rFonts w:asciiTheme="majorEastAsia" w:eastAsiaTheme="majorEastAsia" w:hAnsiTheme="majorEastAsia" w:hint="eastAsia"/>
        </w:rPr>
        <w:t>疑</w:t>
      </w:r>
      <w:proofErr w:type="gramEnd"/>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字有兩個來源，</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繁</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有關，</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母（每）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有關</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後世混同。這樣</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字應有兩種不同的讀音，</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繁</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近，</w:t>
      </w:r>
      <w:proofErr w:type="gramStart"/>
      <w:r w:rsidR="00076C40" w:rsidRPr="00CB4B83">
        <w:rPr>
          <w:rFonts w:asciiTheme="majorEastAsia" w:eastAsiaTheme="majorEastAsia" w:hAnsiTheme="majorEastAsia" w:hint="eastAsia"/>
        </w:rPr>
        <w:t>一</w:t>
      </w:r>
      <w:proofErr w:type="gramEnd"/>
      <w:r w:rsidR="00076C40" w:rsidRPr="00CB4B83">
        <w:rPr>
          <w:rFonts w:asciiTheme="majorEastAsia" w:eastAsiaTheme="majorEastAsia" w:hAnsiTheme="majorEastAsia" w:hint="eastAsia"/>
        </w:rPr>
        <w:t>與</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母</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每</w:t>
      </w:r>
      <w:r w:rsidR="009E5A30" w:rsidRPr="00CB4B83">
        <w:rPr>
          <w:rFonts w:asciiTheme="majorEastAsia" w:eastAsiaTheme="majorEastAsia" w:hAnsiTheme="majorEastAsia" w:hint="eastAsia"/>
        </w:rPr>
        <w:t>）」</w:t>
      </w:r>
      <w:r w:rsidR="00076C40" w:rsidRPr="00CB4B83">
        <w:rPr>
          <w:rFonts w:asciiTheme="majorEastAsia" w:eastAsiaTheme="majorEastAsia" w:hAnsiTheme="majorEastAsia" w:hint="eastAsia"/>
        </w:rPr>
        <w:t>近。</w:t>
      </w:r>
    </w:p>
  </w:footnote>
  <w:footnote w:id="78">
    <w:p w14:paraId="7B14D52C" w14:textId="08704212"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8B5068"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未釋</w:t>
      </w:r>
      <w:r w:rsidR="008B5068" w:rsidRPr="00CB4B83">
        <w:rPr>
          <w:rFonts w:asciiTheme="majorEastAsia" w:eastAsiaTheme="majorEastAsia" w:hAnsiTheme="majorEastAsia" w:hint="eastAsia"/>
        </w:rPr>
        <w:t>。</w:t>
      </w:r>
      <w:proofErr w:type="gramEnd"/>
      <w:r w:rsidR="008B5068" w:rsidRPr="00CB4B83">
        <w:rPr>
          <w:rFonts w:asciiTheme="majorEastAsia" w:eastAsiaTheme="majorEastAsia" w:hAnsiTheme="majorEastAsia" w:hint="eastAsia"/>
        </w:rPr>
        <w:t xml:space="preserve">/ </w:t>
      </w:r>
      <w:proofErr w:type="gramStart"/>
      <w:r w:rsidR="008B5068" w:rsidRPr="00CB4B83">
        <w:rPr>
          <w:rFonts w:asciiTheme="majorEastAsia" w:eastAsiaTheme="majorEastAsia" w:hAnsiTheme="majorEastAsia" w:hint="eastAsia"/>
        </w:rPr>
        <w:t>李銳、</w:t>
      </w:r>
      <w:proofErr w:type="gramEnd"/>
      <w:r w:rsidRPr="00CB4B83">
        <w:rPr>
          <w:rFonts w:asciiTheme="majorEastAsia" w:eastAsiaTheme="majorEastAsia" w:hAnsiTheme="majorEastAsia" w:hint="eastAsia"/>
        </w:rPr>
        <w:t>黃德寬、何琳儀</w:t>
      </w:r>
      <w:r w:rsidR="008B5068" w:rsidRPr="00CB4B83">
        <w:rPr>
          <w:rFonts w:asciiTheme="majorEastAsia" w:eastAsiaTheme="majorEastAsia" w:hAnsiTheme="majorEastAsia" w:hint="eastAsia"/>
        </w:rPr>
        <w:t>、裘錫圭、白於藍：</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當為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8B5068" w:rsidRPr="00CB4B83">
        <w:rPr>
          <w:rFonts w:asciiTheme="majorEastAsia" w:eastAsiaTheme="majorEastAsia" w:hAnsiTheme="majorEastAsia" w:hint="eastAsia"/>
        </w:rPr>
        <w:t>。</w:t>
      </w:r>
      <w:r w:rsidR="007D28BD" w:rsidRPr="00CB4B83">
        <w:rPr>
          <w:rFonts w:asciiTheme="majorEastAsia" w:eastAsiaTheme="majorEastAsia" w:hAnsiTheme="majorEastAsia" w:hint="eastAsia"/>
        </w:rPr>
        <w:t>/ 劉樂賢：</w:t>
      </w:r>
      <w:proofErr w:type="gramStart"/>
      <w:r w:rsidR="007D28BD" w:rsidRPr="00CB4B83">
        <w:rPr>
          <w:rFonts w:asciiTheme="majorEastAsia" w:eastAsiaTheme="majorEastAsia" w:hAnsiTheme="majorEastAsia" w:hint="eastAsia"/>
        </w:rPr>
        <w:t>疑</w:t>
      </w:r>
      <w:proofErr w:type="gramEnd"/>
      <w:r w:rsidR="007D28BD" w:rsidRPr="00CB4B83">
        <w:rPr>
          <w:rFonts w:asciiTheme="majorEastAsia" w:eastAsiaTheme="majorEastAsia" w:hAnsiTheme="majorEastAsia" w:hint="eastAsia"/>
        </w:rPr>
        <w:t xml:space="preserve">是「孝」字。/ </w:t>
      </w:r>
      <w:r w:rsidR="008B5068" w:rsidRPr="00CB4B83">
        <w:rPr>
          <w:rFonts w:asciiTheme="majorEastAsia" w:eastAsiaTheme="majorEastAsia" w:hAnsiTheme="majorEastAsia" w:hint="eastAsia"/>
        </w:rPr>
        <w:t>張桂光：</w:t>
      </w:r>
      <w:r w:rsidRPr="00CB4B83">
        <w:rPr>
          <w:rFonts w:asciiTheme="majorEastAsia" w:eastAsiaTheme="majorEastAsia" w:hAnsiTheme="majorEastAsia" w:hint="eastAsia"/>
        </w:rPr>
        <w:t>考慮</w:t>
      </w:r>
      <w:proofErr w:type="gramStart"/>
      <w:r w:rsidRPr="00CB4B83">
        <w:rPr>
          <w:rFonts w:asciiTheme="majorEastAsia" w:eastAsiaTheme="majorEastAsia" w:hAnsiTheme="majorEastAsia" w:hint="eastAsia"/>
        </w:rPr>
        <w:t>到</w:t>
      </w:r>
      <w:r w:rsidR="008B5068" w:rsidRPr="00CB4B83">
        <w:rPr>
          <w:rFonts w:asciiTheme="majorEastAsia" w:eastAsiaTheme="majorEastAsia" w:hAnsiTheme="majorEastAsia" w:hint="eastAsia"/>
        </w:rPr>
        <w:t>堯</w:t>
      </w:r>
      <w:r w:rsidRPr="00CB4B83">
        <w:rPr>
          <w:rFonts w:asciiTheme="majorEastAsia" w:eastAsiaTheme="majorEastAsia" w:hAnsiTheme="majorEastAsia" w:hint="eastAsia"/>
        </w:rPr>
        <w:t>之取舜</w:t>
      </w:r>
      <w:proofErr w:type="gramEnd"/>
      <w:r w:rsidRPr="00CB4B83">
        <w:rPr>
          <w:rFonts w:asciiTheme="majorEastAsia" w:eastAsiaTheme="majorEastAsia" w:hAnsiTheme="majorEastAsia" w:hint="eastAsia"/>
        </w:rPr>
        <w:t>，各種記載均強調其才幹與孝行兩項，而</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為匣</w:t>
      </w:r>
      <w:proofErr w:type="gramStart"/>
      <w:r w:rsidRPr="00CB4B83">
        <w:rPr>
          <w:rFonts w:asciiTheme="majorEastAsia" w:eastAsiaTheme="majorEastAsia" w:hAnsiTheme="majorEastAsia" w:hint="eastAsia"/>
        </w:rPr>
        <w:t>紐覺部字</w:t>
      </w:r>
      <w:proofErr w:type="gramEnd"/>
      <w:r w:rsidRPr="00CB4B83">
        <w:rPr>
          <w:rFonts w:asciiTheme="majorEastAsia" w:eastAsiaTheme="majorEastAsia" w:hAnsiTheme="majorEastAsia" w:hint="eastAsia"/>
        </w:rPr>
        <w:t>，與曉</w:t>
      </w:r>
      <w:proofErr w:type="gramStart"/>
      <w:r w:rsidRPr="00CB4B83">
        <w:rPr>
          <w:rFonts w:asciiTheme="majorEastAsia" w:eastAsiaTheme="majorEastAsia" w:hAnsiTheme="majorEastAsia" w:hint="eastAsia"/>
        </w:rPr>
        <w:t>紐幽部的</w:t>
      </w:r>
      <w:proofErr w:type="gramEnd"/>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8B5068"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有曉匣旁紐、幽覺</w:t>
      </w:r>
      <w:proofErr w:type="gramEnd"/>
      <w:r w:rsidRPr="00CB4B83">
        <w:rPr>
          <w:rFonts w:asciiTheme="majorEastAsia" w:eastAsiaTheme="majorEastAsia" w:hAnsiTheme="majorEastAsia" w:hint="eastAsia"/>
        </w:rPr>
        <w:t>對轉關係，</w:t>
      </w:r>
      <w:proofErr w:type="gramStart"/>
      <w:r w:rsidRPr="00CB4B83">
        <w:rPr>
          <w:rFonts w:asciiTheme="majorEastAsia" w:eastAsiaTheme="majorEastAsia" w:hAnsiTheme="majorEastAsia" w:hint="eastAsia"/>
        </w:rPr>
        <w:t>聲近可</w:t>
      </w:r>
      <w:proofErr w:type="gramEnd"/>
      <w:r w:rsidRPr="00CB4B83">
        <w:rPr>
          <w:rFonts w:asciiTheme="majorEastAsia" w:eastAsiaTheme="majorEastAsia" w:hAnsiTheme="majorEastAsia" w:hint="eastAsia"/>
        </w:rPr>
        <w:t>通，所以讀</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8B5068"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D28B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郭永秉</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該字上部與楚簡中上部從特徵均不能對應，該字更近</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好</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字，喜好之意，並以此確認</w:t>
      </w:r>
      <w:proofErr w:type="gramStart"/>
      <w:r w:rsidRPr="00CB4B83">
        <w:rPr>
          <w:rFonts w:asciiTheme="majorEastAsia" w:eastAsiaTheme="majorEastAsia" w:hAnsiTheme="majorEastAsia" w:hint="eastAsia"/>
        </w:rPr>
        <w:t>後字當讀</w:t>
      </w:r>
      <w:proofErr w:type="gramEnd"/>
      <w:r w:rsidRPr="00CB4B83">
        <w:rPr>
          <w:rFonts w:asciiTheme="majorEastAsia" w:eastAsiaTheme="majorEastAsia" w:hAnsiTheme="majorEastAsia" w:hint="eastAsia"/>
        </w:rPr>
        <w:t>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詩</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李銳</w:t>
      </w:r>
      <w:r w:rsidR="007D28BD"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贊</w:t>
      </w:r>
      <w:r w:rsidR="007D28BD" w:rsidRPr="00CB4B83">
        <w:rPr>
          <w:rFonts w:asciiTheme="majorEastAsia" w:eastAsiaTheme="majorEastAsia" w:hAnsiTheme="majorEastAsia" w:hint="eastAsia"/>
        </w:rPr>
        <w:t>郭永秉</w:t>
      </w:r>
      <w:r w:rsidRPr="00CB4B83">
        <w:rPr>
          <w:rFonts w:asciiTheme="majorEastAsia" w:eastAsiaTheme="majorEastAsia" w:hAnsiTheme="majorEastAsia" w:hint="eastAsia"/>
        </w:rPr>
        <w:t>說，並讀</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好</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D28BD" w:rsidRPr="00CB4B83">
        <w:rPr>
          <w:rFonts w:asciiTheme="majorEastAsia" w:eastAsiaTheme="majorEastAsia" w:hAnsiTheme="majorEastAsia" w:hint="eastAsia"/>
        </w:rPr>
        <w:t>/ 夏世華：</w:t>
      </w:r>
      <w:r w:rsidRPr="00CB4B83">
        <w:rPr>
          <w:rFonts w:asciiTheme="majorEastAsia" w:eastAsiaTheme="majorEastAsia" w:hAnsiTheme="majorEastAsia" w:hint="eastAsia"/>
        </w:rPr>
        <w:t>參照</w:t>
      </w:r>
      <w:proofErr w:type="gramStart"/>
      <w:r w:rsidRPr="00CB4B83">
        <w:rPr>
          <w:rFonts w:asciiTheme="majorEastAsia" w:eastAsiaTheme="majorEastAsia" w:hAnsiTheme="majorEastAsia" w:hint="eastAsia"/>
        </w:rPr>
        <w:t>《楚文字編》釋為</w:t>
      </w:r>
      <w:proofErr w:type="gramEnd"/>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與</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之字，仔細比照</w:t>
      </w:r>
      <w:r w:rsidR="00564E93" w:rsidRPr="00CB4B83">
        <w:rPr>
          <w:rFonts w:asciiTheme="majorEastAsia" w:eastAsiaTheme="majorEastAsia" w:hAnsiTheme="majorEastAsia" w:hint="eastAsia"/>
        </w:rPr>
        <w:t>《</w:t>
      </w:r>
      <w:r w:rsidRPr="00CB4B83">
        <w:rPr>
          <w:rFonts w:asciiTheme="majorEastAsia" w:eastAsiaTheme="majorEastAsia" w:hAnsiTheme="majorEastAsia" w:hint="eastAsia"/>
        </w:rPr>
        <w:t>子羔</w:t>
      </w:r>
      <w:r w:rsidR="00564E93" w:rsidRPr="00CB4B83">
        <w:rPr>
          <w:rFonts w:asciiTheme="majorEastAsia" w:eastAsiaTheme="majorEastAsia" w:hAnsiTheme="majorEastAsia" w:hint="eastAsia"/>
        </w:rPr>
        <w:t>》</w:t>
      </w:r>
      <w:r w:rsidRPr="00CB4B83">
        <w:rPr>
          <w:rFonts w:asciiTheme="majorEastAsia" w:eastAsiaTheme="majorEastAsia" w:hAnsiTheme="majorEastAsia" w:hint="eastAsia"/>
        </w:rPr>
        <w:t>照片，似更近</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孝</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字，</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學</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所從之</w:t>
      </w:r>
      <w:proofErr w:type="gramStart"/>
      <w:r w:rsidRPr="00CB4B83">
        <w:rPr>
          <w:rFonts w:asciiTheme="majorEastAsia" w:eastAsiaTheme="majorEastAsia" w:hAnsiTheme="majorEastAsia" w:hint="eastAsia"/>
        </w:rPr>
        <w:t>兩爪形多近</w:t>
      </w:r>
      <w:proofErr w:type="gramEnd"/>
      <w:r w:rsidRPr="00CB4B83">
        <w:rPr>
          <w:rFonts w:asciiTheme="majorEastAsia" w:eastAsiaTheme="majorEastAsia" w:hAnsiTheme="majorEastAsia" w:hint="eastAsia"/>
        </w:rPr>
        <w:t>對稱，且右上筆畫都圓滑且粗細均勻，沒有較大筆畫交叉，而子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該字右上</w:t>
      </w:r>
      <w:proofErr w:type="gramStart"/>
      <w:r w:rsidRPr="00CB4B83">
        <w:rPr>
          <w:rFonts w:asciiTheme="majorEastAsia" w:eastAsiaTheme="majorEastAsia" w:hAnsiTheme="majorEastAsia" w:hint="eastAsia"/>
        </w:rPr>
        <w:t>角之墨點</w:t>
      </w:r>
      <w:proofErr w:type="gramEnd"/>
      <w:r w:rsidRPr="00CB4B83">
        <w:rPr>
          <w:rFonts w:asciiTheme="majorEastAsia" w:eastAsiaTheme="majorEastAsia" w:hAnsiTheme="majorEastAsia" w:hint="eastAsia"/>
        </w:rPr>
        <w:t>不僅沒有圓滑向下延伸之勢，且筆畫較粗，似有筆畫交叉，即使左邊可勉強</w:t>
      </w:r>
      <w:proofErr w:type="gramStart"/>
      <w:r w:rsidRPr="00CB4B83">
        <w:rPr>
          <w:rFonts w:asciiTheme="majorEastAsia" w:eastAsiaTheme="majorEastAsia" w:hAnsiTheme="majorEastAsia" w:hint="eastAsia"/>
        </w:rPr>
        <w:t>視為爪形</w:t>
      </w:r>
      <w:proofErr w:type="gramEnd"/>
      <w:r w:rsidRPr="00CB4B83">
        <w:rPr>
          <w:rFonts w:asciiTheme="majorEastAsia" w:eastAsiaTheme="majorEastAsia" w:hAnsiTheme="majorEastAsia" w:hint="eastAsia"/>
        </w:rPr>
        <w:t>，右上則很難成為</w:t>
      </w:r>
      <w:proofErr w:type="gramStart"/>
      <w:r w:rsidRPr="00CB4B83">
        <w:rPr>
          <w:rFonts w:asciiTheme="majorEastAsia" w:eastAsiaTheme="majorEastAsia" w:hAnsiTheme="majorEastAsia" w:hint="eastAsia"/>
        </w:rPr>
        <w:t>學字另一半爪形，該墨</w:t>
      </w:r>
      <w:proofErr w:type="gramEnd"/>
      <w:r w:rsidRPr="00CB4B83">
        <w:rPr>
          <w:rFonts w:asciiTheme="majorEastAsia" w:eastAsiaTheme="majorEastAsia" w:hAnsiTheme="majorEastAsia" w:hint="eastAsia"/>
        </w:rPr>
        <w:t>點與左方兩短弧之間構成</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三角狀，由於中間的兩短弧綫漫漶，上部一斜筆亦可能有一個轉折而下的筆畫因處於正中部位而漫漶，故今從劉說。</w:t>
      </w:r>
    </w:p>
  </w:footnote>
  <w:footnote w:id="79">
    <w:p w14:paraId="6707552F" w14:textId="0978B511"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7D28BD"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proofErr w:type="gramEnd"/>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7D28B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何琳儀</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持</w:t>
      </w:r>
      <w:r w:rsidR="007D28B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劉樂賢</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7D28BD"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侍</w:t>
      </w:r>
      <w:proofErr w:type="gramEnd"/>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7D28BD" w:rsidRPr="00CB4B83">
        <w:rPr>
          <w:rFonts w:asciiTheme="majorEastAsia" w:eastAsiaTheme="majorEastAsia" w:hAnsiTheme="majorEastAsia" w:hint="eastAsia"/>
        </w:rPr>
        <w:t>「</w:t>
      </w:r>
      <w:r w:rsidRPr="00CB4B83">
        <w:rPr>
          <w:rFonts w:asciiTheme="majorEastAsia" w:eastAsiaTheme="majorEastAsia" w:hAnsiTheme="majorEastAsia" w:hint="eastAsia"/>
        </w:rPr>
        <w:t>事</w:t>
      </w:r>
      <w:r w:rsidR="007D28BD" w:rsidRPr="00CB4B83">
        <w:rPr>
          <w:rFonts w:asciiTheme="majorEastAsia" w:eastAsiaTheme="majorEastAsia" w:hAnsiTheme="majorEastAsia" w:hint="eastAsia"/>
        </w:rPr>
        <w:t>」</w:t>
      </w:r>
      <w:r w:rsidR="00C4129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黃德寬</w:t>
      </w:r>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詩</w:t>
      </w:r>
      <w:r w:rsidR="00C4129D" w:rsidRPr="00CB4B83">
        <w:rPr>
          <w:rFonts w:asciiTheme="majorEastAsia" w:eastAsiaTheme="majorEastAsia" w:hAnsiTheme="majorEastAsia" w:hint="eastAsia"/>
        </w:rPr>
        <w:t>」。</w:t>
      </w:r>
      <w:r w:rsidR="006B2639"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C27352" w:rsidRPr="00CB4B83">
        <w:rPr>
          <w:rFonts w:asciiTheme="majorEastAsia" w:eastAsiaTheme="majorEastAsia" w:hAnsiTheme="majorEastAsia" w:hint="eastAsia"/>
        </w:rPr>
        <w:t>、王志平</w:t>
      </w:r>
      <w:r w:rsidR="00C4129D"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時</w:t>
      </w:r>
      <w:r w:rsidR="00C4129D" w:rsidRPr="00CB4B83">
        <w:rPr>
          <w:rFonts w:asciiTheme="majorEastAsia" w:eastAsiaTheme="majorEastAsia" w:hAnsiTheme="majorEastAsia" w:hint="eastAsia"/>
        </w:rPr>
        <w:t>」。</w:t>
      </w:r>
      <w:r w:rsidR="006B2639"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白</w:t>
      </w:r>
      <w:r w:rsidR="00C4129D" w:rsidRPr="00CB4B83">
        <w:rPr>
          <w:rFonts w:asciiTheme="majorEastAsia" w:eastAsiaTheme="majorEastAsia" w:hAnsiTheme="majorEastAsia" w:hint="eastAsia"/>
        </w:rPr>
        <w:t>於藍：</w:t>
      </w:r>
      <w:proofErr w:type="gramStart"/>
      <w:r w:rsidRPr="00CB4B83">
        <w:rPr>
          <w:rFonts w:asciiTheme="majorEastAsia" w:eastAsiaTheme="majorEastAsia" w:hAnsiTheme="majorEastAsia" w:hint="eastAsia"/>
        </w:rPr>
        <w:t>當讀為</w:t>
      </w:r>
      <w:proofErr w:type="gramEnd"/>
      <w:r w:rsidR="00C4129D" w:rsidRPr="00CB4B83">
        <w:rPr>
          <w:rFonts w:asciiTheme="majorEastAsia" w:eastAsiaTheme="majorEastAsia" w:hAnsiTheme="majorEastAsia" w:hint="eastAsia"/>
        </w:rPr>
        <w:t>「</w:t>
      </w:r>
      <w:r w:rsidRPr="00CB4B83">
        <w:rPr>
          <w:rFonts w:asciiTheme="majorEastAsia" w:eastAsiaTheme="majorEastAsia" w:hAnsiTheme="majorEastAsia" w:hint="eastAsia"/>
        </w:rPr>
        <w:t>遲</w:t>
      </w:r>
      <w:r w:rsidR="00C4129D" w:rsidRPr="00CB4B83">
        <w:rPr>
          <w:rFonts w:asciiTheme="majorEastAsia" w:eastAsiaTheme="majorEastAsia" w:hAnsiTheme="majorEastAsia" w:hint="eastAsia"/>
        </w:rPr>
        <w:t>」，</w:t>
      </w:r>
      <w:r w:rsidR="00C27352" w:rsidRPr="00CB4B83">
        <w:rPr>
          <w:rFonts w:asciiTheme="majorEastAsia" w:eastAsiaTheme="majorEastAsia" w:hAnsiTheme="majorEastAsia" w:hint="eastAsia"/>
        </w:rPr>
        <w:t>訓「</w:t>
      </w:r>
      <w:proofErr w:type="gramStart"/>
      <w:r w:rsidR="00C27352" w:rsidRPr="00CB4B83">
        <w:rPr>
          <w:rFonts w:asciiTheme="majorEastAsia" w:eastAsiaTheme="majorEastAsia" w:hAnsiTheme="majorEastAsia" w:hint="eastAsia"/>
        </w:rPr>
        <w:t>訥</w:t>
      </w:r>
      <w:proofErr w:type="gramEnd"/>
      <w:r w:rsidR="00C27352" w:rsidRPr="00CB4B83">
        <w:rPr>
          <w:rFonts w:asciiTheme="majorEastAsia" w:eastAsiaTheme="majorEastAsia" w:hAnsiTheme="majorEastAsia" w:hint="eastAsia"/>
        </w:rPr>
        <w:t>」，有遲鈍義。</w:t>
      </w:r>
    </w:p>
  </w:footnote>
  <w:footnote w:id="80">
    <w:p w14:paraId="37E4C4F4" w14:textId="02306889" w:rsidR="00C4129D" w:rsidRPr="00CB4B83" w:rsidRDefault="00C4129D" w:rsidP="00C4129D">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6B2639" w:rsidRPr="00CB4B83">
        <w:rPr>
          <w:rFonts w:asciiTheme="majorEastAsia" w:eastAsiaTheme="majorEastAsia" w:hAnsiTheme="majorEastAsia" w:hint="eastAsia"/>
        </w:rPr>
        <w:t>整理者：簡文讀為「吾</w:t>
      </w:r>
      <w:proofErr w:type="gramStart"/>
      <w:r w:rsidR="006B2639" w:rsidRPr="00CB4B83">
        <w:rPr>
          <w:rFonts w:asciiTheme="majorEastAsia" w:eastAsiaTheme="majorEastAsia" w:hAnsiTheme="majorEastAsia" w:hint="eastAsia"/>
        </w:rPr>
        <w:t>聞夫舜其幼也</w:t>
      </w:r>
      <w:proofErr w:type="gramEnd"/>
      <w:r w:rsidR="006B2639" w:rsidRPr="00CB4B83">
        <w:rPr>
          <w:rFonts w:asciiTheme="majorEastAsia" w:eastAsiaTheme="majorEastAsia" w:hAnsiTheme="majorEastAsia" w:hint="eastAsia"/>
        </w:rPr>
        <w:t>，每以□寺其言」。/ 黃德寬、裘錫圭、林志鵬：簡文讀為「吾</w:t>
      </w:r>
      <w:proofErr w:type="gramStart"/>
      <w:r w:rsidR="006B2639" w:rsidRPr="00CB4B83">
        <w:rPr>
          <w:rFonts w:asciiTheme="majorEastAsia" w:eastAsiaTheme="majorEastAsia" w:hAnsiTheme="majorEastAsia" w:hint="eastAsia"/>
        </w:rPr>
        <w:t>聞夫舜其幼也</w:t>
      </w:r>
      <w:proofErr w:type="gramEnd"/>
      <w:r w:rsidR="006B2639" w:rsidRPr="00CB4B83">
        <w:rPr>
          <w:rFonts w:asciiTheme="majorEastAsia" w:eastAsiaTheme="majorEastAsia" w:hAnsiTheme="majorEastAsia" w:hint="eastAsia"/>
        </w:rPr>
        <w:t>，敏</w:t>
      </w:r>
      <w:proofErr w:type="gramStart"/>
      <w:r w:rsidR="006B2639" w:rsidRPr="00CB4B83">
        <w:rPr>
          <w:rFonts w:asciiTheme="majorEastAsia" w:eastAsiaTheme="majorEastAsia" w:hAnsiTheme="majorEastAsia" w:hint="eastAsia"/>
        </w:rPr>
        <w:t>以學詩</w:t>
      </w:r>
      <w:proofErr w:type="gramEnd"/>
      <w:r w:rsidR="006B2639" w:rsidRPr="00CB4B83">
        <w:rPr>
          <w:rFonts w:asciiTheme="majorEastAsia" w:eastAsiaTheme="majorEastAsia" w:hAnsiTheme="majorEastAsia" w:hint="eastAsia"/>
        </w:rPr>
        <w:t>，其言。」。何琳儀：簡文讀為「吾</w:t>
      </w:r>
      <w:proofErr w:type="gramStart"/>
      <w:r w:rsidR="006B2639" w:rsidRPr="00CB4B83">
        <w:rPr>
          <w:rFonts w:asciiTheme="majorEastAsia" w:eastAsiaTheme="majorEastAsia" w:hAnsiTheme="majorEastAsia" w:hint="eastAsia"/>
        </w:rPr>
        <w:t>聞夫舜其幼也</w:t>
      </w:r>
      <w:proofErr w:type="gramEnd"/>
      <w:r w:rsidR="006B2639" w:rsidRPr="00CB4B83">
        <w:rPr>
          <w:rFonts w:asciiTheme="majorEastAsia" w:eastAsiaTheme="majorEastAsia" w:hAnsiTheme="majorEastAsia" w:hint="eastAsia"/>
        </w:rPr>
        <w:t xml:space="preserve">，敏以學，持其言」。/ </w:t>
      </w:r>
      <w:r w:rsidRPr="00CB4B83">
        <w:rPr>
          <w:rFonts w:asciiTheme="majorEastAsia" w:eastAsiaTheme="majorEastAsia" w:hAnsiTheme="majorEastAsia" w:hint="eastAsia"/>
        </w:rPr>
        <w:t>劉樂賢：</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簡文讀為簡4</w:t>
      </w:r>
      <w:proofErr w:type="gramStart"/>
      <w:r w:rsidRPr="00CB4B83">
        <w:rPr>
          <w:rFonts w:asciiTheme="majorEastAsia" w:eastAsiaTheme="majorEastAsia" w:hAnsiTheme="majorEastAsia" w:hint="eastAsia"/>
        </w:rPr>
        <w:t>末字</w:t>
      </w:r>
      <w:proofErr w:type="gramEnd"/>
      <w:r w:rsidRPr="00CB4B83">
        <w:rPr>
          <w:rFonts w:asciiTheme="majorEastAsia" w:eastAsiaTheme="majorEastAsia" w:hAnsiTheme="majorEastAsia" w:hint="eastAsia"/>
        </w:rPr>
        <w:t>（字形不全）是「辛」之殘，讀「親」。簡文讀為「每以孝</w:t>
      </w:r>
      <w:proofErr w:type="gramStart"/>
      <w:r w:rsidRPr="00CB4B83">
        <w:rPr>
          <w:rFonts w:asciiTheme="majorEastAsia" w:eastAsiaTheme="majorEastAsia" w:hAnsiTheme="majorEastAsia" w:hint="eastAsia"/>
        </w:rPr>
        <w:t>侍</w:t>
      </w:r>
      <w:proofErr w:type="gramEnd"/>
      <w:r w:rsidRPr="00CB4B83">
        <w:rPr>
          <w:rFonts w:asciiTheme="majorEastAsia" w:eastAsiaTheme="majorEastAsia" w:hAnsiTheme="majorEastAsia" w:hint="eastAsia"/>
        </w:rPr>
        <w:t>其親」或「每</w:t>
      </w:r>
      <w:proofErr w:type="gramStart"/>
      <w:r w:rsidRPr="00CB4B83">
        <w:rPr>
          <w:rFonts w:asciiTheme="majorEastAsia" w:eastAsiaTheme="majorEastAsia" w:hAnsiTheme="majorEastAsia" w:hint="eastAsia"/>
        </w:rPr>
        <w:t>以孝事其</w:t>
      </w:r>
      <w:proofErr w:type="gramEnd"/>
      <w:r w:rsidRPr="00CB4B83">
        <w:rPr>
          <w:rFonts w:asciiTheme="majorEastAsia" w:eastAsiaTheme="majorEastAsia" w:hAnsiTheme="majorEastAsia" w:hint="eastAsia"/>
        </w:rPr>
        <w:t>親」。/ 廖名春：簡</w:t>
      </w:r>
      <w:proofErr w:type="gramStart"/>
      <w:r w:rsidRPr="00CB4B83">
        <w:rPr>
          <w:rFonts w:asciiTheme="majorEastAsia" w:eastAsiaTheme="majorEastAsia" w:hAnsiTheme="majorEastAsia" w:hint="eastAsia"/>
        </w:rPr>
        <w:t>4下缺約</w:t>
      </w:r>
      <w:proofErr w:type="gramEnd"/>
      <w:r w:rsidRPr="00CB4B83">
        <w:rPr>
          <w:rFonts w:asciiTheme="majorEastAsia" w:eastAsiaTheme="majorEastAsia" w:hAnsiTheme="majorEastAsia" w:hint="eastAsia"/>
        </w:rPr>
        <w:t>9字，簡5</w:t>
      </w:r>
      <w:proofErr w:type="gramStart"/>
      <w:r w:rsidRPr="00CB4B83">
        <w:rPr>
          <w:rFonts w:asciiTheme="majorEastAsia" w:eastAsiaTheme="majorEastAsia" w:hAnsiTheme="majorEastAsia" w:hint="eastAsia"/>
        </w:rPr>
        <w:t>上約缺</w:t>
      </w:r>
      <w:proofErr w:type="gramEnd"/>
      <w:r w:rsidRPr="00CB4B83">
        <w:rPr>
          <w:rFonts w:asciiTheme="majorEastAsia" w:eastAsiaTheme="majorEastAsia" w:hAnsiTheme="majorEastAsia" w:hint="eastAsia"/>
        </w:rPr>
        <w:t>17字，據</w:t>
      </w:r>
      <w:proofErr w:type="gramStart"/>
      <w:r w:rsidRPr="00CB4B83">
        <w:rPr>
          <w:rFonts w:asciiTheme="majorEastAsia" w:eastAsiaTheme="majorEastAsia" w:hAnsiTheme="majorEastAsia" w:hint="eastAsia"/>
        </w:rPr>
        <w:t>《史記》補為</w:t>
      </w:r>
      <w:proofErr w:type="gramEnd"/>
      <w:r w:rsidRPr="00CB4B83">
        <w:rPr>
          <w:rFonts w:asciiTheme="majorEastAsia" w:eastAsiaTheme="majorEastAsia" w:hAnsiTheme="majorEastAsia" w:hint="eastAsia"/>
        </w:rPr>
        <w:t>「其父頑、母</w:t>
      </w:r>
      <w:proofErr w:type="gramStart"/>
      <w:r w:rsidRPr="00CB4B83">
        <w:rPr>
          <w:rFonts w:asciiTheme="majorEastAsia" w:eastAsiaTheme="majorEastAsia" w:hAnsiTheme="majorEastAsia" w:hint="eastAsia"/>
        </w:rPr>
        <w:t>囂</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弟傲，</w:t>
      </w:r>
      <w:proofErr w:type="gramEnd"/>
      <w:r w:rsidRPr="00CB4B83">
        <w:rPr>
          <w:rFonts w:asciiTheme="majorEastAsia" w:eastAsiaTheme="majorEastAsia" w:hAnsiTheme="majorEastAsia" w:hint="eastAsia"/>
        </w:rPr>
        <w:t>皆</w:t>
      </w:r>
      <w:proofErr w:type="gramStart"/>
      <w:r w:rsidRPr="00CB4B83">
        <w:rPr>
          <w:rFonts w:asciiTheme="majorEastAsia" w:eastAsiaTheme="majorEastAsia" w:hAnsiTheme="majorEastAsia" w:hint="eastAsia"/>
        </w:rPr>
        <w:t>欲殺舜</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舜順適</w:t>
      </w:r>
      <w:proofErr w:type="gramEnd"/>
      <w:r w:rsidRPr="00CB4B83">
        <w:rPr>
          <w:rFonts w:asciiTheme="majorEastAsia" w:eastAsiaTheme="majorEastAsia" w:hAnsiTheme="majorEastAsia" w:hint="eastAsia"/>
        </w:rPr>
        <w:t>不</w:t>
      </w:r>
      <w:proofErr w:type="gramStart"/>
      <w:r w:rsidRPr="00CB4B83">
        <w:rPr>
          <w:rFonts w:asciiTheme="majorEastAsia" w:eastAsiaTheme="majorEastAsia" w:hAnsiTheme="majorEastAsia" w:hint="eastAsia"/>
        </w:rPr>
        <w:t>失子道</w:t>
      </w:r>
      <w:proofErr w:type="gramEnd"/>
      <w:r w:rsidRPr="00CB4B83">
        <w:rPr>
          <w:rFonts w:asciiTheme="majorEastAsia" w:eastAsiaTheme="majorEastAsia" w:hAnsiTheme="majorEastAsia" w:hint="eastAsia"/>
        </w:rPr>
        <w:t>，兄弟孝</w:t>
      </w:r>
      <w:proofErr w:type="gramStart"/>
      <w:r w:rsidRPr="00CB4B83">
        <w:rPr>
          <w:rFonts w:asciiTheme="majorEastAsia" w:eastAsiaTheme="majorEastAsia" w:hAnsiTheme="majorEastAsia" w:hint="eastAsia"/>
        </w:rPr>
        <w:t>慈</w:t>
      </w:r>
      <w:proofErr w:type="gramEnd"/>
      <w:r w:rsidRPr="00CB4B83">
        <w:rPr>
          <w:rFonts w:asciiTheme="majorEastAsia" w:eastAsiaTheme="majorEastAsia" w:hAnsiTheme="majorEastAsia" w:hint="eastAsia"/>
        </w:rPr>
        <w:t>。即求，或在側；欲殺」。/ 張桂光：簡文讀為「其</w:t>
      </w:r>
      <w:proofErr w:type="gramStart"/>
      <w:r w:rsidRPr="00CB4B83">
        <w:rPr>
          <w:rFonts w:asciiTheme="majorEastAsia" w:eastAsiaTheme="majorEastAsia" w:hAnsiTheme="majorEastAsia" w:hint="eastAsia"/>
        </w:rPr>
        <w:t>幼也敏</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以孝持其</w:t>
      </w:r>
      <w:proofErr w:type="gramEnd"/>
      <w:r w:rsidRPr="00CB4B83">
        <w:rPr>
          <w:rFonts w:asciiTheme="majorEastAsia" w:eastAsiaTheme="majorEastAsia" w:hAnsiTheme="majorEastAsia" w:hint="eastAsia"/>
        </w:rPr>
        <w:t>言」。</w:t>
      </w:r>
      <w:r w:rsidR="006B2639" w:rsidRPr="00CB4B83">
        <w:rPr>
          <w:rFonts w:asciiTheme="majorEastAsia" w:eastAsiaTheme="majorEastAsia" w:hAnsiTheme="majorEastAsia" w:hint="eastAsia"/>
        </w:rPr>
        <w:t>/ 張桂光：讀為「吾</w:t>
      </w:r>
      <w:proofErr w:type="gramStart"/>
      <w:r w:rsidR="006B2639" w:rsidRPr="00CB4B83">
        <w:rPr>
          <w:rFonts w:asciiTheme="majorEastAsia" w:eastAsiaTheme="majorEastAsia" w:hAnsiTheme="majorEastAsia" w:hint="eastAsia"/>
        </w:rPr>
        <w:t>聞夫舜</w:t>
      </w:r>
      <w:proofErr w:type="gramEnd"/>
      <w:r w:rsidR="006B2639" w:rsidRPr="00CB4B83">
        <w:rPr>
          <w:rFonts w:asciiTheme="majorEastAsia" w:eastAsiaTheme="majorEastAsia" w:hAnsiTheme="majorEastAsia" w:hint="eastAsia"/>
        </w:rPr>
        <w:t>，其</w:t>
      </w:r>
      <w:proofErr w:type="gramStart"/>
      <w:r w:rsidR="006B2639" w:rsidRPr="00CB4B83">
        <w:rPr>
          <w:rFonts w:asciiTheme="majorEastAsia" w:eastAsiaTheme="majorEastAsia" w:hAnsiTheme="majorEastAsia" w:hint="eastAsia"/>
        </w:rPr>
        <w:t>幼也敏</w:t>
      </w:r>
      <w:proofErr w:type="gramEnd"/>
      <w:r w:rsidR="006B2639" w:rsidRPr="00CB4B83">
        <w:rPr>
          <w:rFonts w:asciiTheme="majorEastAsia" w:eastAsiaTheme="majorEastAsia" w:hAnsiTheme="majorEastAsia" w:hint="eastAsia"/>
        </w:rPr>
        <w:t>，</w:t>
      </w:r>
      <w:proofErr w:type="gramStart"/>
      <w:r w:rsidR="006B2639" w:rsidRPr="00CB4B83">
        <w:rPr>
          <w:rFonts w:asciiTheme="majorEastAsia" w:eastAsiaTheme="majorEastAsia" w:hAnsiTheme="majorEastAsia" w:hint="eastAsia"/>
        </w:rPr>
        <w:t>以孝持其</w:t>
      </w:r>
      <w:proofErr w:type="gramEnd"/>
      <w:r w:rsidR="006B2639" w:rsidRPr="00CB4B83">
        <w:rPr>
          <w:rFonts w:asciiTheme="majorEastAsia" w:eastAsiaTheme="majorEastAsia" w:hAnsiTheme="majorEastAsia" w:hint="eastAsia"/>
        </w:rPr>
        <w:t>言。」/ 夏世華：讀為「其</w:t>
      </w:r>
      <w:proofErr w:type="gramStart"/>
      <w:r w:rsidR="006B2639" w:rsidRPr="00CB4B83">
        <w:rPr>
          <w:rFonts w:asciiTheme="majorEastAsia" w:eastAsiaTheme="majorEastAsia" w:hAnsiTheme="majorEastAsia" w:hint="eastAsia"/>
        </w:rPr>
        <w:t>幼也敏</w:t>
      </w:r>
      <w:proofErr w:type="gramEnd"/>
      <w:r w:rsidR="006B2639" w:rsidRPr="00CB4B83">
        <w:rPr>
          <w:rFonts w:asciiTheme="majorEastAsia" w:eastAsiaTheme="majorEastAsia" w:hAnsiTheme="majorEastAsia" w:hint="eastAsia"/>
        </w:rPr>
        <w:t>，以孝</w:t>
      </w:r>
      <w:proofErr w:type="gramStart"/>
      <w:r w:rsidR="006B2639" w:rsidRPr="00CB4B83">
        <w:rPr>
          <w:rFonts w:asciiTheme="majorEastAsia" w:eastAsiaTheme="majorEastAsia" w:hAnsiTheme="majorEastAsia" w:hint="eastAsia"/>
        </w:rPr>
        <w:t>侍</w:t>
      </w:r>
      <w:proofErr w:type="gramEnd"/>
      <w:r w:rsidR="006B2639" w:rsidRPr="00CB4B83">
        <w:rPr>
          <w:rFonts w:asciiTheme="majorEastAsia" w:eastAsiaTheme="majorEastAsia" w:hAnsiTheme="majorEastAsia" w:hint="eastAsia"/>
        </w:rPr>
        <w:t>親。」</w:t>
      </w:r>
    </w:p>
  </w:footnote>
  <w:footnote w:id="81">
    <w:p w14:paraId="1C40A4BF" w14:textId="1CDEE806" w:rsidR="00076C40" w:rsidRPr="00CB4B83" w:rsidRDefault="00076C40">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夏世華</w:t>
      </w:r>
      <w:r w:rsidR="009E5A30" w:rsidRPr="00CB4B83">
        <w:rPr>
          <w:rFonts w:asciiTheme="majorEastAsia" w:eastAsiaTheme="majorEastAsia" w:hAnsiTheme="majorEastAsia" w:hint="eastAsia"/>
        </w:rPr>
        <w:t>2008</w:t>
      </w:r>
      <w:r w:rsidRPr="00CB4B83">
        <w:rPr>
          <w:rFonts w:asciiTheme="majorEastAsia" w:eastAsiaTheme="majorEastAsia" w:hAnsiTheme="majorEastAsia" w:hint="eastAsia"/>
        </w:rPr>
        <w:t>：簡4末</w:t>
      </w:r>
      <w:proofErr w:type="gramStart"/>
      <w:r w:rsidRPr="00CB4B83">
        <w:rPr>
          <w:rFonts w:asciiTheme="majorEastAsia" w:eastAsiaTheme="majorEastAsia" w:hAnsiTheme="majorEastAsia" w:hint="eastAsia"/>
        </w:rPr>
        <w:t>闕文補為</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弗</w:t>
      </w:r>
      <w:proofErr w:type="gramEnd"/>
      <w:r w:rsidRPr="00CB4B83">
        <w:rPr>
          <w:rFonts w:asciiTheme="majorEastAsia" w:eastAsiaTheme="majorEastAsia" w:hAnsiTheme="majorEastAsia" w:hint="eastAsia"/>
        </w:rPr>
        <w:t>惑，寬裕溫良，知時」。</w:t>
      </w:r>
      <w:r w:rsidR="009E5A30" w:rsidRPr="00CB4B83">
        <w:rPr>
          <w:rFonts w:asciiTheme="majorEastAsia" w:eastAsiaTheme="majorEastAsia" w:hAnsiTheme="majorEastAsia" w:hint="eastAsia"/>
        </w:rPr>
        <w:t>/夏世華</w:t>
      </w:r>
      <w:r w:rsidR="009E5A30" w:rsidRPr="00CB4B83">
        <w:rPr>
          <w:rFonts w:asciiTheme="majorEastAsia" w:eastAsiaTheme="majorEastAsia" w:hAnsiTheme="majorEastAsia"/>
        </w:rPr>
        <w:t>2010</w:t>
      </w:r>
      <w:r w:rsidR="009E5A30" w:rsidRPr="00CB4B83">
        <w:rPr>
          <w:rFonts w:asciiTheme="majorEastAsia" w:eastAsiaTheme="majorEastAsia" w:hAnsiTheme="majorEastAsia" w:hint="eastAsia"/>
        </w:rPr>
        <w:t>：簡</w:t>
      </w:r>
      <w:r w:rsidR="009E5A30" w:rsidRPr="00CB4B83">
        <w:rPr>
          <w:rFonts w:asciiTheme="majorEastAsia" w:eastAsiaTheme="majorEastAsia" w:hAnsiTheme="majorEastAsia"/>
        </w:rPr>
        <w:t>4</w:t>
      </w:r>
      <w:proofErr w:type="gramStart"/>
      <w:r w:rsidR="009E5A30" w:rsidRPr="00CB4B83">
        <w:rPr>
          <w:rFonts w:asciiTheme="majorEastAsia" w:eastAsiaTheme="majorEastAsia" w:hAnsiTheme="majorEastAsia" w:hint="eastAsia"/>
        </w:rPr>
        <w:t>末據《大戴禮記·五帝德》</w:t>
      </w:r>
      <w:proofErr w:type="gramEnd"/>
      <w:r w:rsidR="009E5A30" w:rsidRPr="00CB4B83">
        <w:rPr>
          <w:rFonts w:asciiTheme="majorEastAsia" w:eastAsiaTheme="majorEastAsia" w:hAnsiTheme="majorEastAsia" w:hint="eastAsia"/>
        </w:rPr>
        <w:t>補「之</w:t>
      </w:r>
      <w:proofErr w:type="gramStart"/>
      <w:r w:rsidR="009E5A30" w:rsidRPr="00CB4B83">
        <w:rPr>
          <w:rFonts w:asciiTheme="majorEastAsia" w:eastAsiaTheme="majorEastAsia" w:hAnsiTheme="majorEastAsia" w:hint="eastAsia"/>
        </w:rPr>
        <w:t>弗</w:t>
      </w:r>
      <w:proofErr w:type="gramEnd"/>
      <w:r w:rsidR="009E5A30" w:rsidRPr="00CB4B83">
        <w:rPr>
          <w:rFonts w:asciiTheme="majorEastAsia" w:eastAsiaTheme="majorEastAsia" w:hAnsiTheme="majorEastAsia" w:hint="eastAsia"/>
        </w:rPr>
        <w:t>惑，寬裕溫良，敦敏」九字。</w:t>
      </w:r>
    </w:p>
  </w:footnote>
  <w:footnote w:id="82">
    <w:p w14:paraId="7C832AAB" w14:textId="46E0F666" w:rsidR="004126D9" w:rsidRPr="00CB4B83" w:rsidRDefault="004126D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bookmarkStart w:id="36" w:name="_Hlk190167000"/>
      <w:r w:rsidRPr="00CB4B83">
        <w:rPr>
          <w:rFonts w:asciiTheme="majorEastAsia" w:eastAsiaTheme="majorEastAsia" w:hAnsiTheme="majorEastAsia" w:hint="eastAsia"/>
        </w:rPr>
        <w:t>夏世華2008：簡5首補闕文「用中，</w:t>
      </w:r>
      <w:proofErr w:type="gramStart"/>
      <w:r w:rsidRPr="00CB4B83">
        <w:rPr>
          <w:rFonts w:asciiTheme="majorEastAsia" w:eastAsiaTheme="majorEastAsia" w:hAnsiTheme="majorEastAsia" w:hint="eastAsia"/>
        </w:rPr>
        <w:t>畏天愛</w:t>
      </w:r>
      <w:proofErr w:type="gramEnd"/>
      <w:r w:rsidRPr="00CB4B83">
        <w:rPr>
          <w:rFonts w:asciiTheme="majorEastAsia" w:eastAsiaTheme="majorEastAsia" w:hAnsiTheme="majorEastAsia" w:hint="eastAsia"/>
        </w:rPr>
        <w:t>民，擧賢而治」。/ 夏世華2010：簡5首據《大戴禮記·五帝德》補「知時，允執</w:t>
      </w:r>
      <w:proofErr w:type="gramStart"/>
      <w:r w:rsidRPr="00CB4B83">
        <w:rPr>
          <w:rFonts w:asciiTheme="majorEastAsia" w:eastAsiaTheme="majorEastAsia" w:hAnsiTheme="majorEastAsia" w:hint="eastAsia"/>
        </w:rPr>
        <w:t>厥</w:t>
      </w:r>
      <w:proofErr w:type="gramEnd"/>
      <w:r w:rsidRPr="00CB4B83">
        <w:rPr>
          <w:rFonts w:asciiTheme="majorEastAsia" w:eastAsiaTheme="majorEastAsia" w:hAnsiTheme="majorEastAsia" w:hint="eastAsia"/>
        </w:rPr>
        <w:t>中，</w:t>
      </w:r>
      <w:proofErr w:type="gramStart"/>
      <w:r w:rsidRPr="00CB4B83">
        <w:rPr>
          <w:rFonts w:asciiTheme="majorEastAsia" w:eastAsiaTheme="majorEastAsia" w:hAnsiTheme="majorEastAsia" w:hint="eastAsia"/>
        </w:rPr>
        <w:t>畏天愛</w:t>
      </w:r>
      <w:proofErr w:type="gramEnd"/>
      <w:r w:rsidRPr="00CB4B83">
        <w:rPr>
          <w:rFonts w:asciiTheme="majorEastAsia" w:eastAsiaTheme="majorEastAsia" w:hAnsiTheme="majorEastAsia" w:hint="eastAsia"/>
        </w:rPr>
        <w:t>民，</w:t>
      </w:r>
      <w:proofErr w:type="gramStart"/>
      <w:r w:rsidRPr="00CB4B83">
        <w:rPr>
          <w:rFonts w:asciiTheme="majorEastAsia" w:eastAsiaTheme="majorEastAsia" w:hAnsiTheme="majorEastAsia" w:hint="eastAsia"/>
        </w:rPr>
        <w:t>叡民通智，舉賢</w:t>
      </w:r>
      <w:proofErr w:type="gramEnd"/>
      <w:r w:rsidRPr="00CB4B83">
        <w:rPr>
          <w:rFonts w:asciiTheme="majorEastAsia" w:eastAsiaTheme="majorEastAsia" w:hAnsiTheme="majorEastAsia" w:hint="eastAsia"/>
        </w:rPr>
        <w:t>以治，而」十九字。</w:t>
      </w:r>
      <w:bookmarkEnd w:id="36"/>
    </w:p>
  </w:footnote>
  <w:footnote w:id="83">
    <w:p w14:paraId="163D5ABB" w14:textId="7FB49678" w:rsidR="00222CA6" w:rsidRPr="00CB4B83" w:rsidRDefault="00222CA6" w:rsidP="004126D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9E5A30" w:rsidRPr="00CB4B83">
        <w:rPr>
          <w:rFonts w:asciiTheme="majorEastAsia" w:eastAsiaTheme="majorEastAsia" w:hAnsiTheme="majorEastAsia" w:hint="eastAsia"/>
        </w:rPr>
        <w:t>整理者：「</w:t>
      </w:r>
      <w:r w:rsidR="009E5A30" w:rsidRPr="00CB4B83">
        <w:rPr>
          <w:rFonts w:asciiTheme="majorEastAsia" w:eastAsiaTheme="majorEastAsia" w:hAnsiTheme="majorEastAsia"/>
          <w:noProof/>
        </w:rPr>
        <w:drawing>
          <wp:inline distT="0" distB="0" distL="0" distR="0" wp14:anchorId="301875DD" wp14:editId="70410B76">
            <wp:extent cx="69850" cy="110290"/>
            <wp:effectExtent l="0" t="0" r="6350" b="4445"/>
            <wp:docPr id="1422378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9E5A30" w:rsidRPr="00CB4B83">
        <w:rPr>
          <w:rFonts w:asciiTheme="majorEastAsia" w:eastAsiaTheme="majorEastAsia" w:hAnsiTheme="majorEastAsia" w:hint="eastAsia"/>
        </w:rPr>
        <w:t>「</w:t>
      </w:r>
      <w:r w:rsidR="009E5A30" w:rsidRPr="00CB4B83">
        <w:rPr>
          <w:rFonts w:asciiTheme="majorEastAsia" w:eastAsiaTheme="majorEastAsia" w:hAnsiTheme="majorEastAsia"/>
          <w:noProof/>
        </w:rPr>
        <w:drawing>
          <wp:inline distT="0" distB="0" distL="0" distR="0" wp14:anchorId="4C3265AB" wp14:editId="59A054A1">
            <wp:extent cx="114300" cy="138113"/>
            <wp:effectExtent l="0" t="0" r="0" b="0"/>
            <wp:docPr id="4621497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9E5A30"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何琳儀</w:t>
      </w:r>
      <w:r w:rsidR="00D94F67" w:rsidRPr="00CB4B83">
        <w:rPr>
          <w:rFonts w:asciiTheme="majorEastAsia" w:eastAsiaTheme="majorEastAsia" w:hAnsiTheme="majorEastAsia" w:hint="eastAsia"/>
        </w:rPr>
        <w:t>、黃德寬</w:t>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r w:rsidR="009E5A30" w:rsidRPr="00CB4B83">
        <w:rPr>
          <w:rFonts w:asciiTheme="majorEastAsia" w:eastAsiaTheme="majorEastAsia" w:hAnsiTheme="majorEastAsia" w:hint="eastAsia"/>
        </w:rPr>
        <w:t>「睯</w:t>
      </w:r>
      <w:proofErr w:type="gramEnd"/>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，讀為文</w:t>
      </w:r>
      <w:r w:rsidR="009E5A30" w:rsidRPr="00CB4B83">
        <w:rPr>
          <w:rFonts w:asciiTheme="majorEastAsia" w:eastAsiaTheme="majorEastAsia" w:hAnsiTheme="majorEastAsia" w:hint="eastAsia"/>
        </w:rPr>
        <w:t xml:space="preserve">。/ </w:t>
      </w:r>
      <w:bookmarkStart w:id="37" w:name="_Hlk180448833"/>
      <w:r w:rsidR="009E5A30" w:rsidRPr="00CB4B83">
        <w:rPr>
          <w:rFonts w:asciiTheme="majorEastAsia" w:eastAsiaTheme="majorEastAsia" w:hAnsiTheme="majorEastAsia" w:hint="eastAsia"/>
        </w:rPr>
        <w:t>夏世華</w:t>
      </w:r>
      <w:r w:rsidRPr="00CB4B83">
        <w:rPr>
          <w:rFonts w:asciiTheme="majorEastAsia" w:eastAsiaTheme="majorEastAsia" w:hAnsiTheme="majorEastAsia" w:hint="eastAsia"/>
        </w:rPr>
        <w:t>：</w:t>
      </w:r>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文</w:t>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當指禮樂</w:t>
      </w:r>
      <w:proofErr w:type="gramEnd"/>
      <w:r w:rsidRPr="00CB4B83">
        <w:rPr>
          <w:rFonts w:asciiTheme="majorEastAsia" w:eastAsiaTheme="majorEastAsia" w:hAnsiTheme="majorEastAsia" w:hint="eastAsia"/>
        </w:rPr>
        <w:t>制度及其所蘊含之文德。</w:t>
      </w:r>
      <w:r w:rsidR="009E5A30" w:rsidRPr="00CB4B83">
        <w:rPr>
          <w:rFonts w:asciiTheme="majorEastAsia" w:eastAsiaTheme="majorEastAsia" w:hAnsiTheme="majorEastAsia" w:hint="eastAsia"/>
        </w:rPr>
        <w:t>「</w:t>
      </w:r>
      <w:r w:rsidRPr="00CB4B83">
        <w:rPr>
          <w:rFonts w:asciiTheme="majorEastAsia" w:eastAsiaTheme="majorEastAsia" w:hAnsiTheme="majorEastAsia" w:hint="eastAsia"/>
        </w:rPr>
        <w:t>遠</w:t>
      </w:r>
      <w:r w:rsidR="009E5A3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蓋指文德</w:t>
      </w:r>
      <w:proofErr w:type="gramEnd"/>
      <w:r w:rsidRPr="00CB4B83">
        <w:rPr>
          <w:rFonts w:asciiTheme="majorEastAsia" w:eastAsiaTheme="majorEastAsia" w:hAnsiTheme="majorEastAsia" w:hint="eastAsia"/>
        </w:rPr>
        <w:t>彰顯，禮樂文章，聲名洋溢乎中國，遍及四海。</w:t>
      </w:r>
      <w:r w:rsidR="002E75BF" w:rsidRPr="00CB4B83">
        <w:rPr>
          <w:rFonts w:asciiTheme="majorEastAsia" w:eastAsiaTheme="majorEastAsia" w:hAnsiTheme="majorEastAsia" w:hint="eastAsia"/>
        </w:rPr>
        <w:t>/ 裘錫圭：</w:t>
      </w:r>
      <w:proofErr w:type="gramStart"/>
      <w:r w:rsidR="002E75BF" w:rsidRPr="00CB4B83">
        <w:rPr>
          <w:rFonts w:asciiTheme="majorEastAsia" w:eastAsiaTheme="majorEastAsia" w:hAnsiTheme="majorEastAsia" w:hint="eastAsia"/>
        </w:rPr>
        <w:t>郭店簡</w:t>
      </w:r>
      <w:proofErr w:type="gramEnd"/>
      <w:r w:rsidR="002E75BF" w:rsidRPr="00CB4B83">
        <w:rPr>
          <w:rFonts w:asciiTheme="majorEastAsia" w:eastAsiaTheme="majorEastAsia" w:hAnsiTheme="majorEastAsia" w:hint="eastAsia"/>
        </w:rPr>
        <w:t>《性自命出》「</w:t>
      </w:r>
      <w:r w:rsidR="002E75BF" w:rsidRPr="00CB4B83">
        <w:rPr>
          <w:rFonts w:asciiTheme="majorEastAsia" w:eastAsiaTheme="majorEastAsia" w:hAnsiTheme="majorEastAsia"/>
          <w:noProof/>
        </w:rPr>
        <w:drawing>
          <wp:inline distT="0" distB="0" distL="0" distR="0" wp14:anchorId="5A4A6546" wp14:editId="731C1873">
            <wp:extent cx="114300" cy="138113"/>
            <wp:effectExtent l="0" t="0" r="0" b="0"/>
            <wp:docPr id="7555856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」字從「且」聲，與「度」「序」古音皆相近。/ 李天虹：</w:t>
      </w:r>
      <w:proofErr w:type="gramStart"/>
      <w:r w:rsidR="002E75BF" w:rsidRPr="00CB4B83">
        <w:rPr>
          <w:rFonts w:asciiTheme="majorEastAsia" w:eastAsiaTheme="majorEastAsia" w:hAnsiTheme="majorEastAsia" w:hint="eastAsia"/>
        </w:rPr>
        <w:t>楚簡</w:t>
      </w:r>
      <w:proofErr w:type="gramEnd"/>
      <w:r w:rsidR="002E75BF" w:rsidRPr="00CB4B83">
        <w:rPr>
          <w:rFonts w:asciiTheme="majorEastAsia" w:eastAsiaTheme="majorEastAsia" w:hAnsiTheme="majorEastAsia" w:hint="eastAsia"/>
        </w:rPr>
        <w:t>「</w:t>
      </w:r>
      <w:r w:rsidR="002E75BF" w:rsidRPr="00CB4B83">
        <w:rPr>
          <w:rFonts w:asciiTheme="majorEastAsia" w:eastAsiaTheme="majorEastAsia" w:hAnsiTheme="majorEastAsia"/>
          <w:noProof/>
        </w:rPr>
        <w:drawing>
          <wp:inline distT="0" distB="0" distL="0" distR="0" wp14:anchorId="6D3F7A57" wp14:editId="374551EB">
            <wp:extent cx="69850" cy="110290"/>
            <wp:effectExtent l="0" t="0" r="6350" b="4445"/>
            <wp:docPr id="907144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2E75BF" w:rsidRPr="00CB4B83">
        <w:rPr>
          <w:rFonts w:asciiTheme="majorEastAsia" w:eastAsiaTheme="majorEastAsia" w:hAnsiTheme="majorEastAsia" w:hint="eastAsia"/>
        </w:rPr>
        <w:t>」其「又」之外的部分多數右邊帶有兩筆畫，上從「鹿」頭，中間從「馬」，可能為「</w:t>
      </w:r>
      <w:proofErr w:type="gramStart"/>
      <w:r w:rsidR="002E75BF" w:rsidRPr="00CB4B83">
        <w:rPr>
          <w:rFonts w:asciiTheme="majorEastAsia" w:eastAsiaTheme="majorEastAsia" w:hAnsiTheme="majorEastAsia" w:hint="eastAsia"/>
        </w:rPr>
        <w:t>麟</w:t>
      </w:r>
      <w:proofErr w:type="gramEnd"/>
      <w:r w:rsidR="002E75BF" w:rsidRPr="00CB4B83">
        <w:rPr>
          <w:rFonts w:asciiTheme="majorEastAsia" w:eastAsiaTheme="majorEastAsia" w:hAnsiTheme="majorEastAsia" w:hint="eastAsia"/>
        </w:rPr>
        <w:t>」的象形字，可能為從「又」從「</w:t>
      </w:r>
      <w:proofErr w:type="gramStart"/>
      <w:r w:rsidR="002E75BF" w:rsidRPr="00CB4B83">
        <w:rPr>
          <w:rFonts w:asciiTheme="majorEastAsia" w:eastAsiaTheme="majorEastAsia" w:hAnsiTheme="majorEastAsia" w:hint="eastAsia"/>
        </w:rPr>
        <w:t>麟</w:t>
      </w:r>
      <w:proofErr w:type="gramEnd"/>
      <w:r w:rsidR="002E75BF" w:rsidRPr="00CB4B83">
        <w:rPr>
          <w:rFonts w:asciiTheme="majorEastAsia" w:eastAsiaTheme="majorEastAsia" w:hAnsiTheme="majorEastAsia" w:hint="eastAsia"/>
        </w:rPr>
        <w:t>」（來母真部）的象形字得聲，可讀「文」（明母文部）。/ 李家浩：「</w:t>
      </w:r>
      <w:r w:rsidR="002E75BF" w:rsidRPr="00CB4B83">
        <w:rPr>
          <w:rFonts w:asciiTheme="majorEastAsia" w:eastAsiaTheme="majorEastAsia" w:hAnsiTheme="majorEastAsia"/>
          <w:noProof/>
        </w:rPr>
        <w:drawing>
          <wp:inline distT="0" distB="0" distL="0" distR="0" wp14:anchorId="109215A7" wp14:editId="4F5555E6">
            <wp:extent cx="114300" cy="138113"/>
            <wp:effectExtent l="0" t="0" r="0" b="0"/>
            <wp:docPr id="15521965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」見《古文四聲韻》、《汗簡》</w:t>
      </w:r>
      <w:proofErr w:type="gramStart"/>
      <w:r w:rsidR="002E75BF" w:rsidRPr="00CB4B83">
        <w:rPr>
          <w:rFonts w:asciiTheme="majorEastAsia" w:eastAsiaTheme="majorEastAsia" w:hAnsiTheme="majorEastAsia" w:hint="eastAsia"/>
        </w:rPr>
        <w:t>引石經</w:t>
      </w:r>
      <w:proofErr w:type="gramEnd"/>
      <w:r w:rsidR="002E75BF" w:rsidRPr="00CB4B83">
        <w:rPr>
          <w:rFonts w:asciiTheme="majorEastAsia" w:eastAsiaTheme="majorEastAsia" w:hAnsiTheme="majorEastAsia" w:hint="eastAsia"/>
        </w:rPr>
        <w:t>，為古文「</w:t>
      </w:r>
      <w:proofErr w:type="gramStart"/>
      <w:r w:rsidR="002E75BF" w:rsidRPr="00CB4B83">
        <w:rPr>
          <w:rFonts w:asciiTheme="majorEastAsia" w:eastAsiaTheme="majorEastAsia" w:hAnsiTheme="majorEastAsia" w:hint="eastAsia"/>
        </w:rPr>
        <w:t>閔</w:t>
      </w:r>
      <w:proofErr w:type="gramEnd"/>
      <w:r w:rsidR="002E75BF" w:rsidRPr="00CB4B83">
        <w:rPr>
          <w:rFonts w:asciiTheme="majorEastAsia" w:eastAsiaTheme="majorEastAsia" w:hAnsiTheme="majorEastAsia" w:hint="eastAsia"/>
        </w:rPr>
        <w:t xml:space="preserve">」，可讀「文」。/ </w:t>
      </w:r>
      <w:proofErr w:type="gramStart"/>
      <w:r w:rsidR="002E75BF" w:rsidRPr="00CB4B83">
        <w:rPr>
          <w:rFonts w:asciiTheme="majorEastAsia" w:eastAsiaTheme="majorEastAsia" w:hAnsiTheme="majorEastAsia" w:hint="eastAsia"/>
        </w:rPr>
        <w:t>李零</w:t>
      </w:r>
      <w:proofErr w:type="gramEnd"/>
      <w:r w:rsidR="002E75BF" w:rsidRPr="00CB4B83">
        <w:rPr>
          <w:rFonts w:asciiTheme="majorEastAsia" w:eastAsiaTheme="majorEastAsia" w:hAnsiTheme="majorEastAsia" w:hint="eastAsia"/>
        </w:rPr>
        <w:t>：</w:t>
      </w:r>
      <w:proofErr w:type="gramStart"/>
      <w:r w:rsidR="002E75BF" w:rsidRPr="00CB4B83">
        <w:rPr>
          <w:rFonts w:asciiTheme="majorEastAsia" w:eastAsiaTheme="majorEastAsia" w:hAnsiTheme="majorEastAsia" w:hint="eastAsia"/>
        </w:rPr>
        <w:t>楚簡</w:t>
      </w:r>
      <w:proofErr w:type="gramEnd"/>
      <w:r w:rsidR="002E75BF" w:rsidRPr="00CB4B83">
        <w:rPr>
          <w:rFonts w:asciiTheme="majorEastAsia" w:eastAsiaTheme="majorEastAsia" w:hAnsiTheme="majorEastAsia" w:hint="eastAsia"/>
        </w:rPr>
        <w:t>「</w:t>
      </w:r>
      <w:r w:rsidR="002E75BF" w:rsidRPr="00CB4B83">
        <w:rPr>
          <w:rFonts w:asciiTheme="majorEastAsia" w:eastAsiaTheme="majorEastAsia" w:hAnsiTheme="majorEastAsia"/>
          <w:noProof/>
        </w:rPr>
        <w:drawing>
          <wp:inline distT="0" distB="0" distL="0" distR="0" wp14:anchorId="4A9BF367" wp14:editId="5BD58983">
            <wp:extent cx="114300" cy="138113"/>
            <wp:effectExtent l="0" t="0" r="0" b="0"/>
            <wp:docPr id="482630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」為「敏」字古文。/王暉：「</w:t>
      </w:r>
      <w:r w:rsidR="002E75BF" w:rsidRPr="00CB4B83">
        <w:rPr>
          <w:rFonts w:asciiTheme="majorEastAsia" w:eastAsiaTheme="majorEastAsia" w:hAnsiTheme="majorEastAsia"/>
          <w:noProof/>
        </w:rPr>
        <w:drawing>
          <wp:inline distT="0" distB="0" distL="0" distR="0" wp14:anchorId="614E02BB" wp14:editId="08CBBB0B">
            <wp:extent cx="114300" cy="138113"/>
            <wp:effectExtent l="0" t="0" r="0" b="0"/>
            <wp:docPr id="10004960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w:t>
      </w:r>
      <w:proofErr w:type="gramStart"/>
      <w:r w:rsidR="002E75BF" w:rsidRPr="00CB4B83">
        <w:rPr>
          <w:rFonts w:asciiTheme="majorEastAsia" w:eastAsiaTheme="majorEastAsia" w:hAnsiTheme="majorEastAsia" w:hint="eastAsia"/>
        </w:rPr>
        <w:t>隸作</w:t>
      </w:r>
      <w:proofErr w:type="gramEnd"/>
      <w:r w:rsidR="002E75BF" w:rsidRPr="00CB4B83">
        <w:rPr>
          <w:rFonts w:asciiTheme="majorEastAsia" w:eastAsiaTheme="majorEastAsia" w:hAnsiTheme="majorEastAsia" w:hint="eastAsia"/>
        </w:rPr>
        <w:t>「</w:t>
      </w:r>
      <w:r w:rsidR="002E75BF" w:rsidRPr="00CB4B83">
        <w:rPr>
          <w:rFonts w:asciiTheme="majorEastAsia" w:eastAsiaTheme="majorEastAsia" w:hAnsiTheme="majorEastAsia"/>
          <w:noProof/>
        </w:rPr>
        <w:drawing>
          <wp:inline distT="0" distB="0" distL="0" distR="0" wp14:anchorId="03A48619" wp14:editId="585C1B18">
            <wp:extent cx="133350" cy="150019"/>
            <wp:effectExtent l="0" t="0" r="0" b="2540"/>
            <wp:docPr id="3478896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9634" name=""/>
                    <pic:cNvPicPr/>
                  </pic:nvPicPr>
                  <pic:blipFill>
                    <a:blip r:embed="rId44"/>
                    <a:stretch>
                      <a:fillRect/>
                    </a:stretch>
                  </pic:blipFill>
                  <pic:spPr>
                    <a:xfrm>
                      <a:off x="0" y="0"/>
                      <a:ext cx="135134" cy="152026"/>
                    </a:xfrm>
                    <a:prstGeom prst="rect">
                      <a:avLst/>
                    </a:prstGeom>
                  </pic:spPr>
                </pic:pic>
              </a:graphicData>
            </a:graphic>
          </wp:inline>
        </w:drawing>
      </w:r>
      <w:r w:rsidR="002E75BF" w:rsidRPr="00CB4B83">
        <w:rPr>
          <w:rFonts w:asciiTheme="majorEastAsia" w:eastAsiaTheme="majorEastAsia" w:hAnsiTheme="majorEastAsia" w:hint="eastAsia"/>
        </w:rPr>
        <w:t>」讀「阻」，指道路艱險難行而且路途遙遠。「以」，因為。「以</w:t>
      </w:r>
      <w:r w:rsidR="002E75BF" w:rsidRPr="00CB4B83">
        <w:rPr>
          <w:rFonts w:asciiTheme="majorEastAsia" w:eastAsiaTheme="majorEastAsia" w:hAnsiTheme="majorEastAsia"/>
          <w:noProof/>
        </w:rPr>
        <w:drawing>
          <wp:inline distT="0" distB="0" distL="0" distR="0" wp14:anchorId="1308CC2F" wp14:editId="538DEC9B">
            <wp:extent cx="133350" cy="150019"/>
            <wp:effectExtent l="0" t="0" r="0" b="2540"/>
            <wp:docPr id="20995561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9634" name=""/>
                    <pic:cNvPicPr/>
                  </pic:nvPicPr>
                  <pic:blipFill>
                    <a:blip r:embed="rId44"/>
                    <a:stretch>
                      <a:fillRect/>
                    </a:stretch>
                  </pic:blipFill>
                  <pic:spPr>
                    <a:xfrm>
                      <a:off x="0" y="0"/>
                      <a:ext cx="135134" cy="152026"/>
                    </a:xfrm>
                    <a:prstGeom prst="rect">
                      <a:avLst/>
                    </a:prstGeom>
                  </pic:spPr>
                </pic:pic>
              </a:graphicData>
            </a:graphic>
          </wp:inline>
        </w:drawing>
      </w:r>
      <w:r w:rsidR="002E75BF" w:rsidRPr="00CB4B83">
        <w:rPr>
          <w:rFonts w:asciiTheme="majorEastAsia" w:eastAsiaTheme="majorEastAsia" w:hAnsiTheme="majorEastAsia" w:hint="eastAsia"/>
        </w:rPr>
        <w:t>而遠」大概意思是</w:t>
      </w:r>
      <w:proofErr w:type="gramStart"/>
      <w:r w:rsidR="002E75BF" w:rsidRPr="00CB4B83">
        <w:rPr>
          <w:rFonts w:asciiTheme="majorEastAsia" w:eastAsiaTheme="majorEastAsia" w:hAnsiTheme="majorEastAsia" w:hint="eastAsia"/>
        </w:rPr>
        <w:t>說舜所</w:t>
      </w:r>
      <w:proofErr w:type="gramEnd"/>
      <w:r w:rsidR="002E75BF" w:rsidRPr="00CB4B83">
        <w:rPr>
          <w:rFonts w:asciiTheme="majorEastAsia" w:eastAsiaTheme="majorEastAsia" w:hAnsiTheme="majorEastAsia" w:hint="eastAsia"/>
        </w:rPr>
        <w:t>居之</w:t>
      </w:r>
      <w:proofErr w:type="gramStart"/>
      <w:r w:rsidR="002E75BF" w:rsidRPr="00CB4B83">
        <w:rPr>
          <w:rFonts w:asciiTheme="majorEastAsia" w:eastAsiaTheme="majorEastAsia" w:hAnsiTheme="majorEastAsia" w:hint="eastAsia"/>
        </w:rPr>
        <w:t>地到堯所</w:t>
      </w:r>
      <w:proofErr w:type="gramEnd"/>
      <w:r w:rsidR="002E75BF" w:rsidRPr="00CB4B83">
        <w:rPr>
          <w:rFonts w:asciiTheme="majorEastAsia" w:eastAsiaTheme="majorEastAsia" w:hAnsiTheme="majorEastAsia" w:hint="eastAsia"/>
        </w:rPr>
        <w:t>居的晉中南之地，道路險阻而遙遠。/ 泉福林：「</w:t>
      </w:r>
      <w:r w:rsidR="002E75BF" w:rsidRPr="00CB4B83">
        <w:rPr>
          <w:rFonts w:asciiTheme="majorEastAsia" w:eastAsiaTheme="majorEastAsia" w:hAnsiTheme="majorEastAsia"/>
          <w:noProof/>
        </w:rPr>
        <w:drawing>
          <wp:inline distT="0" distB="0" distL="0" distR="0" wp14:anchorId="31B965E4" wp14:editId="3086AAF4">
            <wp:extent cx="114300" cy="138113"/>
            <wp:effectExtent l="0" t="0" r="0" b="0"/>
            <wp:docPr id="652415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」釋</w:t>
      </w:r>
      <w:del w:id="38" w:author="MAK, Chi Ki Caily [CHL]" w:date="2025-02-11T11:50:00Z" w16du:dateUtc="2025-02-11T03:50:00Z">
        <w:r w:rsidR="002E75BF" w:rsidRPr="00CB4B83" w:rsidDel="0088249B">
          <w:rPr>
            <w:rFonts w:asciiTheme="majorEastAsia" w:eastAsiaTheme="majorEastAsia" w:hAnsiTheme="majorEastAsia" w:hint="eastAsia"/>
          </w:rPr>
          <w:delText>“</w:delText>
        </w:r>
      </w:del>
      <w:ins w:id="39" w:author="MAK, Chi Ki Caily [CHL]" w:date="2025-02-11T11:50:00Z" w16du:dateUtc="2025-02-11T03:50:00Z">
        <w:r w:rsidR="0088249B" w:rsidRPr="00CB4B83">
          <w:rPr>
            <w:rFonts w:asciiTheme="majorEastAsia" w:eastAsiaTheme="majorEastAsia" w:hAnsiTheme="majorEastAsia" w:hint="eastAsia"/>
          </w:rPr>
          <w:t>「</w:t>
        </w:r>
      </w:ins>
      <w:r w:rsidR="002E75BF" w:rsidRPr="00CB4B83">
        <w:rPr>
          <w:rFonts w:asciiTheme="majorEastAsia" w:eastAsiaTheme="majorEastAsia" w:hAnsiTheme="majorEastAsia" w:hint="eastAsia"/>
        </w:rPr>
        <w:t>薦</w:t>
      </w:r>
      <w:del w:id="40" w:author="MAK, Chi Ki Caily [CHL]" w:date="2025-02-11T11:50:00Z" w16du:dateUtc="2025-02-11T03:50:00Z">
        <w:r w:rsidR="002E75BF" w:rsidRPr="00CB4B83" w:rsidDel="0088249B">
          <w:rPr>
            <w:rFonts w:asciiTheme="majorEastAsia" w:eastAsiaTheme="majorEastAsia" w:hAnsiTheme="majorEastAsia" w:hint="eastAsia"/>
          </w:rPr>
          <w:delText>”</w:delText>
        </w:r>
      </w:del>
      <w:ins w:id="41" w:author="MAK, Chi Ki Caily [CHL]" w:date="2025-02-11T11:50:00Z" w16du:dateUtc="2025-02-11T03:50:00Z">
        <w:r w:rsidR="0088249B">
          <w:rPr>
            <w:rFonts w:ascii="DengXian" w:eastAsia="DengXian" w:hAnsi="DengXian" w:hint="eastAsia"/>
          </w:rPr>
          <w:t>」</w:t>
        </w:r>
      </w:ins>
      <w:r w:rsidR="002E75BF" w:rsidRPr="00CB4B83">
        <w:rPr>
          <w:rFonts w:asciiTheme="majorEastAsia" w:eastAsiaTheme="majorEastAsia" w:hAnsiTheme="majorEastAsia" w:hint="eastAsia"/>
        </w:rPr>
        <w:t>，舉薦。/ 范麗梅：《汗簡》《古文四聲韻》「</w:t>
      </w:r>
      <w:proofErr w:type="gramStart"/>
      <w:r w:rsidR="002E75BF" w:rsidRPr="00CB4B83">
        <w:rPr>
          <w:rFonts w:asciiTheme="majorEastAsia" w:eastAsiaTheme="majorEastAsia" w:hAnsiTheme="majorEastAsia" w:hint="eastAsia"/>
        </w:rPr>
        <w:t>閔</w:t>
      </w:r>
      <w:proofErr w:type="gramEnd"/>
      <w:r w:rsidR="002E75BF" w:rsidRPr="00CB4B83">
        <w:rPr>
          <w:rFonts w:asciiTheme="majorEastAsia" w:eastAsiaTheme="majorEastAsia" w:hAnsiTheme="majorEastAsia" w:hint="eastAsia"/>
        </w:rPr>
        <w:t>」與楚簡「</w:t>
      </w:r>
      <w:r w:rsidR="002E75BF" w:rsidRPr="00CB4B83">
        <w:rPr>
          <w:rFonts w:asciiTheme="majorEastAsia" w:eastAsiaTheme="majorEastAsia" w:hAnsiTheme="majorEastAsia"/>
          <w:noProof/>
        </w:rPr>
        <w:drawing>
          <wp:inline distT="0" distB="0" distL="0" distR="0" wp14:anchorId="78748D97" wp14:editId="2A68C71A">
            <wp:extent cx="114300" cy="138113"/>
            <wp:effectExtent l="0" t="0" r="0" b="0"/>
            <wp:docPr id="2541775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」形同，「</w:t>
      </w:r>
      <w:r w:rsidR="002E75BF" w:rsidRPr="00CB4B83">
        <w:rPr>
          <w:rFonts w:asciiTheme="majorEastAsia" w:eastAsiaTheme="majorEastAsia" w:hAnsiTheme="majorEastAsia"/>
          <w:noProof/>
        </w:rPr>
        <w:drawing>
          <wp:inline distT="0" distB="0" distL="0" distR="0" wp14:anchorId="2C522272" wp14:editId="66004C66">
            <wp:extent cx="114300" cy="138113"/>
            <wp:effectExtent l="0" t="0" r="0" b="0"/>
            <wp:docPr id="329204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2E75BF" w:rsidRPr="00CB4B83">
        <w:rPr>
          <w:rFonts w:asciiTheme="majorEastAsia" w:eastAsiaTheme="majorEastAsia" w:hAnsiTheme="majorEastAsia" w:hint="eastAsia"/>
        </w:rPr>
        <w:t>」鹿頭部分之外的偏旁為「目」「又」</w:t>
      </w:r>
      <w:proofErr w:type="gramStart"/>
      <w:r w:rsidR="002E75BF" w:rsidRPr="00CB4B83">
        <w:rPr>
          <w:rFonts w:asciiTheme="majorEastAsia" w:eastAsiaTheme="majorEastAsia" w:hAnsiTheme="majorEastAsia" w:hint="eastAsia"/>
        </w:rPr>
        <w:t>（</w:t>
      </w:r>
      <w:proofErr w:type="gramEnd"/>
      <w:r w:rsidR="002E75BF" w:rsidRPr="00CB4B83">
        <w:rPr>
          <w:rFonts w:asciiTheme="majorEastAsia" w:eastAsiaTheme="majorEastAsia" w:hAnsiTheme="majorEastAsia" w:hint="eastAsia"/>
        </w:rPr>
        <w:t>偶或從「</w:t>
      </w:r>
      <w:r w:rsidR="004126D9" w:rsidRPr="00CB4B83">
        <w:rPr>
          <w:rFonts w:asciiTheme="majorEastAsia" w:eastAsiaTheme="majorEastAsia" w:hAnsiTheme="majorEastAsia" w:hint="eastAsia"/>
        </w:rPr>
        <w:t>彡」</w:t>
      </w:r>
      <w:r w:rsidR="002E75BF" w:rsidRPr="00CB4B83">
        <w:rPr>
          <w:rFonts w:asciiTheme="majorEastAsia" w:eastAsiaTheme="majorEastAsia" w:hAnsiTheme="majorEastAsia" w:hint="eastAsia"/>
        </w:rPr>
        <w:t>），為</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字部件拆寫而來。</w:t>
      </w:r>
      <w:r w:rsidR="004126D9" w:rsidRPr="00CB4B83">
        <w:rPr>
          <w:rFonts w:asciiTheme="majorEastAsia" w:eastAsiaTheme="majorEastAsia" w:hAnsiTheme="majorEastAsia" w:hint="eastAsia"/>
        </w:rPr>
        <w:t>「</w:t>
      </w:r>
      <w:r w:rsidR="004126D9" w:rsidRPr="00CB4B83">
        <w:rPr>
          <w:rFonts w:asciiTheme="majorEastAsia" w:eastAsiaTheme="majorEastAsia" w:hAnsiTheme="majorEastAsia"/>
          <w:noProof/>
        </w:rPr>
        <w:drawing>
          <wp:inline distT="0" distB="0" distL="0" distR="0" wp14:anchorId="17C97E31" wp14:editId="27FAEB94">
            <wp:extent cx="114300" cy="138113"/>
            <wp:effectExtent l="0" t="0" r="0" b="0"/>
            <wp:docPr id="15060957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又有從</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且</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的字形，是由</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目</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形改</w:t>
      </w:r>
      <w:proofErr w:type="gramStart"/>
      <w:r w:rsidR="002E75BF" w:rsidRPr="00CB4B83">
        <w:rPr>
          <w:rFonts w:asciiTheme="majorEastAsia" w:eastAsiaTheme="majorEastAsia" w:hAnsiTheme="majorEastAsia" w:hint="eastAsia"/>
        </w:rPr>
        <w:t>為聲符</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且</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以助標音之用。獨立的</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字戰國</w:t>
      </w:r>
      <w:proofErr w:type="gramStart"/>
      <w:r w:rsidR="002E75BF" w:rsidRPr="00CB4B83">
        <w:rPr>
          <w:rFonts w:asciiTheme="majorEastAsia" w:eastAsiaTheme="majorEastAsia" w:hAnsiTheme="majorEastAsia" w:hint="eastAsia"/>
        </w:rPr>
        <w:t>時與鹿頭</w:t>
      </w:r>
      <w:proofErr w:type="gramEnd"/>
      <w:r w:rsidR="002E75BF" w:rsidRPr="00CB4B83">
        <w:rPr>
          <w:rFonts w:asciiTheme="majorEastAsia" w:eastAsiaTheme="majorEastAsia" w:hAnsiTheme="majorEastAsia" w:hint="eastAsia"/>
        </w:rPr>
        <w:t>又</w:t>
      </w:r>
      <w:proofErr w:type="gramStart"/>
      <w:r w:rsidR="002E75BF" w:rsidRPr="00CB4B83">
        <w:rPr>
          <w:rFonts w:asciiTheme="majorEastAsia" w:eastAsiaTheme="majorEastAsia" w:hAnsiTheme="majorEastAsia" w:hint="eastAsia"/>
        </w:rPr>
        <w:t>有形同而混</w:t>
      </w:r>
      <w:proofErr w:type="gramEnd"/>
      <w:r w:rsidR="002E75BF" w:rsidRPr="00CB4B83">
        <w:rPr>
          <w:rFonts w:asciiTheme="majorEastAsia" w:eastAsiaTheme="majorEastAsia" w:hAnsiTheme="majorEastAsia" w:hint="eastAsia"/>
        </w:rPr>
        <w:t>用的情</w:t>
      </w:r>
      <w:r w:rsidR="004126D9" w:rsidRPr="00CB4B83">
        <w:rPr>
          <w:rFonts w:asciiTheme="majorEastAsia" w:eastAsiaTheme="majorEastAsia" w:hAnsiTheme="majorEastAsia" w:hint="eastAsia"/>
        </w:rPr>
        <w:t>況</w:t>
      </w:r>
      <w:r w:rsidR="002E75BF" w:rsidRPr="00CB4B83">
        <w:rPr>
          <w:rFonts w:asciiTheme="majorEastAsia" w:eastAsiaTheme="majorEastAsia" w:hAnsiTheme="majorEastAsia" w:hint="eastAsia"/>
        </w:rPr>
        <w:t>，是以出現上</w:t>
      </w:r>
      <w:proofErr w:type="gramStart"/>
      <w:r w:rsidR="002E75BF" w:rsidRPr="00CB4B83">
        <w:rPr>
          <w:rFonts w:asciiTheme="majorEastAsia" w:eastAsiaTheme="majorEastAsia" w:hAnsiTheme="majorEastAsia" w:hint="eastAsia"/>
        </w:rPr>
        <w:t>從鹿</w:t>
      </w:r>
      <w:r w:rsidR="004126D9" w:rsidRPr="00CB4B83">
        <w:rPr>
          <w:rFonts w:asciiTheme="majorEastAsia" w:eastAsiaTheme="majorEastAsia" w:hAnsiTheme="majorEastAsia" w:hint="eastAsia"/>
        </w:rPr>
        <w:t>「</w:t>
      </w:r>
      <w:proofErr w:type="gramEnd"/>
      <w:r w:rsidR="002E75BF" w:rsidRPr="00CB4B83">
        <w:rPr>
          <w:rFonts w:asciiTheme="majorEastAsia" w:eastAsiaTheme="majorEastAsia" w:hAnsiTheme="majorEastAsia" w:hint="eastAsia"/>
        </w:rPr>
        <w:t>頭</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、下從</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又</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，皆能以</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為</w:t>
      </w:r>
      <w:r w:rsidR="004126D9" w:rsidRPr="00CB4B83">
        <w:rPr>
          <w:rFonts w:asciiTheme="majorEastAsia" w:eastAsiaTheme="majorEastAsia" w:hAnsiTheme="majorEastAsia" w:hint="eastAsia"/>
        </w:rPr>
        <w:t>聲</w:t>
      </w:r>
      <w:r w:rsidR="002E75BF" w:rsidRPr="00CB4B83">
        <w:rPr>
          <w:rFonts w:asciiTheme="majorEastAsia" w:eastAsiaTheme="majorEastAsia" w:hAnsiTheme="majorEastAsia" w:hint="eastAsia"/>
        </w:rPr>
        <w:t>的字。</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鹿</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字形在發展過程中</w:t>
      </w:r>
      <w:proofErr w:type="gramStart"/>
      <w:r w:rsidR="002E75BF" w:rsidRPr="00CB4B83">
        <w:rPr>
          <w:rFonts w:asciiTheme="majorEastAsia" w:eastAsiaTheme="majorEastAsia" w:hAnsiTheme="majorEastAsia" w:hint="eastAsia"/>
        </w:rPr>
        <w:t>漸同而</w:t>
      </w:r>
      <w:proofErr w:type="gramEnd"/>
      <w:r w:rsidR="002E75BF" w:rsidRPr="00CB4B83">
        <w:rPr>
          <w:rFonts w:asciiTheme="majorEastAsia" w:eastAsiaTheme="majorEastAsia" w:hAnsiTheme="majorEastAsia" w:hint="eastAsia"/>
        </w:rPr>
        <w:t>混用，</w:t>
      </w:r>
      <w:r w:rsidR="004126D9" w:rsidRPr="00CB4B83">
        <w:rPr>
          <w:rFonts w:asciiTheme="majorEastAsia" w:eastAsiaTheme="majorEastAsia" w:hAnsiTheme="majorEastAsia" w:hint="eastAsia"/>
        </w:rPr>
        <w:t>楚</w:t>
      </w:r>
      <w:r w:rsidR="002E75BF" w:rsidRPr="00CB4B83">
        <w:rPr>
          <w:rFonts w:asciiTheme="majorEastAsia" w:eastAsiaTheme="majorEastAsia" w:hAnsiTheme="majorEastAsia" w:hint="eastAsia"/>
        </w:rPr>
        <w:t>簡</w:t>
      </w:r>
      <w:r w:rsidR="004126D9" w:rsidRPr="00CB4B83">
        <w:rPr>
          <w:rFonts w:asciiTheme="majorEastAsia" w:eastAsiaTheme="majorEastAsia" w:hAnsiTheme="majorEastAsia" w:hint="eastAsia"/>
        </w:rPr>
        <w:t>「</w:t>
      </w:r>
      <w:r w:rsidR="004126D9" w:rsidRPr="00CB4B83">
        <w:rPr>
          <w:rFonts w:asciiTheme="majorEastAsia" w:eastAsiaTheme="majorEastAsia" w:hAnsiTheme="majorEastAsia"/>
          <w:noProof/>
        </w:rPr>
        <w:drawing>
          <wp:inline distT="0" distB="0" distL="0" distR="0" wp14:anchorId="78362200" wp14:editId="4FC34539">
            <wp:extent cx="114300" cy="138113"/>
            <wp:effectExtent l="0" t="0" r="0" b="0"/>
            <wp:docPr id="4283798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9795" name=""/>
                    <pic:cNvPicPr/>
                  </pic:nvPicPr>
                  <pic:blipFill>
                    <a:blip r:embed="rId43"/>
                    <a:stretch>
                      <a:fillRect/>
                    </a:stretch>
                  </pic:blipFill>
                  <pic:spPr>
                    <a:xfrm>
                      <a:off x="0" y="0"/>
                      <a:ext cx="117156" cy="141564"/>
                    </a:xfrm>
                    <a:prstGeom prst="rect">
                      <a:avLst/>
                    </a:prstGeom>
                  </pic:spPr>
                </pic:pic>
              </a:graphicData>
            </a:graphic>
          </wp:inline>
        </w:drawing>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字能夠從明</w:t>
      </w:r>
      <w:proofErr w:type="gramStart"/>
      <w:r w:rsidR="002E75BF" w:rsidRPr="00CB4B83">
        <w:rPr>
          <w:rFonts w:asciiTheme="majorEastAsia" w:eastAsiaTheme="majorEastAsia" w:hAnsiTheme="majorEastAsia" w:hint="eastAsia"/>
        </w:rPr>
        <w:t>紐真部的</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民</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聲，與明</w:t>
      </w:r>
      <w:proofErr w:type="gramStart"/>
      <w:r w:rsidR="002E75BF" w:rsidRPr="00CB4B83">
        <w:rPr>
          <w:rFonts w:asciiTheme="majorEastAsia" w:eastAsiaTheme="majorEastAsia" w:hAnsiTheme="majorEastAsia" w:hint="eastAsia"/>
        </w:rPr>
        <w:t>紐文部的</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文</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通：也能夠從來</w:t>
      </w:r>
      <w:proofErr w:type="gramStart"/>
      <w:r w:rsidR="002E75BF" w:rsidRPr="00CB4B83">
        <w:rPr>
          <w:rFonts w:asciiTheme="majorEastAsia" w:eastAsiaTheme="majorEastAsia" w:hAnsiTheme="majorEastAsia" w:hint="eastAsia"/>
        </w:rPr>
        <w:t>紐屋部的</w:t>
      </w:r>
      <w:proofErr w:type="gramEnd"/>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鹿</w:t>
      </w:r>
      <w:r w:rsidR="004126D9" w:rsidRPr="00CB4B83">
        <w:rPr>
          <w:rFonts w:asciiTheme="majorEastAsia" w:eastAsiaTheme="majorEastAsia" w:hAnsiTheme="majorEastAsia" w:hint="eastAsia"/>
        </w:rPr>
        <w:t>」</w:t>
      </w:r>
      <w:r w:rsidR="002E75BF" w:rsidRPr="00CB4B83">
        <w:rPr>
          <w:rFonts w:asciiTheme="majorEastAsia" w:eastAsiaTheme="majorEastAsia" w:hAnsiTheme="majorEastAsia" w:hint="eastAsia"/>
        </w:rPr>
        <w:t>或清</w:t>
      </w:r>
      <w:proofErr w:type="gramStart"/>
      <w:r w:rsidR="002E75BF" w:rsidRPr="00CB4B83">
        <w:rPr>
          <w:rFonts w:asciiTheme="majorEastAsia" w:eastAsiaTheme="majorEastAsia" w:hAnsiTheme="majorEastAsia" w:hint="eastAsia"/>
        </w:rPr>
        <w:t>紐魚部</w:t>
      </w:r>
      <w:r w:rsidR="004126D9" w:rsidRPr="00CB4B83">
        <w:rPr>
          <w:rFonts w:asciiTheme="majorEastAsia" w:eastAsiaTheme="majorEastAsia" w:hAnsiTheme="majorEastAsia" w:hint="eastAsia"/>
        </w:rPr>
        <w:t>的</w:t>
      </w:r>
      <w:proofErr w:type="gramEnd"/>
      <w:r w:rsidR="004126D9" w:rsidRPr="00CB4B83">
        <w:rPr>
          <w:rFonts w:asciiTheme="majorEastAsia" w:eastAsiaTheme="majorEastAsia" w:hAnsiTheme="majorEastAsia" w:hint="eastAsia"/>
        </w:rPr>
        <w:t>「且」聲，與定</w:t>
      </w:r>
      <w:proofErr w:type="gramStart"/>
      <w:r w:rsidR="004126D9" w:rsidRPr="00CB4B83">
        <w:rPr>
          <w:rFonts w:asciiTheme="majorEastAsia" w:eastAsiaTheme="majorEastAsia" w:hAnsiTheme="majorEastAsia" w:hint="eastAsia"/>
        </w:rPr>
        <w:t>紐鐸部的</w:t>
      </w:r>
      <w:proofErr w:type="gramEnd"/>
      <w:r w:rsidR="004126D9" w:rsidRPr="00CB4B83">
        <w:rPr>
          <w:rFonts w:asciiTheme="majorEastAsia" w:eastAsiaTheme="majorEastAsia" w:hAnsiTheme="majorEastAsia" w:hint="eastAsia"/>
        </w:rPr>
        <w:t>「度」通。/ 裘錫圭：「</w:t>
      </w:r>
      <w:r w:rsidR="004126D9" w:rsidRPr="00CB4B83">
        <w:rPr>
          <w:rFonts w:asciiTheme="majorEastAsia" w:eastAsiaTheme="majorEastAsia" w:hAnsiTheme="majorEastAsia"/>
          <w:noProof/>
        </w:rPr>
        <w:drawing>
          <wp:inline distT="0" distB="0" distL="0" distR="0" wp14:anchorId="51A9E5F1" wp14:editId="7DE73892">
            <wp:extent cx="69850" cy="110290"/>
            <wp:effectExtent l="0" t="0" r="6350" b="4445"/>
            <wp:docPr id="16205246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4126D9" w:rsidRPr="00CB4B83">
        <w:rPr>
          <w:rFonts w:asciiTheme="majorEastAsia" w:eastAsiaTheme="majorEastAsia" w:hAnsiTheme="majorEastAsia" w:hint="eastAsia"/>
        </w:rPr>
        <w:t xml:space="preserve">」待考。其上從「民」省體，「民」上同於《說文》古文。/ </w:t>
      </w:r>
      <w:proofErr w:type="gramStart"/>
      <w:r w:rsidR="004126D9" w:rsidRPr="00CB4B83">
        <w:rPr>
          <w:rFonts w:asciiTheme="majorEastAsia" w:eastAsiaTheme="majorEastAsia" w:hAnsiTheme="majorEastAsia" w:hint="eastAsia"/>
        </w:rPr>
        <w:t>劉波</w:t>
      </w:r>
      <w:proofErr w:type="gramEnd"/>
      <w:r w:rsidR="004126D9" w:rsidRPr="00CB4B83">
        <w:rPr>
          <w:rFonts w:asciiTheme="majorEastAsia" w:eastAsiaTheme="majorEastAsia" w:hAnsiTheme="majorEastAsia" w:hint="eastAsia"/>
        </w:rPr>
        <w:t>：「</w:t>
      </w:r>
      <w:r w:rsidR="004126D9" w:rsidRPr="00CB4B83">
        <w:rPr>
          <w:rFonts w:asciiTheme="majorEastAsia" w:eastAsiaTheme="majorEastAsia" w:hAnsiTheme="majorEastAsia"/>
          <w:noProof/>
        </w:rPr>
        <w:drawing>
          <wp:inline distT="0" distB="0" distL="0" distR="0" wp14:anchorId="768D9FCE" wp14:editId="323888A4">
            <wp:extent cx="69850" cy="110290"/>
            <wp:effectExtent l="0" t="0" r="6350" b="4445"/>
            <wp:docPr id="1024386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4126D9" w:rsidRPr="00CB4B83">
        <w:rPr>
          <w:rFonts w:asciiTheme="majorEastAsia" w:eastAsiaTheme="majorEastAsia" w:hAnsiTheme="majorEastAsia" w:hint="eastAsia"/>
        </w:rPr>
        <w:t>」可能從「</w:t>
      </w:r>
      <w:proofErr w:type="gramStart"/>
      <w:r w:rsidR="004126D9" w:rsidRPr="00CB4B83">
        <w:rPr>
          <w:rFonts w:asciiTheme="majorEastAsia" w:eastAsiaTheme="majorEastAsia" w:hAnsiTheme="majorEastAsia" w:hint="eastAsia"/>
        </w:rPr>
        <w:t>廌</w:t>
      </w:r>
      <w:proofErr w:type="gramEnd"/>
      <w:r w:rsidR="004126D9" w:rsidRPr="00CB4B83">
        <w:rPr>
          <w:rFonts w:asciiTheme="majorEastAsia" w:eastAsiaTheme="majorEastAsia" w:hAnsiTheme="majorEastAsia" w:hint="eastAsia"/>
        </w:rPr>
        <w:t>」</w:t>
      </w:r>
      <w:proofErr w:type="gramStart"/>
      <w:r w:rsidR="004126D9" w:rsidRPr="00CB4B83">
        <w:rPr>
          <w:rFonts w:asciiTheme="majorEastAsia" w:eastAsiaTheme="majorEastAsia" w:hAnsiTheme="majorEastAsia" w:hint="eastAsia"/>
        </w:rPr>
        <w:t>（</w:t>
      </w:r>
      <w:proofErr w:type="gramEnd"/>
      <w:r w:rsidR="004126D9" w:rsidRPr="00CB4B83">
        <w:rPr>
          <w:rFonts w:asciiTheme="majorEastAsia" w:eastAsiaTheme="majorEastAsia" w:hAnsiTheme="majorEastAsia" w:hint="eastAsia"/>
        </w:rPr>
        <w:t>麐）頭之省，讀「文」。同時「</w:t>
      </w:r>
      <w:proofErr w:type="gramStart"/>
      <w:r w:rsidR="004126D9" w:rsidRPr="00CB4B83">
        <w:rPr>
          <w:rFonts w:asciiTheme="majorEastAsia" w:eastAsiaTheme="majorEastAsia" w:hAnsiTheme="majorEastAsia" w:hint="eastAsia"/>
        </w:rPr>
        <w:t>廌</w:t>
      </w:r>
      <w:proofErr w:type="gramEnd"/>
      <w:r w:rsidR="004126D9" w:rsidRPr="00CB4B83">
        <w:rPr>
          <w:rFonts w:asciiTheme="majorEastAsia" w:eastAsiaTheme="majorEastAsia" w:hAnsiTheme="majorEastAsia" w:hint="eastAsia"/>
        </w:rPr>
        <w:t>」「民」</w:t>
      </w:r>
      <w:proofErr w:type="gramStart"/>
      <w:r w:rsidR="004126D9" w:rsidRPr="00CB4B83">
        <w:rPr>
          <w:rFonts w:asciiTheme="majorEastAsia" w:eastAsiaTheme="majorEastAsia" w:hAnsiTheme="majorEastAsia" w:hint="eastAsia"/>
        </w:rPr>
        <w:t>形近</w:t>
      </w:r>
      <w:proofErr w:type="gramEnd"/>
      <w:r w:rsidR="004126D9" w:rsidRPr="00CB4B83">
        <w:rPr>
          <w:rFonts w:asciiTheme="majorEastAsia" w:eastAsiaTheme="majorEastAsia" w:hAnsiTheme="majorEastAsia" w:hint="eastAsia"/>
        </w:rPr>
        <w:t>，音也有聯繫，「</w:t>
      </w:r>
      <w:r w:rsidR="004126D9" w:rsidRPr="00CB4B83">
        <w:rPr>
          <w:rFonts w:asciiTheme="majorEastAsia" w:eastAsiaTheme="majorEastAsia" w:hAnsiTheme="majorEastAsia"/>
          <w:noProof/>
        </w:rPr>
        <w:drawing>
          <wp:inline distT="0" distB="0" distL="0" distR="0" wp14:anchorId="5A93EBFD" wp14:editId="77D12718">
            <wp:extent cx="69850" cy="110290"/>
            <wp:effectExtent l="0" t="0" r="6350" b="4445"/>
            <wp:docPr id="10579960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4126D9" w:rsidRPr="00CB4B83">
        <w:rPr>
          <w:rFonts w:asciiTheme="majorEastAsia" w:eastAsiaTheme="majorEastAsia" w:hAnsiTheme="majorEastAsia" w:hint="eastAsia"/>
        </w:rPr>
        <w:t>」所從的「</w:t>
      </w:r>
      <w:proofErr w:type="gramStart"/>
      <w:r w:rsidR="004126D9" w:rsidRPr="00CB4B83">
        <w:rPr>
          <w:rFonts w:asciiTheme="majorEastAsia" w:eastAsiaTheme="majorEastAsia" w:hAnsiTheme="majorEastAsia" w:hint="eastAsia"/>
        </w:rPr>
        <w:t>廌</w:t>
      </w:r>
      <w:proofErr w:type="gramEnd"/>
      <w:r w:rsidR="004126D9" w:rsidRPr="00CB4B83">
        <w:rPr>
          <w:rFonts w:asciiTheme="majorEastAsia" w:eastAsiaTheme="majorEastAsia" w:hAnsiTheme="majorEastAsia" w:hint="eastAsia"/>
        </w:rPr>
        <w:t>」</w:t>
      </w:r>
      <w:proofErr w:type="gramStart"/>
      <w:r w:rsidR="004126D9" w:rsidRPr="00CB4B83">
        <w:rPr>
          <w:rFonts w:asciiTheme="majorEastAsia" w:eastAsiaTheme="majorEastAsia" w:hAnsiTheme="majorEastAsia" w:hint="eastAsia"/>
        </w:rPr>
        <w:t>頭訛為</w:t>
      </w:r>
      <w:proofErr w:type="gramEnd"/>
      <w:r w:rsidR="004126D9" w:rsidRPr="00CB4B83">
        <w:rPr>
          <w:rFonts w:asciiTheme="majorEastAsia" w:eastAsiaTheme="majorEastAsia" w:hAnsiTheme="majorEastAsia" w:hint="eastAsia"/>
        </w:rPr>
        <w:t>「民」。</w:t>
      </w:r>
      <w:proofErr w:type="gramStart"/>
      <w:r w:rsidR="004126D9" w:rsidRPr="00CB4B83">
        <w:rPr>
          <w:rFonts w:asciiTheme="majorEastAsia" w:eastAsiaTheme="majorEastAsia" w:hAnsiTheme="majorEastAsia" w:hint="eastAsia"/>
        </w:rPr>
        <w:t>郭</w:t>
      </w:r>
      <w:proofErr w:type="gramEnd"/>
      <w:r w:rsidR="004126D9" w:rsidRPr="00CB4B83">
        <w:rPr>
          <w:rFonts w:asciiTheme="majorEastAsia" w:eastAsiaTheme="majorEastAsia" w:hAnsiTheme="majorEastAsia" w:hint="eastAsia"/>
        </w:rPr>
        <w:t>店《語叢》一、三</w:t>
      </w:r>
      <w:proofErr w:type="gramStart"/>
      <w:r w:rsidR="004126D9" w:rsidRPr="00CB4B83">
        <w:rPr>
          <w:rFonts w:asciiTheme="majorEastAsia" w:eastAsiaTheme="majorEastAsia" w:hAnsiTheme="majorEastAsia" w:hint="eastAsia"/>
        </w:rPr>
        <w:t>具有齊系文字</w:t>
      </w:r>
      <w:proofErr w:type="gramEnd"/>
      <w:r w:rsidR="004126D9" w:rsidRPr="00CB4B83">
        <w:rPr>
          <w:rFonts w:asciiTheme="majorEastAsia" w:eastAsiaTheme="majorEastAsia" w:hAnsiTheme="majorEastAsia" w:hint="eastAsia"/>
        </w:rPr>
        <w:t>特點，《汗簡》《古文四聲韻》所代表的亦</w:t>
      </w:r>
      <w:proofErr w:type="gramStart"/>
      <w:r w:rsidR="004126D9" w:rsidRPr="00CB4B83">
        <w:rPr>
          <w:rFonts w:asciiTheme="majorEastAsia" w:eastAsiaTheme="majorEastAsia" w:hAnsiTheme="majorEastAsia" w:hint="eastAsia"/>
        </w:rPr>
        <w:t>為齊系文字</w:t>
      </w:r>
      <w:proofErr w:type="gramEnd"/>
      <w:r w:rsidR="004126D9" w:rsidRPr="00CB4B83">
        <w:rPr>
          <w:rFonts w:asciiTheme="majorEastAsia" w:eastAsiaTheme="majorEastAsia" w:hAnsiTheme="majorEastAsia" w:hint="eastAsia"/>
        </w:rPr>
        <w:t>，或許齊文字系統中讀「文」「</w:t>
      </w:r>
      <w:proofErr w:type="gramStart"/>
      <w:r w:rsidR="004126D9" w:rsidRPr="00CB4B83">
        <w:rPr>
          <w:rFonts w:asciiTheme="majorEastAsia" w:eastAsiaTheme="majorEastAsia" w:hAnsiTheme="majorEastAsia" w:hint="eastAsia"/>
        </w:rPr>
        <w:t>閔</w:t>
      </w:r>
      <w:proofErr w:type="gramEnd"/>
      <w:r w:rsidR="004126D9" w:rsidRPr="00CB4B83">
        <w:rPr>
          <w:rFonts w:asciiTheme="majorEastAsia" w:eastAsiaTheme="majorEastAsia" w:hAnsiTheme="majorEastAsia" w:hint="eastAsia"/>
        </w:rPr>
        <w:t xml:space="preserve">」的字可從「民」聲，有待進一步查證。/ </w:t>
      </w:r>
      <w:r w:rsidR="00772C64" w:rsidRPr="00CB4B83">
        <w:rPr>
          <w:rFonts w:asciiTheme="majorEastAsia" w:eastAsiaTheme="majorEastAsia" w:hAnsiTheme="majorEastAsia" w:hint="eastAsia"/>
        </w:rPr>
        <w:t>俞紹宏、張青松：「</w:t>
      </w:r>
      <w:r w:rsidR="00772C64" w:rsidRPr="00CB4B83">
        <w:rPr>
          <w:rFonts w:asciiTheme="majorEastAsia" w:eastAsiaTheme="majorEastAsia" w:hAnsiTheme="majorEastAsia"/>
          <w:noProof/>
        </w:rPr>
        <w:drawing>
          <wp:inline distT="0" distB="0" distL="0" distR="0" wp14:anchorId="428E287E" wp14:editId="62B43C7E">
            <wp:extent cx="69850" cy="110290"/>
            <wp:effectExtent l="0" t="0" r="6350" b="4445"/>
            <wp:docPr id="17023242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8147" name=""/>
                    <pic:cNvPicPr/>
                  </pic:nvPicPr>
                  <pic:blipFill>
                    <a:blip r:embed="rId42"/>
                    <a:stretch>
                      <a:fillRect/>
                    </a:stretch>
                  </pic:blipFill>
                  <pic:spPr>
                    <a:xfrm>
                      <a:off x="0" y="0"/>
                      <a:ext cx="70705" cy="111640"/>
                    </a:xfrm>
                    <a:prstGeom prst="rect">
                      <a:avLst/>
                    </a:prstGeom>
                  </pic:spPr>
                </pic:pic>
              </a:graphicData>
            </a:graphic>
          </wp:inline>
        </w:drawing>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由</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民</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（省）</w:t>
      </w:r>
      <w:r w:rsidR="00772C64" w:rsidRPr="00CB4B83">
        <w:rPr>
          <w:rFonts w:asciiTheme="majorEastAsia" w:eastAsiaTheme="majorEastAsia" w:hAnsiTheme="majorEastAsia" w:hint="eastAsia"/>
        </w:rPr>
        <w:t>「目」「又」</w:t>
      </w:r>
      <w:r w:rsidR="004126D9" w:rsidRPr="00CB4B83">
        <w:rPr>
          <w:rFonts w:asciiTheme="majorEastAsia" w:eastAsiaTheme="majorEastAsia" w:hAnsiTheme="majorEastAsia" w:hint="eastAsia"/>
        </w:rPr>
        <w:t>，以及</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目</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形右上的</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形部件構成，</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可視為</w:t>
      </w:r>
      <w:proofErr w:type="gramStart"/>
      <w:r w:rsidR="004126D9" w:rsidRPr="00CB4B83">
        <w:rPr>
          <w:rFonts w:asciiTheme="majorEastAsia" w:eastAsiaTheme="majorEastAsia" w:hAnsiTheme="majorEastAsia" w:hint="eastAsia"/>
        </w:rPr>
        <w:t>義符或</w:t>
      </w:r>
      <w:proofErr w:type="gramEnd"/>
      <w:r w:rsidR="00772C64" w:rsidRPr="00CB4B83">
        <w:rPr>
          <w:rFonts w:asciiTheme="majorEastAsia" w:eastAsiaTheme="majorEastAsia" w:hAnsiTheme="majorEastAsia" w:hint="eastAsia"/>
        </w:rPr>
        <w:t>「彡」</w:t>
      </w:r>
      <w:r w:rsidR="004126D9" w:rsidRPr="00CB4B83">
        <w:rPr>
          <w:rFonts w:asciiTheme="majorEastAsia" w:eastAsiaTheme="majorEastAsia" w:hAnsiTheme="majorEastAsia" w:hint="eastAsia"/>
        </w:rPr>
        <w:t>之省訛。字形以</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民</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為基本標音部件，字可讀</w:t>
      </w:r>
      <w:r w:rsidR="00772C64" w:rsidRPr="00CB4B83">
        <w:rPr>
          <w:rFonts w:asciiTheme="majorEastAsia" w:eastAsiaTheme="majorEastAsia" w:hAnsiTheme="majorEastAsia" w:hint="eastAsia"/>
        </w:rPr>
        <w:t>「</w:t>
      </w:r>
      <w:proofErr w:type="gramStart"/>
      <w:r w:rsidR="00772C64" w:rsidRPr="00CB4B83">
        <w:rPr>
          <w:rFonts w:asciiTheme="majorEastAsia" w:eastAsiaTheme="majorEastAsia" w:hAnsiTheme="majorEastAsia" w:hint="eastAsia"/>
        </w:rPr>
        <w:t>閔</w:t>
      </w:r>
      <w:proofErr w:type="gramEnd"/>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，此即傳抄古文</w:t>
      </w:r>
      <w:r w:rsidR="00772C64" w:rsidRPr="00CB4B83">
        <w:rPr>
          <w:rFonts w:asciiTheme="majorEastAsia" w:eastAsiaTheme="majorEastAsia" w:hAnsiTheme="majorEastAsia" w:hint="eastAsia"/>
        </w:rPr>
        <w:t>「</w:t>
      </w:r>
      <w:proofErr w:type="gramStart"/>
      <w:r w:rsidR="004126D9" w:rsidRPr="00CB4B83">
        <w:rPr>
          <w:rFonts w:asciiTheme="majorEastAsia" w:eastAsiaTheme="majorEastAsia" w:hAnsiTheme="majorEastAsia" w:hint="eastAsia"/>
        </w:rPr>
        <w:t>閔</w:t>
      </w:r>
      <w:proofErr w:type="gramEnd"/>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字由來。</w:t>
      </w:r>
      <w:proofErr w:type="gramStart"/>
      <w:r w:rsidR="004126D9" w:rsidRPr="00CB4B83">
        <w:rPr>
          <w:rFonts w:asciiTheme="majorEastAsia" w:eastAsiaTheme="majorEastAsia" w:hAnsiTheme="majorEastAsia" w:hint="eastAsia"/>
        </w:rPr>
        <w:t>此形又</w:t>
      </w:r>
      <w:proofErr w:type="gramEnd"/>
      <w:r w:rsidR="004126D9" w:rsidRPr="00CB4B83">
        <w:rPr>
          <w:rFonts w:asciiTheme="majorEastAsia" w:eastAsiaTheme="majorEastAsia" w:hAnsiTheme="majorEastAsia" w:hint="eastAsia"/>
        </w:rPr>
        <w:t>見</w:t>
      </w:r>
      <w:r w:rsidR="00772C64" w:rsidRPr="00CB4B83">
        <w:rPr>
          <w:rFonts w:asciiTheme="majorEastAsia" w:eastAsiaTheme="majorEastAsia" w:hAnsiTheme="majorEastAsia" w:hint="eastAsia"/>
        </w:rPr>
        <w:t>於</w:t>
      </w:r>
      <w:r w:rsidR="004126D9" w:rsidRPr="00CB4B83">
        <w:rPr>
          <w:rFonts w:asciiTheme="majorEastAsia" w:eastAsiaTheme="majorEastAsia" w:hAnsiTheme="majorEastAsia" w:hint="eastAsia"/>
        </w:rPr>
        <w:t>滬簡</w:t>
      </w:r>
      <w:proofErr w:type="gramStart"/>
      <w:r w:rsidR="004126D9" w:rsidRPr="00CB4B83">
        <w:rPr>
          <w:rFonts w:asciiTheme="majorEastAsia" w:eastAsiaTheme="majorEastAsia" w:hAnsiTheme="majorEastAsia" w:hint="eastAsia"/>
        </w:rPr>
        <w:t>一</w:t>
      </w:r>
      <w:proofErr w:type="gramEnd"/>
      <w:r w:rsidR="004126D9" w:rsidRPr="00CB4B83">
        <w:rPr>
          <w:rFonts w:asciiTheme="majorEastAsia" w:eastAsiaTheme="majorEastAsia" w:hAnsiTheme="majorEastAsia" w:hint="eastAsia"/>
        </w:rPr>
        <w:t>《性情論》簡10、11、12、13。有時</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目</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下加一橫筆畫而與</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同，如《詩論》簡28。在第五冊</w:t>
      </w:r>
      <w:proofErr w:type="gramStart"/>
      <w:r w:rsidR="004126D9" w:rsidRPr="00CB4B83">
        <w:rPr>
          <w:rFonts w:asciiTheme="majorEastAsia" w:eastAsiaTheme="majorEastAsia" w:hAnsiTheme="majorEastAsia" w:hint="eastAsia"/>
        </w:rPr>
        <w:t>（</w:t>
      </w:r>
      <w:proofErr w:type="gramEnd"/>
      <w:r w:rsidR="004126D9" w:rsidRPr="00CB4B83">
        <w:rPr>
          <w:rFonts w:asciiTheme="majorEastAsia" w:eastAsiaTheme="majorEastAsia" w:hAnsiTheme="majorEastAsia" w:hint="eastAsia"/>
        </w:rPr>
        <w:t>《季庚子問</w:t>
      </w:r>
      <w:r w:rsidR="00772C64" w:rsidRPr="00CB4B83">
        <w:rPr>
          <w:rFonts w:asciiTheme="majorEastAsia" w:eastAsiaTheme="majorEastAsia" w:hAnsiTheme="majorEastAsia" w:hint="eastAsia"/>
        </w:rPr>
        <w:t>於</w:t>
      </w:r>
      <w:r w:rsidR="004126D9" w:rsidRPr="00CB4B83">
        <w:rPr>
          <w:rFonts w:asciiTheme="majorEastAsia" w:eastAsiaTheme="majorEastAsia" w:hAnsiTheme="majorEastAsia" w:hint="eastAsia"/>
        </w:rPr>
        <w:t>孔子》簡9中該字訛從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鹿</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頭的另外一種寫法，從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。也有從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民</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（或省）</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目</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又</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，而不從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形的，</w:t>
      </w:r>
      <w:proofErr w:type="gramStart"/>
      <w:r w:rsidR="004126D9" w:rsidRPr="00CB4B83">
        <w:rPr>
          <w:rFonts w:asciiTheme="majorEastAsia" w:eastAsiaTheme="majorEastAsia" w:hAnsiTheme="majorEastAsia" w:hint="eastAsia"/>
        </w:rPr>
        <w:t>如滬簡</w:t>
      </w:r>
      <w:proofErr w:type="gramEnd"/>
      <w:r w:rsidR="004126D9" w:rsidRPr="00CB4B83">
        <w:rPr>
          <w:rFonts w:asciiTheme="majorEastAsia" w:eastAsiaTheme="majorEastAsia" w:hAnsiTheme="majorEastAsia" w:hint="eastAsia"/>
        </w:rPr>
        <w:t>七</w:t>
      </w:r>
      <w:proofErr w:type="gramStart"/>
      <w:r w:rsidR="004126D9" w:rsidRPr="00CB4B83">
        <w:rPr>
          <w:rFonts w:asciiTheme="majorEastAsia" w:eastAsiaTheme="majorEastAsia" w:hAnsiTheme="majorEastAsia" w:hint="eastAsia"/>
        </w:rPr>
        <w:t>《凡物流形》甲簡</w:t>
      </w:r>
      <w:proofErr w:type="gramEnd"/>
      <w:r w:rsidR="004126D9" w:rsidRPr="00CB4B83">
        <w:rPr>
          <w:rFonts w:asciiTheme="majorEastAsia" w:eastAsiaTheme="majorEastAsia" w:hAnsiTheme="majorEastAsia" w:hint="eastAsia"/>
        </w:rPr>
        <w:t>14、</w:t>
      </w:r>
      <w:proofErr w:type="gramStart"/>
      <w:r w:rsidR="004126D9" w:rsidRPr="00CB4B83">
        <w:rPr>
          <w:rFonts w:asciiTheme="majorEastAsia" w:eastAsiaTheme="majorEastAsia" w:hAnsiTheme="majorEastAsia" w:hint="eastAsia"/>
        </w:rPr>
        <w:t>乙簡</w:t>
      </w:r>
      <w:proofErr w:type="gramEnd"/>
      <w:r w:rsidR="004126D9" w:rsidRPr="00CB4B83">
        <w:rPr>
          <w:rFonts w:asciiTheme="majorEastAsia" w:eastAsiaTheme="majorEastAsia" w:hAnsiTheme="majorEastAsia" w:hint="eastAsia"/>
        </w:rPr>
        <w:t>10上，</w:t>
      </w:r>
      <w:proofErr w:type="gramStart"/>
      <w:r w:rsidR="004126D9" w:rsidRPr="00CB4B83">
        <w:rPr>
          <w:rFonts w:asciiTheme="majorEastAsia" w:eastAsiaTheme="majorEastAsia" w:hAnsiTheme="majorEastAsia" w:hint="eastAsia"/>
        </w:rPr>
        <w:t>滬簡</w:t>
      </w:r>
      <w:proofErr w:type="gramEnd"/>
      <w:r w:rsidR="004126D9" w:rsidRPr="00CB4B83">
        <w:rPr>
          <w:rFonts w:asciiTheme="majorEastAsia" w:eastAsiaTheme="majorEastAsia" w:hAnsiTheme="majorEastAsia" w:hint="eastAsia"/>
        </w:rPr>
        <w:t>九《成王為城濮之行(甲）》簡1、2、3：</w:t>
      </w:r>
      <w:proofErr w:type="gramStart"/>
      <w:r w:rsidR="004126D9" w:rsidRPr="00CB4B83">
        <w:rPr>
          <w:rFonts w:asciiTheme="majorEastAsia" w:eastAsiaTheme="majorEastAsia" w:hAnsiTheme="majorEastAsia" w:hint="eastAsia"/>
        </w:rPr>
        <w:t>在</w:t>
      </w:r>
      <w:r w:rsidR="00772C64" w:rsidRPr="00CB4B83">
        <w:rPr>
          <w:rFonts w:asciiTheme="majorEastAsia" w:eastAsiaTheme="majorEastAsia" w:hAnsiTheme="majorEastAsia" w:hint="eastAsia"/>
        </w:rPr>
        <w:t>滬簡</w:t>
      </w:r>
      <w:proofErr w:type="gramEnd"/>
      <w:r w:rsidR="004126D9" w:rsidRPr="00CB4B83">
        <w:rPr>
          <w:rFonts w:asciiTheme="majorEastAsia" w:eastAsiaTheme="majorEastAsia" w:hAnsiTheme="majorEastAsia" w:hint="eastAsia"/>
        </w:rPr>
        <w:t>四《曹沫之陳》簡11中從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不從</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楚簡中與之近似的讀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的字形一般從</w:t>
      </w:r>
      <w:r w:rsidR="00772C64" w:rsidRPr="00CB4B83">
        <w:rPr>
          <w:rFonts w:asciiTheme="majorEastAsia" w:eastAsiaTheme="majorEastAsia" w:hAnsiTheme="majorEastAsia" w:hint="eastAsia"/>
        </w:rPr>
        <w:t>「</w:t>
      </w:r>
      <w:proofErr w:type="gramStart"/>
      <w:r w:rsidR="00772C64" w:rsidRPr="00CB4B83">
        <w:rPr>
          <w:rFonts w:asciiTheme="majorEastAsia" w:eastAsiaTheme="majorEastAsia" w:hAnsiTheme="majorEastAsia" w:hint="eastAsia"/>
        </w:rPr>
        <w:t>虍</w:t>
      </w:r>
      <w:proofErr w:type="gramEnd"/>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頭、</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且</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讀</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度</w:t>
      </w:r>
      <w:r w:rsidR="00772C64" w:rsidRPr="00CB4B83">
        <w:rPr>
          <w:rFonts w:asciiTheme="majorEastAsia" w:eastAsiaTheme="majorEastAsia" w:hAnsiTheme="majorEastAsia" w:hint="eastAsia"/>
        </w:rPr>
        <w:t>」</w:t>
      </w:r>
      <w:r w:rsidR="004126D9" w:rsidRPr="00CB4B83">
        <w:rPr>
          <w:rFonts w:asciiTheme="majorEastAsia" w:eastAsiaTheme="majorEastAsia" w:hAnsiTheme="majorEastAsia" w:hint="eastAsia"/>
        </w:rPr>
        <w:t>之形</w:t>
      </w:r>
      <w:r w:rsidR="00772C64" w:rsidRPr="00CB4B83">
        <w:rPr>
          <w:rFonts w:asciiTheme="majorEastAsia" w:eastAsiaTheme="majorEastAsia" w:hAnsiTheme="majorEastAsia" w:hint="eastAsia"/>
        </w:rPr>
        <w:t>一</w:t>
      </w:r>
      <w:r w:rsidR="004126D9" w:rsidRPr="00CB4B83">
        <w:rPr>
          <w:rFonts w:asciiTheme="majorEastAsia" w:eastAsiaTheme="majorEastAsia" w:hAnsiTheme="majorEastAsia" w:hint="eastAsia"/>
        </w:rPr>
        <w:t>般作</w:t>
      </w:r>
      <w:r w:rsidR="00772C64" w:rsidRPr="00CB4B83">
        <w:rPr>
          <w:rFonts w:asciiTheme="majorEastAsia" w:eastAsiaTheme="majorEastAsia" w:hAnsiTheme="majorEastAsia" w:hint="eastAsia"/>
        </w:rPr>
        <w:t>「㡯」「厇」</w:t>
      </w:r>
      <w:r w:rsidR="004126D9" w:rsidRPr="00CB4B83">
        <w:rPr>
          <w:rFonts w:asciiTheme="majorEastAsia" w:eastAsiaTheme="majorEastAsia" w:hAnsiTheme="majorEastAsia" w:hint="eastAsia"/>
        </w:rPr>
        <w:t>。此</w:t>
      </w:r>
      <w:proofErr w:type="gramStart"/>
      <w:r w:rsidR="004126D9" w:rsidRPr="00CB4B83">
        <w:rPr>
          <w:rFonts w:asciiTheme="majorEastAsia" w:eastAsiaTheme="majorEastAsia" w:hAnsiTheme="majorEastAsia" w:hint="eastAsia"/>
        </w:rPr>
        <w:t>字本書均依形隸定</w:t>
      </w:r>
      <w:proofErr w:type="gramEnd"/>
      <w:r w:rsidR="00772C64" w:rsidRPr="00CB4B83">
        <w:rPr>
          <w:rFonts w:asciiTheme="majorEastAsia" w:eastAsiaTheme="majorEastAsia" w:hAnsiTheme="majorEastAsia" w:hint="eastAsia"/>
        </w:rPr>
        <w:t>。</w:t>
      </w:r>
    </w:p>
    <w:bookmarkEnd w:id="37"/>
  </w:footnote>
  <w:footnote w:id="84">
    <w:p w14:paraId="57C5831E" w14:textId="11658157" w:rsidR="00FC3963" w:rsidRPr="00CB4B83" w:rsidRDefault="00FC3963" w:rsidP="00FC396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林志鵬：「從」讀「</w:t>
      </w:r>
      <w:proofErr w:type="gramStart"/>
      <w:r w:rsidRPr="00CB4B83">
        <w:rPr>
          <w:rFonts w:asciiTheme="majorEastAsia" w:eastAsiaTheme="majorEastAsia" w:hAnsiTheme="majorEastAsia" w:hint="eastAsia"/>
        </w:rPr>
        <w:t>蹤</w:t>
      </w:r>
      <w:proofErr w:type="gramEnd"/>
      <w:r w:rsidRPr="00CB4B83">
        <w:rPr>
          <w:rFonts w:asciiTheme="majorEastAsia" w:eastAsiaTheme="majorEastAsia" w:hAnsiTheme="majorEastAsia" w:hint="eastAsia"/>
        </w:rPr>
        <w:t>」，尋找蹤跡。</w:t>
      </w:r>
    </w:p>
  </w:footnote>
  <w:footnote w:id="85">
    <w:p w14:paraId="330EAC58" w14:textId="2112DF03" w:rsidR="00FC3963" w:rsidRPr="00CB4B83" w:rsidRDefault="00FC3963" w:rsidP="00FC3963">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卉茅</w:t>
      </w:r>
      <w:proofErr w:type="gramEnd"/>
      <w:r w:rsidRPr="00CB4B83">
        <w:rPr>
          <w:rFonts w:asciiTheme="majorEastAsia" w:eastAsiaTheme="majorEastAsia" w:hAnsiTheme="majorEastAsia" w:hint="eastAsia"/>
        </w:rPr>
        <w:t>」，即草</w:t>
      </w:r>
      <w:proofErr w:type="gramStart"/>
      <w:r w:rsidRPr="00CB4B83">
        <w:rPr>
          <w:rFonts w:asciiTheme="majorEastAsia" w:eastAsiaTheme="majorEastAsia" w:hAnsiTheme="majorEastAsia" w:hint="eastAsia"/>
        </w:rPr>
        <w:t>茅</w:t>
      </w:r>
      <w:proofErr w:type="gramEnd"/>
      <w:r w:rsidRPr="00CB4B83">
        <w:rPr>
          <w:rFonts w:asciiTheme="majorEastAsia" w:eastAsiaTheme="majorEastAsia" w:hAnsiTheme="majorEastAsia" w:hint="eastAsia"/>
        </w:rPr>
        <w:t>，指田野。/ 李學勤：楚文字中字形「</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」是「</w:t>
      </w:r>
      <w:proofErr w:type="gramStart"/>
      <w:r w:rsidRPr="00CB4B83">
        <w:rPr>
          <w:rFonts w:asciiTheme="majorEastAsia" w:eastAsiaTheme="majorEastAsia" w:hAnsiTheme="majorEastAsia" w:hint="eastAsia"/>
        </w:rPr>
        <w:t>艸</w:t>
      </w:r>
      <w:proofErr w:type="gramEnd"/>
      <w:r w:rsidRPr="00CB4B83">
        <w:rPr>
          <w:rFonts w:asciiTheme="majorEastAsia" w:eastAsiaTheme="majorEastAsia" w:hAnsiTheme="majorEastAsia" w:hint="eastAsia"/>
        </w:rPr>
        <w:t>（草）」字。/蘇建洲：「</w:t>
      </w:r>
      <w:proofErr w:type="gramStart"/>
      <w:r w:rsidRPr="00CB4B83">
        <w:rPr>
          <w:rFonts w:asciiTheme="majorEastAsia" w:eastAsiaTheme="majorEastAsia" w:hAnsiTheme="majorEastAsia" w:hint="eastAsia"/>
        </w:rPr>
        <w:t>卉</w:t>
      </w:r>
      <w:proofErr w:type="gramEnd"/>
      <w:r w:rsidRPr="00CB4B83">
        <w:rPr>
          <w:rFonts w:asciiTheme="majorEastAsia" w:eastAsiaTheme="majorEastAsia" w:hAnsiTheme="majorEastAsia" w:hint="eastAsia"/>
        </w:rPr>
        <w:t>」讀「草」。</w:t>
      </w:r>
    </w:p>
  </w:footnote>
  <w:footnote w:id="86">
    <w:p w14:paraId="24E881E8" w14:textId="40D95F86" w:rsidR="00FD175B" w:rsidRPr="00CB4B83" w:rsidRDefault="00FD175B" w:rsidP="00FD175B">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bookmarkStart w:id="42" w:name="_Hlk190167081"/>
      <w:r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敓</w:t>
      </w:r>
      <w:proofErr w:type="gramEnd"/>
      <w:r w:rsidRPr="00CB4B83">
        <w:rPr>
          <w:rFonts w:asciiTheme="majorEastAsia" w:eastAsiaTheme="majorEastAsia" w:hAnsiTheme="majorEastAsia" w:hint="eastAsia"/>
        </w:rPr>
        <w:t>」讀「悅」，其後</w:t>
      </w:r>
      <w:proofErr w:type="gramStart"/>
      <w:r w:rsidRPr="00CB4B83">
        <w:rPr>
          <w:rFonts w:asciiTheme="majorEastAsia" w:eastAsiaTheme="majorEastAsia" w:hAnsiTheme="majorEastAsia" w:hint="eastAsia"/>
        </w:rPr>
        <w:t>殘字未釋。關於堯入卉茅之中與舜談</w:t>
      </w:r>
      <w:proofErr w:type="gramEnd"/>
      <w:r w:rsidRPr="00CB4B83">
        <w:rPr>
          <w:rFonts w:asciiTheme="majorEastAsia" w:eastAsiaTheme="majorEastAsia" w:hAnsiTheme="majorEastAsia" w:hint="eastAsia"/>
        </w:rPr>
        <w:t>禮教化之事見於《容成氏》簡8。</w:t>
      </w:r>
      <w:proofErr w:type="gramStart"/>
      <w:r w:rsidRPr="00CB4B83">
        <w:rPr>
          <w:rFonts w:asciiTheme="majorEastAsia" w:eastAsiaTheme="majorEastAsia" w:hAnsiTheme="majorEastAsia" w:hint="eastAsia"/>
        </w:rPr>
        <w:t>此簡之「言禮</w:t>
      </w:r>
      <w:proofErr w:type="gramEnd"/>
      <w:r w:rsidRPr="00CB4B83">
        <w:rPr>
          <w:rFonts w:asciiTheme="majorEastAsia" w:eastAsiaTheme="majorEastAsia" w:hAnsiTheme="majorEastAsia" w:hint="eastAsia"/>
        </w:rPr>
        <w:t>」當與《容成氏》簡8</w:t>
      </w:r>
      <w:proofErr w:type="gramStart"/>
      <w:r w:rsidRPr="00CB4B83">
        <w:rPr>
          <w:rFonts w:asciiTheme="majorEastAsia" w:eastAsiaTheme="majorEastAsia" w:hAnsiTheme="majorEastAsia" w:hint="eastAsia"/>
        </w:rPr>
        <w:t>舜與堯</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言禮</w:t>
      </w:r>
      <w:proofErr w:type="gramEnd"/>
      <w:r w:rsidRPr="00CB4B83">
        <w:rPr>
          <w:rFonts w:asciiTheme="majorEastAsia" w:eastAsiaTheme="majorEastAsia" w:hAnsiTheme="majorEastAsia" w:hint="eastAsia"/>
        </w:rPr>
        <w:t>」同為先秦堯舜禪讓傳說的內容之</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 xml:space="preserve">。/ </w:t>
      </w:r>
      <w:bookmarkEnd w:id="42"/>
      <w:r w:rsidRPr="00CB4B83">
        <w:rPr>
          <w:rFonts w:asciiTheme="majorEastAsia" w:eastAsiaTheme="majorEastAsia" w:hAnsiTheme="majorEastAsia" w:hint="eastAsia"/>
        </w:rPr>
        <w:t>劉信芳、劉樂賢</w:t>
      </w:r>
      <w:r w:rsidR="00DE14E7" w:rsidRPr="00CB4B83">
        <w:rPr>
          <w:rFonts w:asciiTheme="majorEastAsia" w:eastAsiaTheme="majorEastAsia" w:hAnsiTheme="majorEastAsia" w:hint="eastAsia"/>
        </w:rPr>
        <w:t>、俞紹宏、張青松</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敓</w:t>
      </w:r>
      <w:proofErr w:type="gramEnd"/>
      <w:r w:rsidRPr="00CB4B83">
        <w:rPr>
          <w:rFonts w:asciiTheme="majorEastAsia" w:eastAsiaTheme="majorEastAsia" w:hAnsiTheme="majorEastAsia" w:hint="eastAsia"/>
        </w:rPr>
        <w:t>」讀「說」。</w:t>
      </w:r>
      <w:r w:rsidR="00DE14E7" w:rsidRPr="00CB4B83">
        <w:rPr>
          <w:rFonts w:asciiTheme="majorEastAsia" w:eastAsiaTheme="majorEastAsia" w:hAnsiTheme="majorEastAsia" w:hint="eastAsia"/>
        </w:rPr>
        <w:t>/夏世華2010：「</w:t>
      </w:r>
      <w:proofErr w:type="gramStart"/>
      <w:r w:rsidR="00DE14E7" w:rsidRPr="00CB4B83">
        <w:rPr>
          <w:rFonts w:asciiTheme="majorEastAsia" w:eastAsiaTheme="majorEastAsia" w:hAnsiTheme="majorEastAsia" w:hint="eastAsia"/>
        </w:rPr>
        <w:t>敓</w:t>
      </w:r>
      <w:proofErr w:type="gramEnd"/>
      <w:r w:rsidR="00DE14E7" w:rsidRPr="00CB4B83">
        <w:rPr>
          <w:rFonts w:asciiTheme="majorEastAsia" w:eastAsiaTheme="majorEastAsia" w:hAnsiTheme="majorEastAsia" w:hint="eastAsia"/>
        </w:rPr>
        <w:t>」從劉樂賢讀「說」，陳說、告訴。</w:t>
      </w:r>
    </w:p>
  </w:footnote>
  <w:footnote w:id="87">
    <w:p w14:paraId="10B064E0" w14:textId="6E3265E7" w:rsidR="00222CA6" w:rsidRPr="00CB4B83" w:rsidRDefault="00222CA6" w:rsidP="00DE14E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DE14E7" w:rsidRPr="00CB4B83">
        <w:rPr>
          <w:rFonts w:asciiTheme="majorEastAsia" w:eastAsiaTheme="majorEastAsia" w:hAnsiTheme="majorEastAsia" w:hint="eastAsia"/>
        </w:rPr>
        <w:t>劉信芳：「</w:t>
      </w:r>
      <w:proofErr w:type="gramStart"/>
      <w:r w:rsidR="00DE14E7" w:rsidRPr="00CB4B83">
        <w:rPr>
          <w:rFonts w:asciiTheme="majorEastAsia" w:eastAsiaTheme="majorEastAsia" w:hAnsiTheme="majorEastAsia" w:hint="eastAsia"/>
        </w:rPr>
        <w:t>敓</w:t>
      </w:r>
      <w:proofErr w:type="gramEnd"/>
      <w:r w:rsidR="00DE14E7" w:rsidRPr="00CB4B83">
        <w:rPr>
          <w:rFonts w:asciiTheme="majorEastAsia" w:eastAsiaTheme="majorEastAsia" w:hAnsiTheme="majorEastAsia" w:hint="eastAsia"/>
        </w:rPr>
        <w:t>」後之字為「</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」，與《容成氏》簡8之「敀」為異文。此後尚可補闕文「以</w:t>
      </w:r>
      <w:proofErr w:type="gramStart"/>
      <w:r w:rsidR="00DE14E7" w:rsidRPr="00CB4B83">
        <w:rPr>
          <w:rFonts w:asciiTheme="majorEastAsia" w:eastAsiaTheme="majorEastAsia" w:hAnsiTheme="majorEastAsia" w:hint="eastAsia"/>
        </w:rPr>
        <w:t>不</w:t>
      </w:r>
      <w:proofErr w:type="gramEnd"/>
      <w:r w:rsidR="00DE14E7" w:rsidRPr="00CB4B83">
        <w:rPr>
          <w:rFonts w:asciiTheme="majorEastAsia" w:eastAsiaTheme="majorEastAsia" w:hAnsiTheme="majorEastAsia" w:hint="eastAsia"/>
        </w:rPr>
        <w:t>逆」</w:t>
      </w:r>
      <w:proofErr w:type="gramStart"/>
      <w:r w:rsidR="00DE14E7" w:rsidRPr="00CB4B83">
        <w:rPr>
          <w:rFonts w:asciiTheme="majorEastAsia" w:eastAsiaTheme="majorEastAsia" w:hAnsiTheme="majorEastAsia" w:hint="eastAsia"/>
        </w:rPr>
        <w:t>諸字</w:t>
      </w:r>
      <w:proofErr w:type="gramEnd"/>
      <w:r w:rsidR="00DE14E7" w:rsidRPr="00CB4B83">
        <w:rPr>
          <w:rFonts w:asciiTheme="majorEastAsia" w:eastAsiaTheme="majorEastAsia" w:hAnsiTheme="majorEastAsia" w:hint="eastAsia"/>
        </w:rPr>
        <w:t>。/ 劉樂賢：「</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」與「詳」同義，似可讀「</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」或「博」。/ 黃德寬：簡5</w:t>
      </w:r>
      <w:proofErr w:type="gramStart"/>
      <w:r w:rsidR="00DE14E7" w:rsidRPr="00CB4B83">
        <w:rPr>
          <w:rFonts w:asciiTheme="majorEastAsia" w:eastAsiaTheme="majorEastAsia" w:hAnsiTheme="majorEastAsia" w:hint="eastAsia"/>
        </w:rPr>
        <w:t>正末缺字</w:t>
      </w:r>
      <w:proofErr w:type="gramEnd"/>
      <w:r w:rsidR="00DE14E7" w:rsidRPr="00CB4B83">
        <w:rPr>
          <w:rFonts w:asciiTheme="majorEastAsia" w:eastAsiaTheme="majorEastAsia" w:hAnsiTheme="majorEastAsia" w:hint="eastAsia"/>
        </w:rPr>
        <w:t>即「</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」，與《容成氏》簡8「敀」為異文，白聲字與尃聲字互通。/ 陳偉：這裡的「</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」似為喜悅之義。/ 林志鵬：「</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」讀「薄」，訓依附。/ 夏世華2008：「</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」讀為「</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」，《說文》：「</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，大也。」《廣韻》：「</w:t>
      </w:r>
      <w:proofErr w:type="gramStart"/>
      <w:r w:rsidR="00DE14E7" w:rsidRPr="00CB4B83">
        <w:rPr>
          <w:rFonts w:asciiTheme="majorEastAsia" w:eastAsiaTheme="majorEastAsia" w:hAnsiTheme="majorEastAsia" w:hint="eastAsia"/>
        </w:rPr>
        <w:t>溥</w:t>
      </w:r>
      <w:proofErr w:type="gramEnd"/>
      <w:r w:rsidR="00DE14E7" w:rsidRPr="00CB4B83">
        <w:rPr>
          <w:rFonts w:asciiTheme="majorEastAsia" w:eastAsiaTheme="majorEastAsia" w:hAnsiTheme="majorEastAsia" w:hint="eastAsia"/>
        </w:rPr>
        <w:t>，大也，廣也。」/夏世華2010：「</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w:t>
      </w:r>
      <w:proofErr w:type="gramStart"/>
      <w:r w:rsidR="00DE14E7" w:rsidRPr="00CB4B83">
        <w:rPr>
          <w:rFonts w:asciiTheme="majorEastAsia" w:eastAsiaTheme="majorEastAsia" w:hAnsiTheme="majorEastAsia" w:hint="eastAsia"/>
        </w:rPr>
        <w:t>疑</w:t>
      </w:r>
      <w:proofErr w:type="gramEnd"/>
      <w:r w:rsidR="00DE14E7" w:rsidRPr="00CB4B83">
        <w:rPr>
          <w:rFonts w:asciiTheme="majorEastAsia" w:eastAsiaTheme="majorEastAsia" w:hAnsiTheme="majorEastAsia" w:hint="eastAsia"/>
        </w:rPr>
        <w:t>讀「薄」，止。/俞紹宏、張青松：「</w:t>
      </w:r>
      <w:proofErr w:type="gramStart"/>
      <w:r w:rsidR="00DE14E7" w:rsidRPr="00CB4B83">
        <w:rPr>
          <w:rFonts w:asciiTheme="majorEastAsia" w:eastAsiaTheme="majorEastAsia" w:hAnsiTheme="majorEastAsia" w:hint="eastAsia"/>
        </w:rPr>
        <w:t>尃</w:t>
      </w:r>
      <w:proofErr w:type="gramEnd"/>
      <w:r w:rsidR="00DE14E7" w:rsidRPr="00CB4B83">
        <w:rPr>
          <w:rFonts w:asciiTheme="majorEastAsia" w:eastAsiaTheme="majorEastAsia" w:hAnsiTheme="majorEastAsia" w:hint="eastAsia"/>
        </w:rPr>
        <w:t>」讀「博」。</w:t>
      </w:r>
    </w:p>
  </w:footnote>
  <w:footnote w:id="88">
    <w:p w14:paraId="5C02DDDF" w14:textId="2B4D9492" w:rsidR="00DE14E7" w:rsidRPr="00CB4B83" w:rsidRDefault="00DE14E7">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黃德寬：簡5</w:t>
      </w:r>
      <w:proofErr w:type="gramStart"/>
      <w:r w:rsidRPr="00CB4B83">
        <w:rPr>
          <w:rFonts w:asciiTheme="majorEastAsia" w:eastAsiaTheme="majorEastAsia" w:hAnsiTheme="majorEastAsia" w:hint="eastAsia"/>
        </w:rPr>
        <w:t>末補闕文</w:t>
      </w:r>
      <w:proofErr w:type="gramEnd"/>
      <w:r w:rsidRPr="00CB4B83">
        <w:rPr>
          <w:rFonts w:asciiTheme="majorEastAsia" w:eastAsiaTheme="majorEastAsia" w:hAnsiTheme="majorEastAsia" w:hint="eastAsia"/>
        </w:rPr>
        <w:t>「以</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逆」。/ 廖名春：簡</w:t>
      </w:r>
      <w:proofErr w:type="gramStart"/>
      <w:r w:rsidRPr="00CB4B83">
        <w:rPr>
          <w:rFonts w:asciiTheme="majorEastAsia" w:eastAsiaTheme="majorEastAsia" w:hAnsiTheme="majorEastAsia" w:hint="eastAsia"/>
        </w:rPr>
        <w:t>5下約缺</w:t>
      </w:r>
      <w:proofErr w:type="gramEnd"/>
      <w:r w:rsidRPr="00CB4B83">
        <w:rPr>
          <w:rFonts w:asciiTheme="majorEastAsia" w:eastAsiaTheme="majorEastAsia" w:hAnsiTheme="majorEastAsia" w:hint="eastAsia"/>
        </w:rPr>
        <w:t>13字，</w:t>
      </w:r>
      <w:proofErr w:type="gramStart"/>
      <w:r w:rsidRPr="00CB4B83">
        <w:rPr>
          <w:rFonts w:asciiTheme="majorEastAsia" w:eastAsiaTheme="majorEastAsia" w:hAnsiTheme="majorEastAsia" w:hint="eastAsia"/>
        </w:rPr>
        <w:t>連簡</w:t>
      </w:r>
      <w:proofErr w:type="gramEnd"/>
      <w:r w:rsidRPr="00CB4B83">
        <w:rPr>
          <w:rFonts w:asciiTheme="majorEastAsia" w:eastAsiaTheme="majorEastAsia" w:hAnsiTheme="majorEastAsia" w:hint="eastAsia"/>
        </w:rPr>
        <w:t>8上補「</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逆；與之</w:t>
      </w:r>
      <w:proofErr w:type="gramStart"/>
      <w:r w:rsidRPr="00CB4B83">
        <w:rPr>
          <w:rFonts w:asciiTheme="majorEastAsia" w:eastAsiaTheme="majorEastAsia" w:hAnsiTheme="majorEastAsia" w:hint="eastAsia"/>
        </w:rPr>
        <w:t>言政，悅簡</w:t>
      </w:r>
      <w:proofErr w:type="gramEnd"/>
      <w:r w:rsidRPr="00CB4B83">
        <w:rPr>
          <w:rFonts w:asciiTheme="majorEastAsia" w:eastAsiaTheme="majorEastAsia" w:hAnsiTheme="majorEastAsia" w:hint="eastAsia"/>
        </w:rPr>
        <w:t>而行；與之言天下事，貫</w:t>
      </w:r>
      <w:proofErr w:type="gramStart"/>
      <w:r w:rsidRPr="00CB4B83">
        <w:rPr>
          <w:rFonts w:asciiTheme="majorEastAsia" w:eastAsiaTheme="majorEastAsia" w:hAnsiTheme="majorEastAsia" w:hint="eastAsia"/>
        </w:rPr>
        <w:t>昵條達</w:t>
      </w:r>
      <w:proofErr w:type="gramEnd"/>
      <w:r w:rsidRPr="00CB4B83">
        <w:rPr>
          <w:rFonts w:asciiTheme="majorEastAsia" w:eastAsiaTheme="majorEastAsia" w:hAnsiTheme="majorEastAsia" w:hint="eastAsia"/>
        </w:rPr>
        <w:t>；與</w:t>
      </w:r>
      <w:proofErr w:type="gramStart"/>
      <w:r w:rsidRPr="00CB4B83">
        <w:rPr>
          <w:rFonts w:asciiTheme="majorEastAsia" w:eastAsiaTheme="majorEastAsia" w:hAnsiTheme="majorEastAsia" w:hint="eastAsia"/>
        </w:rPr>
        <w:t>之言樂</w:t>
      </w:r>
      <w:proofErr w:type="gramEnd"/>
      <w:r w:rsidRPr="00CB4B83">
        <w:rPr>
          <w:rFonts w:asciiTheme="majorEastAsia" w:eastAsiaTheme="majorEastAsia" w:hAnsiTheme="majorEastAsia" w:hint="eastAsia"/>
        </w:rPr>
        <w:t>，音」二十五字。/ 張桂光：簡5</w:t>
      </w:r>
      <w:proofErr w:type="gramStart"/>
      <w:r w:rsidRPr="00CB4B83">
        <w:rPr>
          <w:rFonts w:asciiTheme="majorEastAsia" w:eastAsiaTheme="majorEastAsia" w:hAnsiTheme="majorEastAsia" w:hint="eastAsia"/>
        </w:rPr>
        <w:t>後接簡</w:t>
      </w:r>
      <w:proofErr w:type="gramEnd"/>
      <w:r w:rsidRPr="00CB4B83">
        <w:rPr>
          <w:rFonts w:asciiTheme="majorEastAsia" w:eastAsiaTheme="majorEastAsia" w:hAnsiTheme="majorEastAsia" w:hint="eastAsia"/>
        </w:rPr>
        <w:t>8，補其間缺失文字為「而</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逆；與之</w:t>
      </w:r>
      <w:proofErr w:type="gramStart"/>
      <w:r w:rsidRPr="00CB4B83">
        <w:rPr>
          <w:rFonts w:asciiTheme="majorEastAsia" w:eastAsiaTheme="majorEastAsia" w:hAnsiTheme="majorEastAsia" w:hint="eastAsia"/>
        </w:rPr>
        <w:t>言政，敓柬</w:t>
      </w:r>
      <w:proofErr w:type="gramEnd"/>
      <w:r w:rsidRPr="00CB4B83">
        <w:rPr>
          <w:rFonts w:asciiTheme="majorEastAsia" w:eastAsiaTheme="majorEastAsia" w:hAnsiTheme="majorEastAsia" w:hint="eastAsia"/>
        </w:rPr>
        <w:t>而行；與之</w:t>
      </w:r>
      <w:proofErr w:type="gramStart"/>
      <w:r w:rsidRPr="00CB4B83">
        <w:rPr>
          <w:rFonts w:asciiTheme="majorEastAsia" w:eastAsiaTheme="majorEastAsia" w:hAnsiTheme="majorEastAsia" w:hint="eastAsia"/>
        </w:rPr>
        <w:t>言樂，敓</w:t>
      </w:r>
      <w:proofErr w:type="gramEnd"/>
      <w:r w:rsidRPr="00CB4B83">
        <w:rPr>
          <w:rFonts w:asciiTheme="majorEastAsia" w:eastAsiaTheme="majorEastAsia" w:hAnsiTheme="majorEastAsia" w:hint="eastAsia"/>
        </w:rPr>
        <w:t>」。/林志鵬：後補殘缺文「以</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 xml:space="preserve">逆」。/ </w:t>
      </w:r>
      <w:bookmarkStart w:id="43" w:name="_Hlk190167126"/>
      <w:r w:rsidRPr="00CB4B83">
        <w:rPr>
          <w:rFonts w:asciiTheme="majorEastAsia" w:eastAsiaTheme="majorEastAsia" w:hAnsiTheme="majorEastAsia" w:hint="eastAsia"/>
        </w:rPr>
        <w:t>夏世華2008：簡5</w:t>
      </w:r>
      <w:proofErr w:type="gramStart"/>
      <w:r w:rsidRPr="00CB4B83">
        <w:rPr>
          <w:rFonts w:asciiTheme="majorEastAsia" w:eastAsiaTheme="majorEastAsia" w:hAnsiTheme="majorEastAsia" w:hint="eastAsia"/>
        </w:rPr>
        <w:t>末補闕文</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而順</w:t>
      </w:r>
      <w:proofErr w:type="gramEnd"/>
      <w:r w:rsidRPr="00CB4B83">
        <w:rPr>
          <w:rFonts w:asciiTheme="majorEastAsia" w:eastAsiaTheme="majorEastAsia" w:hAnsiTheme="majorEastAsia" w:hint="eastAsia"/>
        </w:rPr>
        <w:t>；與</w:t>
      </w:r>
      <w:proofErr w:type="gramStart"/>
      <w:r w:rsidRPr="00CB4B83">
        <w:rPr>
          <w:rFonts w:asciiTheme="majorEastAsia" w:eastAsiaTheme="majorEastAsia" w:hAnsiTheme="majorEastAsia" w:hint="eastAsia"/>
        </w:rPr>
        <w:t>之言樂</w:t>
      </w:r>
      <w:proofErr w:type="gramEnd"/>
      <w:r w:rsidRPr="00CB4B83">
        <w:rPr>
          <w:rFonts w:asciiTheme="majorEastAsia" w:eastAsiaTheme="majorEastAsia" w:hAnsiTheme="majorEastAsia" w:hint="eastAsia"/>
        </w:rPr>
        <w:t>，悅和</w:t>
      </w:r>
      <w:proofErr w:type="gramStart"/>
      <w:r w:rsidRPr="00CB4B83">
        <w:rPr>
          <w:rFonts w:asciiTheme="majorEastAsia" w:eastAsiaTheme="majorEastAsia" w:hAnsiTheme="majorEastAsia" w:hint="eastAsia"/>
        </w:rPr>
        <w:t>而</w:t>
      </w:r>
      <w:proofErr w:type="gramEnd"/>
      <w:r w:rsidRPr="00CB4B83">
        <w:rPr>
          <w:rFonts w:asciiTheme="majorEastAsia" w:eastAsiaTheme="majorEastAsia" w:hAnsiTheme="majorEastAsia" w:hint="eastAsia"/>
        </w:rPr>
        <w:t>長；與」。《容成氏》：「</w:t>
      </w:r>
      <w:proofErr w:type="gramStart"/>
      <w:r w:rsidRPr="00CB4B83">
        <w:rPr>
          <w:rFonts w:asciiTheme="majorEastAsia" w:eastAsiaTheme="majorEastAsia" w:hAnsiTheme="majorEastAsia" w:hint="eastAsia"/>
        </w:rPr>
        <w:t>子堯南面，</w:t>
      </w:r>
      <w:proofErr w:type="gramEnd"/>
      <w:r w:rsidRPr="00CB4B83">
        <w:rPr>
          <w:rFonts w:asciiTheme="majorEastAsia" w:eastAsiaTheme="majorEastAsia" w:hAnsiTheme="majorEastAsia" w:hint="eastAsia"/>
        </w:rPr>
        <w:t>（舜）</w:t>
      </w:r>
      <w:proofErr w:type="gramStart"/>
      <w:r w:rsidRPr="00CB4B83">
        <w:rPr>
          <w:rFonts w:asciiTheme="majorEastAsia" w:eastAsiaTheme="majorEastAsia" w:hAnsiTheme="majorEastAsia" w:hint="eastAsia"/>
        </w:rPr>
        <w:t>北面，</w:t>
      </w:r>
      <w:proofErr w:type="gramEnd"/>
      <w:r w:rsidRPr="00CB4B83">
        <w:rPr>
          <w:rFonts w:asciiTheme="majorEastAsia" w:eastAsiaTheme="majorEastAsia" w:hAnsiTheme="majorEastAsia" w:hint="eastAsia"/>
        </w:rPr>
        <w:t>（舜）【</w:t>
      </w:r>
      <w:r w:rsidRPr="00CB4B83">
        <w:rPr>
          <w:rFonts w:asciiTheme="majorEastAsia" w:eastAsiaTheme="majorEastAsia" w:hAnsiTheme="majorEastAsia"/>
        </w:rPr>
        <w:t>14</w:t>
      </w:r>
      <w:r w:rsidRPr="00CB4B83">
        <w:rPr>
          <w:rFonts w:asciiTheme="majorEastAsia" w:eastAsiaTheme="majorEastAsia" w:hAnsiTheme="majorEastAsia" w:hint="eastAsia"/>
        </w:rPr>
        <w:t>】於是</w:t>
      </w:r>
      <w:r w:rsidRPr="00CB4B83">
        <w:rPr>
          <w:rFonts w:asciiTheme="majorEastAsia" w:eastAsiaTheme="majorEastAsia" w:hAnsiTheme="majorEastAsia"/>
        </w:rPr>
        <w:t>?</w:t>
      </w:r>
      <w:r w:rsidRPr="00CB4B83">
        <w:rPr>
          <w:rFonts w:asciiTheme="majorEastAsia" w:eastAsiaTheme="majorEastAsia" w:hAnsiTheme="majorEastAsia" w:hint="eastAsia"/>
        </w:rPr>
        <w:t>（乎）（始）</w:t>
      </w:r>
      <w:proofErr w:type="gramStart"/>
      <w:r w:rsidRPr="00CB4B83">
        <w:rPr>
          <w:rFonts w:asciiTheme="majorEastAsia" w:eastAsiaTheme="majorEastAsia" w:hAnsiTheme="majorEastAsia" w:hint="eastAsia"/>
        </w:rPr>
        <w:t>語堯天地</w:t>
      </w:r>
      <w:proofErr w:type="gramEnd"/>
      <w:r w:rsidRPr="00CB4B83">
        <w:rPr>
          <w:rFonts w:asciiTheme="majorEastAsia" w:eastAsiaTheme="majorEastAsia" w:hAnsiTheme="majorEastAsia" w:hint="eastAsia"/>
        </w:rPr>
        <w:t>人民之道。與</w:t>
      </w:r>
      <w:proofErr w:type="gramStart"/>
      <w:r w:rsidRPr="00CB4B83">
        <w:rPr>
          <w:rFonts w:asciiTheme="majorEastAsia" w:eastAsiaTheme="majorEastAsia" w:hAnsiTheme="majorEastAsia" w:hint="eastAsia"/>
        </w:rPr>
        <w:t>之言正</w:t>
      </w:r>
      <w:proofErr w:type="gramEnd"/>
      <w:r w:rsidRPr="00CB4B83">
        <w:rPr>
          <w:rFonts w:asciiTheme="majorEastAsia" w:eastAsiaTheme="majorEastAsia" w:hAnsiTheme="majorEastAsia" w:hint="eastAsia"/>
        </w:rPr>
        <w:t>（政），（悅）</w:t>
      </w:r>
      <w:proofErr w:type="gramStart"/>
      <w:r w:rsidRPr="00CB4B83">
        <w:rPr>
          <w:rFonts w:asciiTheme="majorEastAsia" w:eastAsiaTheme="majorEastAsia" w:hAnsiTheme="majorEastAsia" w:hint="eastAsia"/>
        </w:rPr>
        <w:t>柬</w:t>
      </w:r>
      <w:proofErr w:type="gramEnd"/>
      <w:r w:rsidRPr="00CB4B83">
        <w:rPr>
          <w:rFonts w:asciiTheme="majorEastAsia" w:eastAsiaTheme="majorEastAsia" w:hAnsiTheme="majorEastAsia" w:hint="eastAsia"/>
        </w:rPr>
        <w:t>（簡）（以）行；與</w:t>
      </w:r>
      <w:proofErr w:type="gramStart"/>
      <w:r w:rsidRPr="00CB4B83">
        <w:rPr>
          <w:rFonts w:asciiTheme="majorEastAsia" w:eastAsiaTheme="majorEastAsia" w:hAnsiTheme="majorEastAsia" w:hint="eastAsia"/>
        </w:rPr>
        <w:t>之言樂</w:t>
      </w:r>
      <w:proofErr w:type="gramEnd"/>
      <w:r w:rsidRPr="00CB4B83">
        <w:rPr>
          <w:rFonts w:asciiTheme="majorEastAsia" w:eastAsiaTheme="majorEastAsia" w:hAnsiTheme="majorEastAsia" w:hint="eastAsia"/>
        </w:rPr>
        <w:t>，（悅）和（以）長；與之言</w:t>
      </w:r>
      <w:proofErr w:type="gramStart"/>
      <w:r w:rsidRPr="00CB4B83">
        <w:rPr>
          <w:rFonts w:asciiTheme="majorEastAsia" w:eastAsiaTheme="majorEastAsia" w:hAnsiTheme="majorEastAsia" w:hint="eastAsia"/>
        </w:rPr>
        <w:t>豊</w:t>
      </w:r>
      <w:proofErr w:type="gramEnd"/>
      <w:r w:rsidRPr="00CB4B83">
        <w:rPr>
          <w:rFonts w:asciiTheme="majorEastAsia" w:eastAsiaTheme="majorEastAsia" w:hAnsiTheme="majorEastAsia" w:hint="eastAsia"/>
        </w:rPr>
        <w:t>（禮），（悅）敀（以）不逆。…</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w:t>
      </w:r>
      <w:r w:rsidRPr="00CB4B83">
        <w:rPr>
          <w:rFonts w:asciiTheme="majorEastAsia" w:eastAsiaTheme="majorEastAsia" w:hAnsiTheme="majorEastAsia"/>
        </w:rPr>
        <w:t>8</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。/夏世華2010：簡8首補闕失文字「之</w:t>
      </w:r>
      <w:proofErr w:type="gramStart"/>
      <w:r w:rsidRPr="00CB4B83">
        <w:rPr>
          <w:rFonts w:asciiTheme="majorEastAsia" w:eastAsiaTheme="majorEastAsia" w:hAnsiTheme="majorEastAsia" w:hint="eastAsia"/>
        </w:rPr>
        <w:t>言政，說簡</w:t>
      </w:r>
      <w:proofErr w:type="gramEnd"/>
      <w:r w:rsidRPr="00CB4B83">
        <w:rPr>
          <w:rFonts w:asciiTheme="majorEastAsia" w:eastAsiaTheme="majorEastAsia" w:hAnsiTheme="majorEastAsia" w:hint="eastAsia"/>
        </w:rPr>
        <w:t>而行：與之言道，說」。</w:t>
      </w:r>
      <w:bookmarkEnd w:id="43"/>
    </w:p>
  </w:footnote>
  <w:footnote w:id="89">
    <w:p w14:paraId="765F8C10" w14:textId="4C7778A8"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57C27" w:rsidRPr="00CB4B83">
        <w:rPr>
          <w:rFonts w:asciiTheme="majorEastAsia" w:eastAsiaTheme="majorEastAsia" w:hAnsiTheme="majorEastAsia" w:hint="eastAsia"/>
        </w:rPr>
        <w:t>整理者：</w:t>
      </w:r>
      <w:r w:rsidR="00091357" w:rsidRPr="00CB4B83">
        <w:rPr>
          <w:rFonts w:asciiTheme="majorEastAsia" w:eastAsiaTheme="majorEastAsia" w:hAnsiTheme="majorEastAsia" w:hint="eastAsia"/>
        </w:rPr>
        <w:t>「</w:t>
      </w:r>
      <w:r w:rsidR="00091357" w:rsidRPr="00CB4B83">
        <w:rPr>
          <w:rFonts w:asciiTheme="majorEastAsia" w:eastAsiaTheme="majorEastAsia" w:hAnsiTheme="majorEastAsia"/>
          <w:noProof/>
        </w:rPr>
        <w:drawing>
          <wp:inline distT="0" distB="0" distL="0" distR="0" wp14:anchorId="17C129E3" wp14:editId="3E810B0B">
            <wp:extent cx="95367" cy="103315"/>
            <wp:effectExtent l="0" t="0" r="0" b="0"/>
            <wp:docPr id="21002369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5813" name=""/>
                    <pic:cNvPicPr/>
                  </pic:nvPicPr>
                  <pic:blipFill>
                    <a:blip r:embed="rId45"/>
                    <a:stretch>
                      <a:fillRect/>
                    </a:stretch>
                  </pic:blipFill>
                  <pic:spPr>
                    <a:xfrm>
                      <a:off x="0" y="0"/>
                      <a:ext cx="104634" cy="113354"/>
                    </a:xfrm>
                    <a:prstGeom prst="rect">
                      <a:avLst/>
                    </a:prstGeom>
                  </pic:spPr>
                </pic:pic>
              </a:graphicData>
            </a:graphic>
          </wp:inline>
        </w:drawing>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未釋</w:t>
      </w:r>
      <w:r w:rsidR="00091357" w:rsidRPr="00CB4B83">
        <w:rPr>
          <w:rFonts w:asciiTheme="majorEastAsia" w:eastAsiaTheme="majorEastAsia" w:hAnsiTheme="majorEastAsia" w:hint="eastAsia"/>
        </w:rPr>
        <w:t>。</w:t>
      </w:r>
      <w:proofErr w:type="gramEnd"/>
      <w:r w:rsidR="00091357"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陳斯鵬隸作</w:t>
      </w:r>
      <w:proofErr w:type="gramEnd"/>
      <w:r w:rsidR="00091357" w:rsidRPr="00CB4B83">
        <w:rPr>
          <w:rFonts w:asciiTheme="majorEastAsia" w:eastAsiaTheme="majorEastAsia" w:hAnsiTheme="majorEastAsia" w:hint="eastAsia"/>
        </w:rPr>
        <w:t>「</w:t>
      </w:r>
      <w:r w:rsidR="00091357" w:rsidRPr="00CB4B83">
        <w:rPr>
          <w:rFonts w:asciiTheme="majorEastAsia" w:eastAsiaTheme="majorEastAsia" w:hAnsiTheme="majorEastAsia"/>
          <w:noProof/>
        </w:rPr>
        <w:drawing>
          <wp:inline distT="0" distB="0" distL="0" distR="0" wp14:anchorId="71B6E09F" wp14:editId="6586B3E7">
            <wp:extent cx="93771" cy="129493"/>
            <wp:effectExtent l="0" t="0" r="1905" b="4445"/>
            <wp:docPr id="785915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5674" name=""/>
                    <pic:cNvPicPr/>
                  </pic:nvPicPr>
                  <pic:blipFill>
                    <a:blip r:embed="rId46"/>
                    <a:stretch>
                      <a:fillRect/>
                    </a:stretch>
                  </pic:blipFill>
                  <pic:spPr>
                    <a:xfrm>
                      <a:off x="0" y="0"/>
                      <a:ext cx="98214" cy="135629"/>
                    </a:xfrm>
                    <a:prstGeom prst="rect">
                      <a:avLst/>
                    </a:prstGeom>
                  </pic:spPr>
                </pic:pic>
              </a:graphicData>
            </a:graphic>
          </wp:inline>
        </w:drawing>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，是</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字</w:t>
      </w:r>
      <w:proofErr w:type="gramStart"/>
      <w:r w:rsidRPr="00CB4B83">
        <w:rPr>
          <w:rFonts w:asciiTheme="majorEastAsia" w:eastAsiaTheme="majorEastAsia" w:hAnsiTheme="majorEastAsia" w:hint="eastAsia"/>
        </w:rPr>
        <w:t>的繁飾變體</w:t>
      </w:r>
      <w:proofErr w:type="gramEnd"/>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楊澤生</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此字</w:t>
      </w:r>
      <w:proofErr w:type="gramStart"/>
      <w:r w:rsidRPr="00CB4B83">
        <w:rPr>
          <w:rFonts w:asciiTheme="majorEastAsia" w:eastAsiaTheme="majorEastAsia" w:hAnsiTheme="majorEastAsia" w:hint="eastAsia"/>
        </w:rPr>
        <w:t>讀作</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燮</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協</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《爾雅》「協」「</w:t>
      </w:r>
      <w:proofErr w:type="gramStart"/>
      <w:r w:rsidR="00091357" w:rsidRPr="00CB4B83">
        <w:rPr>
          <w:rFonts w:asciiTheme="majorEastAsia" w:eastAsiaTheme="majorEastAsia" w:hAnsiTheme="majorEastAsia" w:hint="eastAsia"/>
        </w:rPr>
        <w:t>燮</w:t>
      </w:r>
      <w:proofErr w:type="gramEnd"/>
      <w:r w:rsidR="00091357" w:rsidRPr="00CB4B83">
        <w:rPr>
          <w:rFonts w:asciiTheme="majorEastAsia" w:eastAsiaTheme="majorEastAsia" w:hAnsiTheme="majorEastAsia" w:hint="eastAsia"/>
        </w:rPr>
        <w:t>」，和也。《說文》：「協，眾之同和也。」「</w:t>
      </w:r>
      <w:proofErr w:type="gramStart"/>
      <w:r w:rsidR="00091357" w:rsidRPr="00CB4B83">
        <w:rPr>
          <w:rFonts w:asciiTheme="majorEastAsia" w:eastAsiaTheme="majorEastAsia" w:hAnsiTheme="majorEastAsia" w:hint="eastAsia"/>
        </w:rPr>
        <w:t>燮</w:t>
      </w:r>
      <w:proofErr w:type="gramEnd"/>
      <w:r w:rsidR="00091357" w:rsidRPr="00CB4B83">
        <w:rPr>
          <w:rFonts w:asciiTheme="majorEastAsia" w:eastAsiaTheme="majorEastAsia" w:hAnsiTheme="majorEastAsia" w:hint="eastAsia"/>
        </w:rPr>
        <w:t xml:space="preserve">和」的意思同「協和」。/ </w:t>
      </w:r>
      <w:r w:rsidRPr="00CB4B83">
        <w:rPr>
          <w:rFonts w:asciiTheme="majorEastAsia" w:eastAsiaTheme="majorEastAsia" w:hAnsiTheme="majorEastAsia" w:hint="eastAsia"/>
        </w:rPr>
        <w:t>廖</w:t>
      </w:r>
      <w:r w:rsidR="00091357" w:rsidRPr="00CB4B83">
        <w:rPr>
          <w:rFonts w:asciiTheme="majorEastAsia" w:eastAsiaTheme="majorEastAsia" w:hAnsiTheme="majorEastAsia" w:hint="eastAsia"/>
        </w:rPr>
        <w:t>名春：</w:t>
      </w:r>
      <w:proofErr w:type="gramStart"/>
      <w:r w:rsidRPr="00CB4B83">
        <w:rPr>
          <w:rFonts w:asciiTheme="majorEastAsia" w:eastAsiaTheme="majorEastAsia" w:hAnsiTheme="majorEastAsia" w:hint="eastAsia"/>
        </w:rPr>
        <w:t>釋作</w:t>
      </w:r>
      <w:proofErr w:type="gramEnd"/>
      <w:r w:rsidR="00091357" w:rsidRPr="00CB4B83">
        <w:rPr>
          <w:rFonts w:asciiTheme="majorEastAsia" w:eastAsiaTheme="majorEastAsia" w:hAnsiTheme="majorEastAsia" w:hint="eastAsia"/>
        </w:rPr>
        <w:t>「</w:t>
      </w:r>
      <w:r w:rsidR="00091357" w:rsidRPr="00CB4B83">
        <w:rPr>
          <w:rFonts w:asciiTheme="majorEastAsia" w:eastAsiaTheme="majorEastAsia" w:hAnsiTheme="majorEastAsia"/>
          <w:noProof/>
        </w:rPr>
        <w:drawing>
          <wp:inline distT="0" distB="0" distL="0" distR="0" wp14:anchorId="71132722" wp14:editId="6F30D54B">
            <wp:extent cx="77657" cy="110939"/>
            <wp:effectExtent l="0" t="0" r="0" b="3810"/>
            <wp:docPr id="16339612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1250" name=""/>
                    <pic:cNvPicPr/>
                  </pic:nvPicPr>
                  <pic:blipFill>
                    <a:blip r:embed="rId47"/>
                    <a:stretch>
                      <a:fillRect/>
                    </a:stretch>
                  </pic:blipFill>
                  <pic:spPr>
                    <a:xfrm>
                      <a:off x="0" y="0"/>
                      <a:ext cx="80068" cy="114384"/>
                    </a:xfrm>
                    <a:prstGeom prst="rect">
                      <a:avLst/>
                    </a:prstGeom>
                  </pic:spPr>
                </pic:pic>
              </a:graphicData>
            </a:graphic>
          </wp:inline>
        </w:drawing>
      </w:r>
      <w:r w:rsidR="00091357" w:rsidRPr="00CB4B83">
        <w:rPr>
          <w:rFonts w:asciiTheme="majorEastAsia" w:eastAsiaTheme="majorEastAsia" w:hAnsiTheme="majorEastAsia" w:hint="eastAsia"/>
        </w:rPr>
        <w:t>」（秋）</w:t>
      </w:r>
      <w:r w:rsidRPr="00CB4B83">
        <w:rPr>
          <w:rFonts w:asciiTheme="majorEastAsia" w:eastAsiaTheme="majorEastAsia" w:hAnsiTheme="majorEastAsia" w:hint="eastAsia"/>
        </w:rPr>
        <w:t>，讀為</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啾</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，衆聲也。</w:t>
      </w:r>
      <w:proofErr w:type="gramStart"/>
      <w:r w:rsidRPr="00CB4B83">
        <w:rPr>
          <w:rFonts w:asciiTheme="majorEastAsia" w:eastAsiaTheme="majorEastAsia" w:hAnsiTheme="majorEastAsia" w:hint="eastAsia"/>
        </w:rPr>
        <w:t>謂舜能</w:t>
      </w:r>
      <w:proofErr w:type="gramEnd"/>
      <w:r w:rsidRPr="00CB4B83">
        <w:rPr>
          <w:rFonts w:asciiTheme="majorEastAsia" w:eastAsiaTheme="majorEastAsia" w:hAnsiTheme="majorEastAsia" w:hint="eastAsia"/>
        </w:rPr>
        <w:t>和五音。</w:t>
      </w:r>
      <w:r w:rsidR="00091357" w:rsidRPr="00CB4B83">
        <w:rPr>
          <w:rFonts w:asciiTheme="majorEastAsia" w:eastAsiaTheme="majorEastAsia" w:hAnsiTheme="majorEastAsia" w:hint="eastAsia"/>
        </w:rPr>
        <w:t>/ 夏世華</w:t>
      </w:r>
      <w:r w:rsidRPr="00CB4B83">
        <w:rPr>
          <w:rFonts w:asciiTheme="majorEastAsia" w:eastAsiaTheme="majorEastAsia" w:hAnsiTheme="majorEastAsia" w:hint="eastAsia"/>
        </w:rPr>
        <w:t>：或當從陳説，《說文》：</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單，大也。</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此字</w:t>
      </w:r>
      <w:proofErr w:type="gramStart"/>
      <w:r w:rsidRPr="00CB4B83">
        <w:rPr>
          <w:rFonts w:asciiTheme="majorEastAsia" w:eastAsiaTheme="majorEastAsia" w:hAnsiTheme="majorEastAsia" w:hint="eastAsia"/>
        </w:rPr>
        <w:t>前若補與</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相關之文，</w:t>
      </w:r>
      <w:proofErr w:type="gramStart"/>
      <w:r w:rsidRPr="00CB4B83">
        <w:rPr>
          <w:rFonts w:asciiTheme="majorEastAsia" w:eastAsiaTheme="majorEastAsia" w:hAnsiTheme="majorEastAsia" w:hint="eastAsia"/>
        </w:rPr>
        <w:t>則言舜之</w:t>
      </w:r>
      <w:proofErr w:type="gramEnd"/>
      <w:r w:rsidRPr="00CB4B83">
        <w:rPr>
          <w:rFonts w:asciiTheme="majorEastAsia" w:eastAsiaTheme="majorEastAsia" w:hAnsiTheme="majorEastAsia" w:hint="eastAsia"/>
        </w:rPr>
        <w:t>道大而</w:t>
      </w:r>
      <w:proofErr w:type="gramStart"/>
      <w:r w:rsidRPr="00CB4B83">
        <w:rPr>
          <w:rFonts w:asciiTheme="majorEastAsia" w:eastAsiaTheme="majorEastAsia" w:hAnsiTheme="majorEastAsia" w:hint="eastAsia"/>
        </w:rPr>
        <w:t>和</w:t>
      </w:r>
      <w:proofErr w:type="gramEnd"/>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又可通為</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，馬王堆漢墓帛書《老子乙本·德經》：</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單而善謀。</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，今本《老子》作</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Pr="00CB4B83">
        <w:rPr>
          <w:rFonts w:asciiTheme="majorEastAsia" w:eastAsiaTheme="majorEastAsia" w:hAnsiTheme="majorEastAsia" w:hint="eastAsia"/>
        </w:rPr>
        <w:t>然而善謀</w:t>
      </w:r>
      <w:r w:rsidR="00091357" w:rsidRPr="00CB4B83">
        <w:rPr>
          <w:rFonts w:asciiTheme="majorEastAsia" w:eastAsiaTheme="majorEastAsia" w:hAnsiTheme="majorEastAsia" w:hint="eastAsia"/>
        </w:rPr>
        <w:t>」</w:t>
      </w:r>
      <w:r w:rsidRPr="00CB4B83">
        <w:rPr>
          <w:rFonts w:asciiTheme="majorEastAsia" w:eastAsiaTheme="majorEastAsia" w:hAnsiTheme="majorEastAsia" w:hint="eastAsia"/>
        </w:rPr>
        <w:t>。河</w:t>
      </w:r>
      <w:proofErr w:type="gramStart"/>
      <w:r w:rsidRPr="00CB4B83">
        <w:rPr>
          <w:rFonts w:asciiTheme="majorEastAsia" w:eastAsiaTheme="majorEastAsia" w:hAnsiTheme="majorEastAsia" w:hint="eastAsia"/>
        </w:rPr>
        <w:t>上公注</w:t>
      </w:r>
      <w:proofErr w:type="gramEnd"/>
      <w:r w:rsidRPr="00CB4B83">
        <w:rPr>
          <w:rFonts w:asciiTheme="majorEastAsia" w:eastAsiaTheme="majorEastAsia" w:hAnsiTheme="majorEastAsia" w:hint="eastAsia"/>
        </w:rPr>
        <w:t>：</w:t>
      </w:r>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Pr="00CB4B83">
        <w:rPr>
          <w:rFonts w:asciiTheme="majorEastAsia" w:eastAsiaTheme="majorEastAsia" w:hAnsiTheme="majorEastAsia" w:hint="eastAsia"/>
        </w:rPr>
        <w:t>，寬也。</w:t>
      </w:r>
      <w:r w:rsidR="00091357" w:rsidRPr="00CB4B83">
        <w:rPr>
          <w:rFonts w:asciiTheme="majorEastAsia" w:eastAsiaTheme="majorEastAsia" w:hAnsiTheme="majorEastAsia" w:hint="eastAsia"/>
        </w:rPr>
        <w:t>」</w:t>
      </w:r>
      <w:r w:rsidRPr="00CB4B83">
        <w:rPr>
          <w:rFonts w:asciiTheme="majorEastAsia" w:eastAsiaTheme="majorEastAsia" w:hAnsiTheme="majorEastAsia"/>
        </w:rPr>
        <w:t xml:space="preserve"> </w:t>
      </w:r>
      <w:proofErr w:type="gramStart"/>
      <w:r w:rsidRPr="00CB4B83">
        <w:rPr>
          <w:rFonts w:asciiTheme="majorEastAsia" w:eastAsiaTheme="majorEastAsia" w:hAnsiTheme="majorEastAsia" w:hint="eastAsia"/>
        </w:rPr>
        <w:t>朱謙之集釋：</w:t>
      </w:r>
      <w:proofErr w:type="gramEnd"/>
      <w:r w:rsidR="00091357"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繟</w:t>
      </w:r>
      <w:proofErr w:type="gramEnd"/>
      <w:r w:rsidRPr="00CB4B83">
        <w:rPr>
          <w:rFonts w:asciiTheme="majorEastAsia" w:eastAsiaTheme="majorEastAsia" w:hAnsiTheme="majorEastAsia" w:hint="eastAsia"/>
        </w:rPr>
        <w:t>，音</w:t>
      </w:r>
      <w:proofErr w:type="gramStart"/>
      <w:r w:rsidRPr="00CB4B83">
        <w:rPr>
          <w:rFonts w:asciiTheme="majorEastAsia" w:eastAsiaTheme="majorEastAsia" w:hAnsiTheme="majorEastAsia" w:hint="eastAsia"/>
        </w:rPr>
        <w:t>闡</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舒緩貌。</w:t>
      </w:r>
      <w:proofErr w:type="gramEnd"/>
      <w:r w:rsidR="00091357" w:rsidRPr="00CB4B83">
        <w:rPr>
          <w:rFonts w:asciiTheme="majorEastAsia" w:eastAsiaTheme="majorEastAsia" w:hAnsiTheme="majorEastAsia" w:hint="eastAsia"/>
        </w:rPr>
        <w:t xml:space="preserve">」/ </w:t>
      </w:r>
      <w:proofErr w:type="gramStart"/>
      <w:r w:rsidR="00091357" w:rsidRPr="00CB4B83">
        <w:rPr>
          <w:rFonts w:asciiTheme="majorEastAsia" w:eastAsiaTheme="majorEastAsia" w:hAnsiTheme="majorEastAsia" w:hint="eastAsia"/>
        </w:rPr>
        <w:t>顧史考</w:t>
      </w:r>
      <w:proofErr w:type="gramEnd"/>
      <w:r w:rsidR="00091357" w:rsidRPr="00CB4B83">
        <w:rPr>
          <w:rFonts w:asciiTheme="majorEastAsia" w:eastAsiaTheme="majorEastAsia" w:hAnsiTheme="majorEastAsia" w:hint="eastAsia"/>
        </w:rPr>
        <w:t>：「單」讀「坦」。</w:t>
      </w:r>
    </w:p>
  </w:footnote>
  <w:footnote w:id="90">
    <w:p w14:paraId="2DFD2AD2" w14:textId="25A424BB" w:rsidR="007D5EA9" w:rsidRPr="00CB4B83" w:rsidRDefault="00222CA6" w:rsidP="007D5EA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091357" w:rsidRPr="00CB4B83">
        <w:rPr>
          <w:rFonts w:asciiTheme="majorEastAsia" w:eastAsiaTheme="majorEastAsia" w:hAnsiTheme="majorEastAsia" w:hint="eastAsia"/>
        </w:rPr>
        <w:t>整理者：</w:t>
      </w:r>
      <w:proofErr w:type="gramStart"/>
      <w:r w:rsidRPr="00CB4B83">
        <w:rPr>
          <w:rFonts w:asciiTheme="majorEastAsia" w:eastAsiaTheme="majorEastAsia" w:hAnsiTheme="majorEastAsia" w:hint="eastAsia"/>
        </w:rPr>
        <w:t>隸作</w:t>
      </w:r>
      <w:proofErr w:type="gramEnd"/>
      <w:r w:rsidR="000635B9" w:rsidRPr="00CB4B83">
        <w:rPr>
          <w:rFonts w:asciiTheme="majorEastAsia" w:eastAsiaTheme="majorEastAsia" w:hAnsiTheme="majorEastAsia" w:hint="eastAsia"/>
        </w:rPr>
        <w:t>「</w:t>
      </w:r>
      <w:r w:rsidR="000635B9" w:rsidRPr="00CB4B83">
        <w:rPr>
          <w:rFonts w:asciiTheme="majorEastAsia" w:eastAsiaTheme="majorEastAsia" w:hAnsiTheme="majorEastAsia"/>
          <w:noProof/>
        </w:rPr>
        <w:drawing>
          <wp:inline distT="0" distB="0" distL="0" distR="0" wp14:anchorId="4D8DCCB7" wp14:editId="53F376B3">
            <wp:extent cx="96971" cy="100203"/>
            <wp:effectExtent l="0" t="0" r="0" b="0"/>
            <wp:docPr id="4845578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播</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，以為即</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番</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所從之</w:t>
      </w:r>
      <w:proofErr w:type="gramStart"/>
      <w:r w:rsidRPr="00CB4B83">
        <w:rPr>
          <w:rFonts w:asciiTheme="majorEastAsia" w:eastAsiaTheme="majorEastAsia" w:hAnsiTheme="majorEastAsia" w:hint="eastAsia"/>
        </w:rPr>
        <w:t>聲符</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釆</w:t>
      </w:r>
      <w:proofErr w:type="gramEnd"/>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，通假作</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播</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布</w:t>
      </w:r>
      <w:r w:rsidR="000635B9"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播德</w:t>
      </w:r>
      <w:r w:rsidR="000635B9" w:rsidRPr="00CB4B83">
        <w:rPr>
          <w:rFonts w:asciiTheme="majorEastAsia" w:eastAsiaTheme="majorEastAsia" w:hAnsiTheme="majorEastAsia" w:hint="eastAsia"/>
        </w:rPr>
        <w:t>、布德</w:t>
      </w:r>
      <w:proofErr w:type="gramEnd"/>
      <w:r w:rsidRPr="00CB4B83">
        <w:rPr>
          <w:rFonts w:asciiTheme="majorEastAsia" w:eastAsiaTheme="majorEastAsia" w:hAnsiTheme="majorEastAsia" w:hint="eastAsia"/>
        </w:rPr>
        <w:t>。</w:t>
      </w:r>
      <w:r w:rsidR="000635B9" w:rsidRPr="00CB4B83">
        <w:rPr>
          <w:rFonts w:asciiTheme="majorEastAsia" w:eastAsiaTheme="majorEastAsia" w:hAnsiTheme="majorEastAsia" w:hint="eastAsia"/>
        </w:rPr>
        <w:t xml:space="preserve">/ </w:t>
      </w:r>
      <w:r w:rsidR="007F1565" w:rsidRPr="00CB4B83">
        <w:rPr>
          <w:rFonts w:asciiTheme="majorEastAsia" w:eastAsiaTheme="majorEastAsia" w:hAnsiTheme="majorEastAsia" w:hint="eastAsia"/>
        </w:rPr>
        <w:t>劉樂賢、</w:t>
      </w:r>
      <w:r w:rsidRPr="00CB4B83">
        <w:rPr>
          <w:rFonts w:asciiTheme="majorEastAsia" w:eastAsiaTheme="majorEastAsia" w:hAnsiTheme="majorEastAsia" w:hint="eastAsia"/>
        </w:rPr>
        <w:t>黃德寬</w:t>
      </w:r>
      <w:r w:rsidR="007F1565" w:rsidRPr="00CB4B83">
        <w:rPr>
          <w:rFonts w:asciiTheme="majorEastAsia" w:eastAsiaTheme="majorEastAsia" w:hAnsiTheme="majorEastAsia" w:hint="eastAsia"/>
        </w:rPr>
        <w:t>、徐在國、劉信芳</w:t>
      </w:r>
      <w:r w:rsidR="007D5EA9" w:rsidRPr="00CB4B83">
        <w:rPr>
          <w:rFonts w:asciiTheme="majorEastAsia" w:eastAsiaTheme="majorEastAsia" w:hAnsiTheme="majorEastAsia" w:hint="eastAsia"/>
        </w:rPr>
        <w:t>、何琳儀</w:t>
      </w:r>
      <w:r w:rsidRPr="00CB4B83">
        <w:rPr>
          <w:rFonts w:asciiTheme="majorEastAsia" w:eastAsiaTheme="majorEastAsia" w:hAnsiTheme="majorEastAsia" w:hint="eastAsia"/>
        </w:rPr>
        <w:t>：</w:t>
      </w:r>
      <w:r w:rsidR="009E0DCB" w:rsidRPr="00CB4B83">
        <w:rPr>
          <w:rFonts w:asciiTheme="majorEastAsia" w:eastAsiaTheme="majorEastAsia" w:hAnsiTheme="majorEastAsia" w:hint="eastAsia"/>
        </w:rPr>
        <w:t>「</w:t>
      </w:r>
      <w:r w:rsidR="009E0DCB" w:rsidRPr="00CB4B83">
        <w:rPr>
          <w:rFonts w:asciiTheme="majorEastAsia" w:eastAsiaTheme="majorEastAsia" w:hAnsiTheme="majorEastAsia"/>
          <w:noProof/>
        </w:rPr>
        <w:drawing>
          <wp:inline distT="0" distB="0" distL="0" distR="0" wp14:anchorId="69CB1737" wp14:editId="2F469750">
            <wp:extent cx="96971" cy="100203"/>
            <wp:effectExtent l="0" t="0" r="0" b="0"/>
            <wp:docPr id="10727729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9E0DCB" w:rsidRPr="00CB4B83">
        <w:rPr>
          <w:rFonts w:asciiTheme="majorEastAsia" w:eastAsiaTheme="majorEastAsia" w:hAnsiTheme="majorEastAsia" w:hint="eastAsia"/>
        </w:rPr>
        <w:t>」釋「</w:t>
      </w:r>
      <w:r w:rsidRPr="00CB4B83">
        <w:rPr>
          <w:rFonts w:asciiTheme="majorEastAsia" w:eastAsiaTheme="majorEastAsia" w:hAnsiTheme="majorEastAsia" w:hint="eastAsia"/>
        </w:rPr>
        <w:t>穗</w:t>
      </w:r>
      <w:r w:rsidR="009E0DCB" w:rsidRPr="00CB4B83">
        <w:rPr>
          <w:rFonts w:asciiTheme="majorEastAsia" w:eastAsiaTheme="majorEastAsia" w:hAnsiTheme="majorEastAsia" w:hint="eastAsia"/>
        </w:rPr>
        <w:t>」，讀「由」。</w:t>
      </w:r>
      <w:proofErr w:type="gramStart"/>
      <w:r w:rsidRPr="00CB4B83">
        <w:rPr>
          <w:rFonts w:asciiTheme="majorEastAsia" w:eastAsiaTheme="majorEastAsia" w:hAnsiTheme="majorEastAsia" w:hint="eastAsia"/>
        </w:rPr>
        <w:t>郭店楚簡《唐虞之道》</w:t>
      </w:r>
      <w:proofErr w:type="gramEnd"/>
      <w:r w:rsidRPr="00CB4B83">
        <w:rPr>
          <w:rFonts w:asciiTheme="majorEastAsia" w:eastAsiaTheme="majorEastAsia" w:hAnsiTheme="majorEastAsia" w:hint="eastAsia"/>
        </w:rPr>
        <w:t>第十二簡有</w:t>
      </w:r>
      <w:r w:rsidR="009E0DC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咎</w:t>
      </w:r>
      <w:proofErr w:type="gramEnd"/>
      <w:r w:rsidRPr="00CB4B83">
        <w:rPr>
          <w:rFonts w:asciiTheme="majorEastAsia" w:eastAsiaTheme="majorEastAsia" w:hAnsiTheme="majorEastAsia" w:hint="eastAsia"/>
        </w:rPr>
        <w:t>穗</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，裘錫圭按語謂</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穗，讀為由</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。《忠信之道》第六簡</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君子</w:t>
      </w:r>
      <w:proofErr w:type="gramStart"/>
      <w:r w:rsidRPr="00CB4B83">
        <w:rPr>
          <w:rFonts w:asciiTheme="majorEastAsia" w:eastAsiaTheme="majorEastAsia" w:hAnsiTheme="majorEastAsia" w:hint="eastAsia"/>
        </w:rPr>
        <w:t>弗</w:t>
      </w:r>
      <w:proofErr w:type="gramEnd"/>
      <w:r w:rsidRPr="00CB4B83">
        <w:rPr>
          <w:rFonts w:asciiTheme="majorEastAsia" w:eastAsiaTheme="majorEastAsia" w:hAnsiTheme="majorEastAsia" w:hint="eastAsia"/>
        </w:rPr>
        <w:t>穗也</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，也讀為</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。第八簡也</w:t>
      </w:r>
      <w:proofErr w:type="gramStart"/>
      <w:r w:rsidRPr="00CB4B83">
        <w:rPr>
          <w:rFonts w:asciiTheme="majorEastAsia" w:eastAsiaTheme="majorEastAsia" w:hAnsiTheme="majorEastAsia" w:hint="eastAsia"/>
        </w:rPr>
        <w:t>當讀作</w:t>
      </w:r>
      <w:proofErr w:type="gramEnd"/>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，與本篇</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從諸卉茅之中</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的</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可以對讀。《爾雅·釋詁》：</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由、從，自也</w:t>
      </w:r>
      <w:r w:rsidR="009E0DCB"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郭</w:t>
      </w:r>
      <w:proofErr w:type="gramEnd"/>
      <w:r w:rsidRPr="00CB4B83">
        <w:rPr>
          <w:rFonts w:asciiTheme="majorEastAsia" w:eastAsiaTheme="majorEastAsia" w:hAnsiTheme="majorEastAsia" w:hint="eastAsia"/>
        </w:rPr>
        <w:t>注：</w:t>
      </w:r>
      <w:r w:rsidR="009E0DC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自猶從也</w:t>
      </w:r>
      <w:proofErr w:type="gramEnd"/>
      <w:r w:rsidRPr="00CB4B83">
        <w:rPr>
          <w:rFonts w:asciiTheme="majorEastAsia" w:eastAsiaTheme="majorEastAsia" w:hAnsiTheme="majorEastAsia" w:hint="eastAsia"/>
        </w:rPr>
        <w:t>。</w:t>
      </w:r>
      <w:r w:rsidR="009E0DCB"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 xml:space="preserve"> </w:t>
      </w:r>
      <w:proofErr w:type="gramStart"/>
      <w:r w:rsidR="007D5EA9" w:rsidRPr="00CB4B83">
        <w:rPr>
          <w:rFonts w:asciiTheme="majorEastAsia" w:eastAsiaTheme="majorEastAsia" w:hAnsiTheme="majorEastAsia" w:hint="eastAsia"/>
        </w:rPr>
        <w:t>孟蓬生</w:t>
      </w:r>
      <w:proofErr w:type="gramEnd"/>
      <w:r w:rsidR="007D5EA9" w:rsidRPr="00CB4B83">
        <w:rPr>
          <w:rFonts w:asciiTheme="majorEastAsia" w:eastAsiaTheme="majorEastAsia" w:hAnsiTheme="majorEastAsia" w:hint="eastAsia"/>
        </w:rPr>
        <w:t>：讀「抽」。「</w:t>
      </w:r>
      <w:r w:rsidR="007D5EA9" w:rsidRPr="00CB4B83">
        <w:rPr>
          <w:rFonts w:asciiTheme="majorEastAsia" w:eastAsiaTheme="majorEastAsia" w:hAnsiTheme="majorEastAsia"/>
          <w:noProof/>
        </w:rPr>
        <w:drawing>
          <wp:inline distT="0" distB="0" distL="0" distR="0" wp14:anchorId="607D2E76" wp14:editId="3D6C4AFF">
            <wp:extent cx="96971" cy="100203"/>
            <wp:effectExtent l="0" t="0" r="0" b="0"/>
            <wp:docPr id="677011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D5EA9" w:rsidRPr="00CB4B83">
        <w:rPr>
          <w:rFonts w:asciiTheme="majorEastAsia" w:eastAsiaTheme="majorEastAsia" w:hAnsiTheme="majorEastAsia" w:hint="eastAsia"/>
        </w:rPr>
        <w:t>者</w:t>
      </w:r>
      <w:proofErr w:type="gramStart"/>
      <w:r w:rsidR="007D5EA9"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畝之中」，是指</w:t>
      </w:r>
      <w:proofErr w:type="gramStart"/>
      <w:r w:rsidR="007D5EA9" w:rsidRPr="00CB4B83">
        <w:rPr>
          <w:rFonts w:asciiTheme="majorEastAsia" w:eastAsiaTheme="majorEastAsia" w:hAnsiTheme="majorEastAsia" w:hint="eastAsia"/>
        </w:rPr>
        <w:t>把舜從畎畝中</w:t>
      </w:r>
      <w:proofErr w:type="gramEnd"/>
      <w:r w:rsidR="007D5EA9" w:rsidRPr="00CB4B83">
        <w:rPr>
          <w:rFonts w:asciiTheme="majorEastAsia" w:eastAsiaTheme="majorEastAsia" w:hAnsiTheme="majorEastAsia" w:hint="eastAsia"/>
        </w:rPr>
        <w:t>選拔出來。/</w:t>
      </w:r>
      <w:bookmarkStart w:id="44" w:name="_Hlk190167298"/>
      <w:r w:rsidR="007D5EA9" w:rsidRPr="00CB4B83">
        <w:rPr>
          <w:rFonts w:asciiTheme="majorEastAsia" w:eastAsiaTheme="majorEastAsia" w:hAnsiTheme="majorEastAsia" w:hint="eastAsia"/>
        </w:rPr>
        <w:t xml:space="preserve"> 趙建偉：釋「播」，讀為《孟子·告子下》以「舜發於</w:t>
      </w:r>
      <w:proofErr w:type="gramStart"/>
      <w:r w:rsidR="007D5EA9"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畝之中」的「發」，</w:t>
      </w:r>
      <w:proofErr w:type="gramStart"/>
      <w:r w:rsidR="007D5EA9" w:rsidRPr="00CB4B83">
        <w:rPr>
          <w:rFonts w:asciiTheme="majorEastAsia" w:eastAsiaTheme="majorEastAsia" w:hAnsiTheme="majorEastAsia" w:hint="eastAsia"/>
        </w:rPr>
        <w:t>義猶「</w:t>
      </w:r>
      <w:proofErr w:type="gramEnd"/>
      <w:r w:rsidR="007D5EA9" w:rsidRPr="00CB4B83">
        <w:rPr>
          <w:rFonts w:asciiTheme="majorEastAsia" w:eastAsiaTheme="majorEastAsia" w:hAnsiTheme="majorEastAsia" w:hint="eastAsia"/>
        </w:rPr>
        <w:t>拔」。簡文言</w:t>
      </w:r>
      <w:proofErr w:type="gramStart"/>
      <w:r w:rsidR="007D5EA9" w:rsidRPr="00CB4B83">
        <w:rPr>
          <w:rFonts w:asciiTheme="majorEastAsia" w:eastAsiaTheme="majorEastAsia" w:hAnsiTheme="majorEastAsia" w:hint="eastAsia"/>
        </w:rPr>
        <w:t>舜被拔擢於畎</w:t>
      </w:r>
      <w:proofErr w:type="gramEnd"/>
      <w:r w:rsidR="007D5EA9" w:rsidRPr="00CB4B83">
        <w:rPr>
          <w:rFonts w:asciiTheme="majorEastAsia" w:eastAsiaTheme="majorEastAsia" w:hAnsiTheme="majorEastAsia" w:hint="eastAsia"/>
        </w:rPr>
        <w:t>畝之中。釋「由」「秀」</w:t>
      </w:r>
      <w:proofErr w:type="gramStart"/>
      <w:r w:rsidR="007D5EA9" w:rsidRPr="00CB4B83">
        <w:rPr>
          <w:rFonts w:asciiTheme="majorEastAsia" w:eastAsiaTheme="majorEastAsia" w:hAnsiTheme="majorEastAsia" w:hint="eastAsia"/>
        </w:rPr>
        <w:t>亦通</w:t>
      </w:r>
      <w:proofErr w:type="gramEnd"/>
      <w:r w:rsidR="007D5EA9" w:rsidRPr="00CB4B83">
        <w:rPr>
          <w:rFonts w:asciiTheme="majorEastAsia" w:eastAsiaTheme="majorEastAsia" w:hAnsiTheme="majorEastAsia" w:hint="eastAsia"/>
        </w:rPr>
        <w:t>，讀「抽」，拔、</w:t>
      </w:r>
      <w:proofErr w:type="gramStart"/>
      <w:r w:rsidR="007D5EA9" w:rsidRPr="00CB4B83">
        <w:rPr>
          <w:rFonts w:asciiTheme="majorEastAsia" w:eastAsiaTheme="majorEastAsia" w:hAnsiTheme="majorEastAsia" w:hint="eastAsia"/>
        </w:rPr>
        <w:t>擢</w:t>
      </w:r>
      <w:proofErr w:type="gramEnd"/>
      <w:r w:rsidR="007D5EA9" w:rsidRPr="00CB4B83">
        <w:rPr>
          <w:rFonts w:asciiTheme="majorEastAsia" w:eastAsiaTheme="majorEastAsia" w:hAnsiTheme="majorEastAsia" w:hint="eastAsia"/>
        </w:rPr>
        <w:t>。</w:t>
      </w:r>
      <w:bookmarkEnd w:id="44"/>
      <w:r w:rsidR="007D5EA9"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季旭</w:t>
      </w:r>
      <w:proofErr w:type="gramStart"/>
      <w:r w:rsidRPr="00CB4B83">
        <w:rPr>
          <w:rFonts w:asciiTheme="majorEastAsia" w:eastAsiaTheme="majorEastAsia" w:hAnsiTheme="majorEastAsia" w:hint="eastAsia"/>
        </w:rPr>
        <w:t>昇</w:t>
      </w:r>
      <w:proofErr w:type="gramEnd"/>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從字形考釋而言，</w:t>
      </w:r>
      <w:proofErr w:type="gramStart"/>
      <w:r w:rsidRPr="00CB4B83">
        <w:rPr>
          <w:rFonts w:asciiTheme="majorEastAsia" w:eastAsiaTheme="majorEastAsia" w:hAnsiTheme="majorEastAsia" w:hint="eastAsia"/>
        </w:rPr>
        <w:t>徐說是</w:t>
      </w:r>
      <w:proofErr w:type="gramEnd"/>
      <w:r w:rsidRPr="00CB4B83">
        <w:rPr>
          <w:rFonts w:asciiTheme="majorEastAsia" w:eastAsiaTheme="majorEastAsia" w:hAnsiTheme="majorEastAsia" w:hint="eastAsia"/>
        </w:rPr>
        <w:t>，但以文義通讀而言，讀為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從諸</w:t>
      </w:r>
      <w:proofErr w:type="gramStart"/>
      <w:r w:rsidRPr="00CB4B83">
        <w:rPr>
          <w:rFonts w:asciiTheme="majorEastAsia" w:eastAsiaTheme="majorEastAsia" w:hAnsiTheme="majorEastAsia" w:hint="eastAsia"/>
        </w:rPr>
        <w:t>畎</w:t>
      </w:r>
      <w:proofErr w:type="gramEnd"/>
      <w:r w:rsidRPr="00CB4B83">
        <w:rPr>
          <w:rFonts w:asciiTheme="majorEastAsia" w:eastAsiaTheme="majorEastAsia" w:hAnsiTheme="majorEastAsia" w:hint="eastAsia"/>
        </w:rPr>
        <w:t>畝之中</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全句少</w:t>
      </w:r>
      <w:proofErr w:type="gramEnd"/>
      <w:r w:rsidRPr="00CB4B83">
        <w:rPr>
          <w:rFonts w:asciiTheme="majorEastAsia" w:eastAsiaTheme="majorEastAsia" w:hAnsiTheme="majorEastAsia" w:hint="eastAsia"/>
        </w:rPr>
        <w:t>一個動詞，而且把主語</w:t>
      </w:r>
      <w:proofErr w:type="gramStart"/>
      <w:r w:rsidRPr="00CB4B83">
        <w:rPr>
          <w:rFonts w:asciiTheme="majorEastAsia" w:eastAsiaTheme="majorEastAsia" w:hAnsiTheme="majorEastAsia" w:hint="eastAsia"/>
        </w:rPr>
        <w:t>說成舜</w:t>
      </w:r>
      <w:proofErr w:type="gramEnd"/>
      <w:r w:rsidRPr="00CB4B83">
        <w:rPr>
          <w:rFonts w:asciiTheme="majorEastAsia" w:eastAsiaTheme="majorEastAsia" w:hAnsiTheme="majorEastAsia" w:hint="eastAsia"/>
        </w:rPr>
        <w:t>，似乎也有點問題。</w:t>
      </w:r>
      <w:proofErr w:type="gramStart"/>
      <w:r w:rsidRPr="00CB4B83">
        <w:rPr>
          <w:rFonts w:asciiTheme="majorEastAsia" w:eastAsiaTheme="majorEastAsia" w:hAnsiTheme="majorEastAsia" w:hint="eastAsia"/>
        </w:rPr>
        <w:t>本句的</w:t>
      </w:r>
      <w:proofErr w:type="gramEnd"/>
      <w:r w:rsidRPr="00CB4B83">
        <w:rPr>
          <w:rFonts w:asciiTheme="majorEastAsia" w:eastAsiaTheme="majorEastAsia" w:hAnsiTheme="majorEastAsia" w:hint="eastAsia"/>
        </w:rPr>
        <w:t>主語</w:t>
      </w:r>
      <w:proofErr w:type="gramStart"/>
      <w:r w:rsidRPr="00CB4B83">
        <w:rPr>
          <w:rFonts w:asciiTheme="majorEastAsia" w:eastAsiaTheme="majorEastAsia" w:hAnsiTheme="majorEastAsia" w:hint="eastAsia"/>
        </w:rPr>
        <w:t>應該是堯</w:t>
      </w:r>
      <w:proofErr w:type="gramEnd"/>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諸</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是</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之於</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的合音，其中代名詞</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作受詞用，</w:t>
      </w:r>
      <w:proofErr w:type="gramStart"/>
      <w:r w:rsidRPr="00CB4B83">
        <w:rPr>
          <w:rFonts w:asciiTheme="majorEastAsia" w:eastAsiaTheme="majorEastAsia" w:hAnsiTheme="majorEastAsia" w:hint="eastAsia"/>
        </w:rPr>
        <w:t>指舜</w:t>
      </w:r>
      <w:proofErr w:type="gramEnd"/>
      <w:r w:rsidRPr="00CB4B83">
        <w:rPr>
          <w:rFonts w:asciiTheme="majorEastAsia" w:eastAsiaTheme="majorEastAsia" w:hAnsiTheme="majorEastAsia" w:hint="eastAsia"/>
        </w:rPr>
        <w:t>。因此</w:t>
      </w:r>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30E372B6" wp14:editId="20B4834A">
            <wp:extent cx="96971" cy="100203"/>
            <wp:effectExtent l="0" t="0" r="0" b="0"/>
            <wp:docPr id="7506464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字似乎可以讀成</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抽</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謂抽取、提拔；或讀為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導</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換一個角度來想，</w:t>
      </w:r>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459BB6E4" wp14:editId="01C425D1">
            <wp:extent cx="96971" cy="100203"/>
            <wp:effectExtent l="0" t="0" r="0" b="0"/>
            <wp:docPr id="3999146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字作為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穗</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的表</w:t>
      </w:r>
      <w:proofErr w:type="gramStart"/>
      <w:r w:rsidRPr="00CB4B83">
        <w:rPr>
          <w:rFonts w:asciiTheme="majorEastAsia" w:eastAsiaTheme="majorEastAsia" w:hAnsiTheme="majorEastAsia" w:hint="eastAsia"/>
        </w:rPr>
        <w:t>意字，從爪從禾，</w:t>
      </w:r>
      <w:proofErr w:type="gramEnd"/>
      <w:r w:rsidRPr="00CB4B83">
        <w:rPr>
          <w:rFonts w:asciiTheme="majorEastAsia" w:eastAsiaTheme="majorEastAsia" w:hAnsiTheme="majorEastAsia" w:hint="eastAsia"/>
        </w:rPr>
        <w:t>應該也可以有動詞的作用，名詞</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穗</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直接做動詞用，就是</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取穗</w:t>
      </w:r>
      <w:proofErr w:type="gramEnd"/>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，引申有取的意思。</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5CEFF4B3" wp14:editId="7C8B5CC7">
            <wp:extent cx="96971" cy="100203"/>
            <wp:effectExtent l="0" t="0" r="0" b="0"/>
            <wp:docPr id="222622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是</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采</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字之誤，和</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取</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同義</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俞志慧</w:t>
      </w:r>
      <w:r w:rsidR="007F1565" w:rsidRPr="00CB4B83">
        <w:rPr>
          <w:rFonts w:asciiTheme="majorEastAsia" w:eastAsiaTheme="majorEastAsia" w:hAnsiTheme="majorEastAsia" w:hint="eastAsia"/>
        </w:rPr>
        <w:t>：「</w:t>
      </w:r>
      <w:r w:rsidR="007F1565" w:rsidRPr="00CB4B83">
        <w:rPr>
          <w:rFonts w:asciiTheme="majorEastAsia" w:eastAsiaTheme="majorEastAsia" w:hAnsiTheme="majorEastAsia"/>
          <w:noProof/>
        </w:rPr>
        <w:drawing>
          <wp:inline distT="0" distB="0" distL="0" distR="0" wp14:anchorId="34FA561A" wp14:editId="02C5F785">
            <wp:extent cx="96971" cy="100203"/>
            <wp:effectExtent l="0" t="0" r="0" b="0"/>
            <wp:docPr id="1071093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F1565" w:rsidRPr="00CB4B83">
        <w:rPr>
          <w:rFonts w:asciiTheme="majorEastAsia" w:eastAsiaTheme="majorEastAsia" w:hAnsiTheme="majorEastAsia" w:hint="eastAsia"/>
        </w:rPr>
        <w:t>」是「采」異構，選拔</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李</w:t>
      </w:r>
      <w:r w:rsidR="007F1565" w:rsidRPr="00CB4B83">
        <w:rPr>
          <w:rFonts w:asciiTheme="majorEastAsia" w:eastAsiaTheme="majorEastAsia" w:hAnsiTheme="majorEastAsia" w:hint="eastAsia"/>
        </w:rPr>
        <w:t>銳</w:t>
      </w:r>
      <w:r w:rsidR="002F5870" w:rsidRPr="00CB4B83">
        <w:rPr>
          <w:rFonts w:asciiTheme="majorEastAsia" w:eastAsiaTheme="majorEastAsia" w:hAnsiTheme="majorEastAsia" w:hint="eastAsia"/>
        </w:rPr>
        <w:t>、</w:t>
      </w:r>
      <w:proofErr w:type="gramEnd"/>
      <w:r w:rsidR="002F5870" w:rsidRPr="00CB4B83">
        <w:rPr>
          <w:rFonts w:asciiTheme="majorEastAsia" w:eastAsiaTheme="majorEastAsia" w:hAnsiTheme="majorEastAsia" w:hint="eastAsia"/>
        </w:rPr>
        <w:t>蘇建洲</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招</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逸</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，隱逸、埋沒。</w:t>
      </w:r>
      <w:r w:rsidR="007F1565"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陳秉新</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遂</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有舉薦義。</w:t>
      </w:r>
      <w:r w:rsidR="007F1565" w:rsidRPr="00CB4B83">
        <w:rPr>
          <w:rFonts w:asciiTheme="majorEastAsia" w:eastAsiaTheme="majorEastAsia" w:hAnsiTheme="majorEastAsia" w:hint="eastAsia"/>
        </w:rPr>
        <w:t>/ 林志鵬2004：讀「由」，起、發。/ 林志鵬2005：讀「由」，尋找。</w:t>
      </w:r>
      <w:r w:rsidR="009E51EB" w:rsidRPr="00CB4B83">
        <w:rPr>
          <w:rFonts w:asciiTheme="majorEastAsia" w:eastAsiaTheme="majorEastAsia" w:hAnsiTheme="majorEastAsia" w:hint="eastAsia"/>
        </w:rPr>
        <w:t xml:space="preserve">/ </w:t>
      </w:r>
      <w:r w:rsidR="002F5870" w:rsidRPr="00CB4B83">
        <w:rPr>
          <w:rFonts w:asciiTheme="majorEastAsia" w:eastAsiaTheme="majorEastAsia" w:hAnsiTheme="majorEastAsia" w:hint="eastAsia"/>
        </w:rPr>
        <w:t>林志鵬：《左傳·襄公三十年》：「以晉國之多虞，不能</w:t>
      </w:r>
      <w:proofErr w:type="gramStart"/>
      <w:r w:rsidR="002F5870" w:rsidRPr="00CB4B83">
        <w:rPr>
          <w:rFonts w:asciiTheme="majorEastAsia" w:eastAsiaTheme="majorEastAsia" w:hAnsiTheme="majorEastAsia" w:hint="eastAsia"/>
        </w:rPr>
        <w:t>由吾子</w:t>
      </w:r>
      <w:proofErr w:type="gramEnd"/>
      <w:r w:rsidR="002F5870" w:rsidRPr="00CB4B83">
        <w:rPr>
          <w:rFonts w:asciiTheme="majorEastAsia" w:eastAsiaTheme="majorEastAsia" w:hAnsiTheme="majorEastAsia" w:hint="eastAsia"/>
        </w:rPr>
        <w:t>，使</w:t>
      </w:r>
      <w:proofErr w:type="gramStart"/>
      <w:r w:rsidR="002F5870" w:rsidRPr="00CB4B83">
        <w:rPr>
          <w:rFonts w:asciiTheme="majorEastAsia" w:eastAsiaTheme="majorEastAsia" w:hAnsiTheme="majorEastAsia" w:hint="eastAsia"/>
        </w:rPr>
        <w:t>吾子辱在泥塗久</w:t>
      </w:r>
      <w:proofErr w:type="gramEnd"/>
      <w:r w:rsidR="002F5870" w:rsidRPr="00CB4B83">
        <w:rPr>
          <w:rFonts w:asciiTheme="majorEastAsia" w:eastAsiaTheme="majorEastAsia" w:hAnsiTheme="majorEastAsia" w:hint="eastAsia"/>
        </w:rPr>
        <w:t>矣。」</w:t>
      </w:r>
      <w:proofErr w:type="gramStart"/>
      <w:r w:rsidR="002F5870" w:rsidRPr="00CB4B83">
        <w:rPr>
          <w:rFonts w:asciiTheme="majorEastAsia" w:eastAsiaTheme="majorEastAsia" w:hAnsiTheme="majorEastAsia" w:hint="eastAsia"/>
        </w:rPr>
        <w:t>杜預注</w:t>
      </w:r>
      <w:proofErr w:type="gramEnd"/>
      <w:r w:rsidR="002F5870" w:rsidRPr="00CB4B83">
        <w:rPr>
          <w:rFonts w:asciiTheme="majorEastAsia" w:eastAsiaTheme="majorEastAsia" w:hAnsiTheme="majorEastAsia" w:hint="eastAsia"/>
        </w:rPr>
        <w:t>：「由，用也。」簡文「由」雖然</w:t>
      </w:r>
      <w:proofErr w:type="gramStart"/>
      <w:r w:rsidR="002F5870" w:rsidRPr="00CB4B83">
        <w:rPr>
          <w:rFonts w:asciiTheme="majorEastAsia" w:eastAsiaTheme="majorEastAsia" w:hAnsiTheme="majorEastAsia" w:hint="eastAsia"/>
        </w:rPr>
        <w:t>可訓為拔擢</w:t>
      </w:r>
      <w:proofErr w:type="gramEnd"/>
      <w:r w:rsidR="002F5870" w:rsidRPr="00CB4B83">
        <w:rPr>
          <w:rFonts w:asciiTheme="majorEastAsia" w:eastAsiaTheme="majorEastAsia" w:hAnsiTheme="majorEastAsia" w:hint="eastAsia"/>
        </w:rPr>
        <w:t>、舉用，但簡5「從諸草茅之中」</w:t>
      </w:r>
      <w:proofErr w:type="gramStart"/>
      <w:r w:rsidR="002F5870" w:rsidRPr="00CB4B83">
        <w:rPr>
          <w:rFonts w:asciiTheme="majorEastAsia" w:eastAsiaTheme="majorEastAsia" w:hAnsiTheme="majorEastAsia" w:hint="eastAsia"/>
        </w:rPr>
        <w:t>與本簡</w:t>
      </w:r>
      <w:proofErr w:type="gramEnd"/>
      <w:r w:rsidR="002F5870" w:rsidRPr="00CB4B83">
        <w:rPr>
          <w:rFonts w:asciiTheme="majorEastAsia" w:eastAsiaTheme="majorEastAsia" w:hAnsiTheme="majorEastAsia" w:hint="eastAsia"/>
        </w:rPr>
        <w:t>「由諸</w:t>
      </w:r>
      <w:proofErr w:type="gramStart"/>
      <w:r w:rsidR="002F5870" w:rsidRPr="00CB4B83">
        <w:rPr>
          <w:rFonts w:asciiTheme="majorEastAsia" w:eastAsiaTheme="majorEastAsia" w:hAnsiTheme="majorEastAsia" w:hint="eastAsia"/>
        </w:rPr>
        <w:t>畎</w:t>
      </w:r>
      <w:proofErr w:type="gramEnd"/>
      <w:r w:rsidR="002F5870" w:rsidRPr="00CB4B83">
        <w:rPr>
          <w:rFonts w:asciiTheme="majorEastAsia" w:eastAsiaTheme="majorEastAsia" w:hAnsiTheme="majorEastAsia" w:hint="eastAsia"/>
        </w:rPr>
        <w:t>畝之中」前後呼應，語法結構相同，「從」「由」二字在典籍中又常相互為訓，仍</w:t>
      </w:r>
      <w:proofErr w:type="gramStart"/>
      <w:r w:rsidR="002F5870" w:rsidRPr="00CB4B83">
        <w:rPr>
          <w:rFonts w:asciiTheme="majorEastAsia" w:eastAsiaTheme="majorEastAsia" w:hAnsiTheme="majorEastAsia" w:hint="eastAsia"/>
        </w:rPr>
        <w:t>當訓為</w:t>
      </w:r>
      <w:proofErr w:type="gramEnd"/>
      <w:r w:rsidR="002F5870" w:rsidRPr="00CB4B83">
        <w:rPr>
          <w:rFonts w:asciiTheme="majorEastAsia" w:eastAsiaTheme="majorEastAsia" w:hAnsiTheme="majorEastAsia" w:hint="eastAsia"/>
        </w:rPr>
        <w:t>尋找。又以為「從」「由」</w:t>
      </w:r>
      <w:proofErr w:type="gramStart"/>
      <w:r w:rsidR="002F5870" w:rsidRPr="00CB4B83">
        <w:rPr>
          <w:rFonts w:asciiTheme="majorEastAsia" w:eastAsiaTheme="majorEastAsia" w:hAnsiTheme="majorEastAsia" w:hint="eastAsia"/>
        </w:rPr>
        <w:t>或訓為</w:t>
      </w:r>
      <w:proofErr w:type="gramEnd"/>
      <w:r w:rsidR="002F5870" w:rsidRPr="00CB4B83">
        <w:rPr>
          <w:rFonts w:asciiTheme="majorEastAsia" w:eastAsiaTheme="majorEastAsia" w:hAnsiTheme="majorEastAsia" w:hint="eastAsia"/>
        </w:rPr>
        <w:t>「導」，謂領導，誘導。范麗梅以為簡5「從諸草茅之中」之「從」可理解為「率領」，表達「以</w:t>
      </w:r>
      <w:proofErr w:type="gramStart"/>
      <w:r w:rsidR="002F5870" w:rsidRPr="00CB4B83">
        <w:rPr>
          <w:rFonts w:asciiTheme="majorEastAsia" w:eastAsiaTheme="majorEastAsia" w:hAnsiTheme="majorEastAsia" w:hint="eastAsia"/>
        </w:rPr>
        <w:t>聖率聖</w:t>
      </w:r>
      <w:proofErr w:type="gramEnd"/>
      <w:r w:rsidR="002F5870" w:rsidRPr="00CB4B83">
        <w:rPr>
          <w:rFonts w:asciiTheme="majorEastAsia" w:eastAsiaTheme="majorEastAsia" w:hAnsiTheme="majorEastAsia" w:hint="eastAsia"/>
        </w:rPr>
        <w:t>」之意；簡8「由」意義相近，</w:t>
      </w:r>
      <w:proofErr w:type="gramStart"/>
      <w:r w:rsidR="002F5870" w:rsidRPr="00CB4B83">
        <w:rPr>
          <w:rFonts w:asciiTheme="majorEastAsia" w:eastAsiaTheme="majorEastAsia" w:hAnsiTheme="majorEastAsia" w:hint="eastAsia"/>
        </w:rPr>
        <w:t>指堯</w:t>
      </w:r>
      <w:proofErr w:type="gramEnd"/>
      <w:r w:rsidR="002F5870" w:rsidRPr="00CB4B83">
        <w:rPr>
          <w:rFonts w:asciiTheme="majorEastAsia" w:eastAsiaTheme="majorEastAsia" w:hAnsiTheme="majorEastAsia" w:hint="eastAsia"/>
        </w:rPr>
        <w:t>「由」舜於</w:t>
      </w:r>
      <w:proofErr w:type="gramStart"/>
      <w:r w:rsidR="002F5870" w:rsidRPr="00CB4B83">
        <w:rPr>
          <w:rFonts w:asciiTheme="majorEastAsia" w:eastAsiaTheme="majorEastAsia" w:hAnsiTheme="majorEastAsia" w:hint="eastAsia"/>
        </w:rPr>
        <w:t>畎</w:t>
      </w:r>
      <w:proofErr w:type="gramEnd"/>
      <w:r w:rsidR="002F5870" w:rsidRPr="00CB4B83">
        <w:rPr>
          <w:rFonts w:asciiTheme="majorEastAsia" w:eastAsiaTheme="majorEastAsia" w:hAnsiTheme="majorEastAsia" w:hint="eastAsia"/>
        </w:rPr>
        <w:t>畝之中，是「以聖</w:t>
      </w:r>
      <w:proofErr w:type="gramStart"/>
      <w:r w:rsidR="002F5870" w:rsidRPr="00CB4B83">
        <w:rPr>
          <w:rFonts w:asciiTheme="majorEastAsia" w:eastAsiaTheme="majorEastAsia" w:hAnsiTheme="majorEastAsia" w:hint="eastAsia"/>
        </w:rPr>
        <w:t>誘</w:t>
      </w:r>
      <w:proofErr w:type="gramEnd"/>
      <w:r w:rsidR="002F5870" w:rsidRPr="00CB4B83">
        <w:rPr>
          <w:rFonts w:asciiTheme="majorEastAsia" w:eastAsiaTheme="majorEastAsia" w:hAnsiTheme="majorEastAsia" w:hint="eastAsia"/>
        </w:rPr>
        <w:t>聖」之意，亦可備一說。</w:t>
      </w:r>
      <w:r w:rsidR="007F1565" w:rsidRPr="00CB4B83">
        <w:rPr>
          <w:rFonts w:asciiTheme="majorEastAsia" w:eastAsiaTheme="majorEastAsia" w:hAnsiTheme="majorEastAsia" w:hint="eastAsia"/>
        </w:rPr>
        <w:t>/ 夏世華</w:t>
      </w:r>
      <w:r w:rsidRPr="00CB4B83">
        <w:rPr>
          <w:rFonts w:asciiTheme="majorEastAsia" w:eastAsiaTheme="majorEastAsia" w:hAnsiTheme="majorEastAsia" w:hint="eastAsia"/>
        </w:rPr>
        <w:t>：此處似以讀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為佳，字形與通假皆為有據，關鍵要看主語為何人，讀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則</w:t>
      </w:r>
      <w:proofErr w:type="gramStart"/>
      <w:r w:rsidRPr="00CB4B83">
        <w:rPr>
          <w:rFonts w:asciiTheme="majorEastAsia" w:eastAsiaTheme="majorEastAsia" w:hAnsiTheme="majorEastAsia" w:hint="eastAsia"/>
        </w:rPr>
        <w:t>以舜為主語</w:t>
      </w:r>
      <w:proofErr w:type="gramEnd"/>
      <w:r w:rsidRPr="00CB4B83">
        <w:rPr>
          <w:rFonts w:asciiTheme="majorEastAsia" w:eastAsiaTheme="majorEastAsia" w:hAnsiTheme="majorEastAsia" w:hint="eastAsia"/>
        </w:rPr>
        <w:t>，讀</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采</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招</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抽</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之類</w:t>
      </w:r>
      <w:proofErr w:type="gramStart"/>
      <w:r w:rsidRPr="00CB4B83">
        <w:rPr>
          <w:rFonts w:asciiTheme="majorEastAsia" w:eastAsiaTheme="majorEastAsia" w:hAnsiTheme="majorEastAsia" w:hint="eastAsia"/>
        </w:rPr>
        <w:t>皆必以堯</w:t>
      </w:r>
      <w:proofErr w:type="gramEnd"/>
      <w:r w:rsidRPr="00CB4B83">
        <w:rPr>
          <w:rFonts w:asciiTheme="majorEastAsia" w:eastAsiaTheme="majorEastAsia" w:hAnsiTheme="majorEastAsia" w:hint="eastAsia"/>
        </w:rPr>
        <w:t>為主語。堯</w:t>
      </w:r>
      <w:proofErr w:type="gramStart"/>
      <w:r w:rsidRPr="00CB4B83">
        <w:rPr>
          <w:rFonts w:asciiTheme="majorEastAsia" w:eastAsiaTheme="majorEastAsia" w:hAnsiTheme="majorEastAsia" w:hint="eastAsia"/>
        </w:rPr>
        <w:t>之取舜</w:t>
      </w:r>
      <w:proofErr w:type="gramEnd"/>
      <w:r w:rsidRPr="00CB4B83">
        <w:rPr>
          <w:rFonts w:asciiTheme="majorEastAsia" w:eastAsiaTheme="majorEastAsia" w:hAnsiTheme="majorEastAsia" w:hint="eastAsia"/>
        </w:rPr>
        <w:t>，上文已言之，而該句是</w:t>
      </w:r>
      <w:proofErr w:type="gramStart"/>
      <w:r w:rsidRPr="00CB4B83">
        <w:rPr>
          <w:rFonts w:asciiTheme="majorEastAsia" w:eastAsiaTheme="majorEastAsia" w:hAnsiTheme="majorEastAsia" w:hint="eastAsia"/>
        </w:rPr>
        <w:t>通過舜卑賤</w:t>
      </w:r>
      <w:proofErr w:type="gramEnd"/>
      <w:r w:rsidRPr="00CB4B83">
        <w:rPr>
          <w:rFonts w:asciiTheme="majorEastAsia" w:eastAsiaTheme="majorEastAsia" w:hAnsiTheme="majorEastAsia" w:hint="eastAsia"/>
        </w:rPr>
        <w:t>之出生與其後來君天下而稱之強烈對比，來</w:t>
      </w:r>
      <w:proofErr w:type="gramStart"/>
      <w:r w:rsidRPr="00CB4B83">
        <w:rPr>
          <w:rFonts w:asciiTheme="majorEastAsia" w:eastAsiaTheme="majorEastAsia" w:hAnsiTheme="majorEastAsia" w:hint="eastAsia"/>
        </w:rPr>
        <w:t>反顯舜之德誠善</w:t>
      </w:r>
      <w:proofErr w:type="gramEnd"/>
      <w:r w:rsidRPr="00CB4B83">
        <w:rPr>
          <w:rFonts w:asciiTheme="majorEastAsia" w:eastAsiaTheme="majorEastAsia" w:hAnsiTheme="majorEastAsia" w:hint="eastAsia"/>
        </w:rPr>
        <w:t>，與文末說</w:t>
      </w:r>
      <w:r w:rsidR="007F1565"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舜其可謂</w:t>
      </w:r>
      <w:proofErr w:type="gramEnd"/>
      <w:r w:rsidRPr="00CB4B83">
        <w:rPr>
          <w:rFonts w:asciiTheme="majorEastAsia" w:eastAsiaTheme="majorEastAsia" w:hAnsiTheme="majorEastAsia" w:hint="eastAsia"/>
        </w:rPr>
        <w:t>受命之民矣。舜，人子也，[而]三天子事之</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，論證手法完全一致。至於</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諸</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之於</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合音，</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之</w:t>
      </w:r>
      <w:r w:rsidR="007F1565" w:rsidRPr="00CB4B83">
        <w:rPr>
          <w:rFonts w:asciiTheme="majorEastAsia" w:eastAsiaTheme="majorEastAsia" w:hAnsiTheme="majorEastAsia" w:hint="eastAsia"/>
        </w:rPr>
        <w:t>」</w:t>
      </w:r>
      <w:r w:rsidRPr="00CB4B83">
        <w:rPr>
          <w:rFonts w:asciiTheme="majorEastAsia" w:eastAsiaTheme="majorEastAsia" w:hAnsiTheme="majorEastAsia" w:hint="eastAsia"/>
        </w:rPr>
        <w:t>代</w:t>
      </w:r>
      <w:proofErr w:type="gramStart"/>
      <w:r w:rsidRPr="00CB4B83">
        <w:rPr>
          <w:rFonts w:asciiTheme="majorEastAsia" w:eastAsiaTheme="majorEastAsia" w:hAnsiTheme="majorEastAsia" w:hint="eastAsia"/>
        </w:rPr>
        <w:t>指舜之</w:t>
      </w:r>
      <w:proofErr w:type="gramEnd"/>
      <w:r w:rsidRPr="00CB4B83">
        <w:rPr>
          <w:rFonts w:asciiTheme="majorEastAsia" w:eastAsiaTheme="majorEastAsia" w:hAnsiTheme="majorEastAsia" w:hint="eastAsia"/>
        </w:rPr>
        <w:t>說，則未必也，</w:t>
      </w:r>
      <w:proofErr w:type="gramStart"/>
      <w:r w:rsidRPr="00CB4B83">
        <w:rPr>
          <w:rFonts w:asciiTheme="majorEastAsia" w:eastAsiaTheme="majorEastAsia" w:hAnsiTheme="majorEastAsia" w:hint="eastAsia"/>
        </w:rPr>
        <w:t>諸可為</w:t>
      </w:r>
      <w:proofErr w:type="gramEnd"/>
      <w:r w:rsidRPr="00CB4B83">
        <w:rPr>
          <w:rFonts w:asciiTheme="majorEastAsia" w:eastAsiaTheme="majorEastAsia" w:hAnsiTheme="majorEastAsia" w:hint="eastAsia"/>
        </w:rPr>
        <w:t>二者合音，亦可與之、於、</w:t>
      </w:r>
      <w:proofErr w:type="gramStart"/>
      <w:r w:rsidRPr="00CB4B83">
        <w:rPr>
          <w:rFonts w:asciiTheme="majorEastAsia" w:eastAsiaTheme="majorEastAsia" w:hAnsiTheme="majorEastAsia" w:hint="eastAsia"/>
        </w:rPr>
        <w:t>乎等互</w:t>
      </w:r>
      <w:proofErr w:type="gramEnd"/>
      <w:r w:rsidRPr="00CB4B83">
        <w:rPr>
          <w:rFonts w:asciiTheme="majorEastAsia" w:eastAsiaTheme="majorEastAsia" w:hAnsiTheme="majorEastAsia" w:hint="eastAsia"/>
        </w:rPr>
        <w:t>用</w:t>
      </w:r>
      <w:proofErr w:type="gramStart"/>
      <w:r w:rsidRPr="00CB4B83">
        <w:rPr>
          <w:rFonts w:asciiTheme="majorEastAsia" w:eastAsiaTheme="majorEastAsia" w:hAnsiTheme="majorEastAsia" w:hint="eastAsia"/>
        </w:rPr>
        <w:t>為句中語助</w:t>
      </w:r>
      <w:proofErr w:type="gramEnd"/>
      <w:r w:rsidRPr="00CB4B83">
        <w:rPr>
          <w:rFonts w:asciiTheme="majorEastAsia" w:eastAsiaTheme="majorEastAsia" w:hAnsiTheme="majorEastAsia" w:hint="eastAsia"/>
        </w:rPr>
        <w:t>。而該字訓讀亦可由斷句而定，</w:t>
      </w:r>
      <w:proofErr w:type="gramStart"/>
      <w:r w:rsidRPr="00CB4B83">
        <w:rPr>
          <w:rFonts w:asciiTheme="majorEastAsia" w:eastAsiaTheme="majorEastAsia" w:hAnsiTheme="majorEastAsia" w:hint="eastAsia"/>
        </w:rPr>
        <w:t>詳參下</w:t>
      </w:r>
      <w:proofErr w:type="gramEnd"/>
      <w:r w:rsidRPr="00CB4B83">
        <w:rPr>
          <w:rFonts w:asciiTheme="majorEastAsia" w:eastAsiaTheme="majorEastAsia" w:hAnsiTheme="majorEastAsia" w:hint="eastAsia"/>
        </w:rPr>
        <w:t>注。</w:t>
      </w:r>
      <w:r w:rsidR="002F5870" w:rsidRPr="00CB4B83">
        <w:rPr>
          <w:rFonts w:asciiTheme="majorEastAsia" w:eastAsiaTheme="majorEastAsia" w:hAnsiTheme="majorEastAsia" w:hint="eastAsia"/>
        </w:rPr>
        <w:t xml:space="preserve">/ </w:t>
      </w:r>
      <w:r w:rsidR="007D5EA9" w:rsidRPr="00CB4B83">
        <w:rPr>
          <w:rFonts w:asciiTheme="majorEastAsia" w:eastAsiaTheme="majorEastAsia" w:hAnsiTheme="majorEastAsia" w:hint="eastAsia"/>
        </w:rPr>
        <w:t>裘錫</w:t>
      </w:r>
      <w:r w:rsidR="002F5870" w:rsidRPr="00CB4B83">
        <w:rPr>
          <w:rFonts w:asciiTheme="majorEastAsia" w:eastAsiaTheme="majorEastAsia" w:hAnsiTheme="majorEastAsia" w:hint="eastAsia"/>
        </w:rPr>
        <w:t>圭：</w:t>
      </w:r>
      <w:r w:rsidR="007D5EA9" w:rsidRPr="00CB4B83">
        <w:rPr>
          <w:rFonts w:asciiTheme="majorEastAsia" w:eastAsiaTheme="majorEastAsia" w:hAnsiTheme="majorEastAsia" w:hint="eastAsia"/>
        </w:rPr>
        <w:t>簡文讀為</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由諸</w:t>
      </w:r>
      <w:proofErr w:type="gramStart"/>
      <w:r w:rsidR="002F5870"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畝之中而使君天下而稱</w:t>
      </w:r>
      <w:r w:rsidR="002F5870" w:rsidRPr="00CB4B83">
        <w:rPr>
          <w:rFonts w:asciiTheme="majorEastAsia" w:eastAsiaTheme="majorEastAsia" w:hAnsiTheme="majorEastAsia" w:hint="eastAsia"/>
        </w:rPr>
        <w:t xml:space="preserve">」。/ </w:t>
      </w:r>
      <w:proofErr w:type="gramStart"/>
      <w:r w:rsidR="007D5EA9" w:rsidRPr="00CB4B83">
        <w:rPr>
          <w:rFonts w:asciiTheme="majorEastAsia" w:eastAsiaTheme="majorEastAsia" w:hAnsiTheme="majorEastAsia" w:hint="eastAsia"/>
        </w:rPr>
        <w:t>沈培</w:t>
      </w:r>
      <w:proofErr w:type="gramEnd"/>
      <w:r w:rsidR="002F5870" w:rsidRPr="00CB4B83">
        <w:rPr>
          <w:rFonts w:asciiTheme="majorEastAsia" w:eastAsiaTheme="majorEastAsia" w:hAnsiTheme="majorEastAsia" w:hint="eastAsia"/>
        </w:rPr>
        <w:t>：「</w:t>
      </w:r>
      <w:r w:rsidR="002F5870" w:rsidRPr="00CB4B83">
        <w:rPr>
          <w:rFonts w:asciiTheme="majorEastAsia" w:eastAsiaTheme="majorEastAsia" w:hAnsiTheme="majorEastAsia"/>
          <w:noProof/>
        </w:rPr>
        <w:drawing>
          <wp:inline distT="0" distB="0" distL="0" distR="0" wp14:anchorId="4EE9BAB3" wp14:editId="77AC3918">
            <wp:extent cx="96971" cy="100203"/>
            <wp:effectExtent l="0" t="0" r="0" b="0"/>
            <wp:docPr id="3052275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或</w:t>
      </w:r>
      <w:proofErr w:type="gramStart"/>
      <w:r w:rsidR="007D5EA9" w:rsidRPr="00CB4B83">
        <w:rPr>
          <w:rFonts w:asciiTheme="majorEastAsia" w:eastAsiaTheme="majorEastAsia" w:hAnsiTheme="majorEastAsia" w:hint="eastAsia"/>
        </w:rPr>
        <w:t>可讀訓為</w:t>
      </w:r>
      <w:proofErr w:type="gramEnd"/>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隨從</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跟從</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的</w:t>
      </w:r>
      <w:r w:rsidR="002F5870" w:rsidRPr="00CB4B83">
        <w:rPr>
          <w:rFonts w:asciiTheme="majorEastAsia" w:eastAsiaTheme="majorEastAsia" w:hAnsiTheme="majorEastAsia" w:hint="eastAsia"/>
        </w:rPr>
        <w:t>「</w:t>
      </w:r>
      <w:proofErr w:type="gramStart"/>
      <w:r w:rsidR="007D5EA9" w:rsidRPr="00CB4B83">
        <w:rPr>
          <w:rFonts w:asciiTheme="majorEastAsia" w:eastAsiaTheme="majorEastAsia" w:hAnsiTheme="majorEastAsia" w:hint="eastAsia"/>
        </w:rPr>
        <w:t>繇</w:t>
      </w:r>
      <w:proofErr w:type="gramEnd"/>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或</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由</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w:t>
      </w:r>
      <w:r w:rsidR="002F5870" w:rsidRPr="00CB4B83">
        <w:rPr>
          <w:rFonts w:asciiTheme="majorEastAsia" w:eastAsiaTheme="majorEastAsia" w:hAnsiTheme="majorEastAsia" w:hint="eastAsia"/>
        </w:rPr>
        <w:t>「</w:t>
      </w:r>
      <w:r w:rsidR="002F5870" w:rsidRPr="00CB4B83">
        <w:rPr>
          <w:rFonts w:asciiTheme="majorEastAsia" w:eastAsiaTheme="majorEastAsia" w:hAnsiTheme="majorEastAsia"/>
          <w:noProof/>
        </w:rPr>
        <w:drawing>
          <wp:inline distT="0" distB="0" distL="0" distR="0" wp14:anchorId="5F5E5F1A" wp14:editId="427357DD">
            <wp:extent cx="96971" cy="100203"/>
            <wp:effectExtent l="0" t="0" r="0" b="0"/>
            <wp:docPr id="2070062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7D5EA9" w:rsidRPr="00CB4B83">
        <w:rPr>
          <w:rFonts w:asciiTheme="majorEastAsia" w:eastAsiaTheme="majorEastAsia" w:hAnsiTheme="majorEastAsia" w:hint="eastAsia"/>
        </w:rPr>
        <w:t>諸</w:t>
      </w:r>
      <w:proofErr w:type="gramStart"/>
      <w:r w:rsidR="002F5870" w:rsidRPr="00CB4B83">
        <w:rPr>
          <w:rFonts w:asciiTheme="majorEastAsia" w:eastAsiaTheme="majorEastAsia" w:hAnsiTheme="majorEastAsia" w:hint="eastAsia"/>
        </w:rPr>
        <w:t>畎</w:t>
      </w:r>
      <w:proofErr w:type="gramEnd"/>
      <w:r w:rsidR="007D5EA9" w:rsidRPr="00CB4B83">
        <w:rPr>
          <w:rFonts w:asciiTheme="majorEastAsia" w:eastAsiaTheme="majorEastAsia" w:hAnsiTheme="majorEastAsia" w:hint="eastAsia"/>
        </w:rPr>
        <w:t>畝之中</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與</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從諸卉茅之中</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就可以很好地對應起來了</w:t>
      </w:r>
      <w:r w:rsidR="002F5870" w:rsidRPr="00CB4B83">
        <w:rPr>
          <w:rFonts w:asciiTheme="majorEastAsia" w:eastAsiaTheme="majorEastAsia" w:hAnsiTheme="majorEastAsia" w:hint="eastAsia"/>
        </w:rPr>
        <w:t xml:space="preserve">。/ </w:t>
      </w:r>
      <w:r w:rsidR="007D5EA9" w:rsidRPr="00CB4B83">
        <w:rPr>
          <w:rFonts w:asciiTheme="majorEastAsia" w:eastAsiaTheme="majorEastAsia" w:hAnsiTheme="majorEastAsia" w:hint="eastAsia"/>
        </w:rPr>
        <w:t>陳斯鵬</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讀</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由</w:t>
      </w:r>
      <w:r w:rsidR="002F5870" w:rsidRPr="00CB4B83">
        <w:rPr>
          <w:rFonts w:asciiTheme="majorEastAsia" w:eastAsiaTheme="majorEastAsia" w:hAnsiTheme="majorEastAsia" w:hint="eastAsia"/>
        </w:rPr>
        <w:t>」</w:t>
      </w:r>
      <w:r w:rsidR="007D5EA9" w:rsidRPr="00CB4B83">
        <w:rPr>
          <w:rFonts w:asciiTheme="majorEastAsia" w:eastAsiaTheme="majorEastAsia" w:hAnsiTheme="majorEastAsia" w:hint="eastAsia"/>
        </w:rPr>
        <w:t>，用，聽憑、任由。</w:t>
      </w:r>
      <w:r w:rsidR="008863A9" w:rsidRPr="00CB4B83">
        <w:rPr>
          <w:rFonts w:asciiTheme="majorEastAsia" w:eastAsiaTheme="majorEastAsia" w:hAnsiTheme="majorEastAsia" w:hint="eastAsia"/>
        </w:rPr>
        <w:t>/ 俞紹宏、張青松：「由諸</w:t>
      </w:r>
      <w:proofErr w:type="gramStart"/>
      <w:r w:rsidR="008863A9" w:rsidRPr="00CB4B83">
        <w:rPr>
          <w:rFonts w:asciiTheme="majorEastAsia" w:eastAsiaTheme="majorEastAsia" w:hAnsiTheme="majorEastAsia" w:hint="eastAsia"/>
        </w:rPr>
        <w:t>畎</w:t>
      </w:r>
      <w:proofErr w:type="gramEnd"/>
      <w:r w:rsidR="008863A9" w:rsidRPr="00CB4B83">
        <w:rPr>
          <w:rFonts w:asciiTheme="majorEastAsia" w:eastAsiaTheme="majorEastAsia" w:hAnsiTheme="majorEastAsia" w:hint="eastAsia"/>
        </w:rPr>
        <w:t>畝之中而使君天下而稱」之「由」與「從諸草茅之中」之「從」</w:t>
      </w:r>
      <w:proofErr w:type="gramStart"/>
      <w:r w:rsidR="008863A9" w:rsidRPr="00CB4B83">
        <w:rPr>
          <w:rFonts w:asciiTheme="majorEastAsia" w:eastAsiaTheme="majorEastAsia" w:hAnsiTheme="majorEastAsia" w:hint="eastAsia"/>
        </w:rPr>
        <w:t>義當有</w:t>
      </w:r>
      <w:proofErr w:type="gramEnd"/>
      <w:r w:rsidR="008863A9" w:rsidRPr="00CB4B83">
        <w:rPr>
          <w:rFonts w:asciiTheme="majorEastAsia" w:eastAsiaTheme="majorEastAsia" w:hAnsiTheme="majorEastAsia" w:hint="eastAsia"/>
        </w:rPr>
        <w:t>別。「</w:t>
      </w:r>
      <w:r w:rsidR="008863A9" w:rsidRPr="00CB4B83">
        <w:rPr>
          <w:rFonts w:asciiTheme="majorEastAsia" w:eastAsiaTheme="majorEastAsia" w:hAnsiTheme="majorEastAsia"/>
          <w:noProof/>
        </w:rPr>
        <w:drawing>
          <wp:inline distT="0" distB="0" distL="0" distR="0" wp14:anchorId="2521F054" wp14:editId="220D8A8D">
            <wp:extent cx="96971" cy="100203"/>
            <wp:effectExtent l="0" t="0" r="0" b="0"/>
            <wp:docPr id="12870600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8863A9" w:rsidRPr="00CB4B83">
        <w:rPr>
          <w:rFonts w:asciiTheme="majorEastAsia" w:eastAsiaTheme="majorEastAsia" w:hAnsiTheme="majorEastAsia" w:hint="eastAsia"/>
        </w:rPr>
        <w:t>」簡文中讀「抽」「</w:t>
      </w:r>
      <w:proofErr w:type="gramStart"/>
      <w:r w:rsidR="008863A9" w:rsidRPr="00CB4B83">
        <w:rPr>
          <w:rFonts w:asciiTheme="majorEastAsia" w:eastAsiaTheme="majorEastAsia" w:hAnsiTheme="majorEastAsia" w:hint="eastAsia"/>
        </w:rPr>
        <w:t>擢</w:t>
      </w:r>
      <w:proofErr w:type="gramEnd"/>
      <w:r w:rsidR="008863A9" w:rsidRPr="00CB4B83">
        <w:rPr>
          <w:rFonts w:asciiTheme="majorEastAsia" w:eastAsiaTheme="majorEastAsia" w:hAnsiTheme="majorEastAsia" w:hint="eastAsia"/>
        </w:rPr>
        <w:t>」文意也可通。《左傳·襄公三十年》：「以晉國之多虞，不能</w:t>
      </w:r>
      <w:proofErr w:type="gramStart"/>
      <w:r w:rsidR="008863A9" w:rsidRPr="00CB4B83">
        <w:rPr>
          <w:rFonts w:asciiTheme="majorEastAsia" w:eastAsiaTheme="majorEastAsia" w:hAnsiTheme="majorEastAsia" w:hint="eastAsia"/>
        </w:rPr>
        <w:t>由吾子</w:t>
      </w:r>
      <w:proofErr w:type="gramEnd"/>
      <w:r w:rsidR="008863A9" w:rsidRPr="00CB4B83">
        <w:rPr>
          <w:rFonts w:asciiTheme="majorEastAsia" w:eastAsiaTheme="majorEastAsia" w:hAnsiTheme="majorEastAsia" w:hint="eastAsia"/>
        </w:rPr>
        <w:t>，使</w:t>
      </w:r>
      <w:proofErr w:type="gramStart"/>
      <w:r w:rsidR="008863A9" w:rsidRPr="00CB4B83">
        <w:rPr>
          <w:rFonts w:asciiTheme="majorEastAsia" w:eastAsiaTheme="majorEastAsia" w:hAnsiTheme="majorEastAsia" w:hint="eastAsia"/>
        </w:rPr>
        <w:t>吾子辱在泥塗久</w:t>
      </w:r>
      <w:proofErr w:type="gramEnd"/>
      <w:r w:rsidR="008863A9" w:rsidRPr="00CB4B83">
        <w:rPr>
          <w:rFonts w:asciiTheme="majorEastAsia" w:eastAsiaTheme="majorEastAsia" w:hAnsiTheme="majorEastAsia" w:hint="eastAsia"/>
        </w:rPr>
        <w:t>矣。武之罪也。」</w:t>
      </w:r>
      <w:proofErr w:type="gramStart"/>
      <w:r w:rsidR="008863A9" w:rsidRPr="00CB4B83">
        <w:rPr>
          <w:rFonts w:asciiTheme="majorEastAsia" w:eastAsiaTheme="majorEastAsia" w:hAnsiTheme="majorEastAsia" w:hint="eastAsia"/>
        </w:rPr>
        <w:t>杜預注</w:t>
      </w:r>
      <w:proofErr w:type="gramEnd"/>
      <w:r w:rsidR="008863A9" w:rsidRPr="00CB4B83">
        <w:rPr>
          <w:rFonts w:asciiTheme="majorEastAsia" w:eastAsiaTheme="majorEastAsia" w:hAnsiTheme="majorEastAsia" w:hint="eastAsia"/>
        </w:rPr>
        <w:t>：「由，用也。」簡文中也有可能</w:t>
      </w:r>
      <w:proofErr w:type="gramStart"/>
      <w:r w:rsidR="008863A9" w:rsidRPr="00CB4B83">
        <w:rPr>
          <w:rFonts w:asciiTheme="majorEastAsia" w:eastAsiaTheme="majorEastAsia" w:hAnsiTheme="majorEastAsia" w:hint="eastAsia"/>
        </w:rPr>
        <w:t>用此訓</w:t>
      </w:r>
      <w:proofErr w:type="gramEnd"/>
      <w:r w:rsidR="008863A9" w:rsidRPr="00CB4B83">
        <w:rPr>
          <w:rFonts w:asciiTheme="majorEastAsia" w:eastAsiaTheme="majorEastAsia" w:hAnsiTheme="majorEastAsia" w:hint="eastAsia"/>
        </w:rPr>
        <w:t>，任用、使用。「由諸</w:t>
      </w:r>
      <w:proofErr w:type="gramStart"/>
      <w:r w:rsidR="008863A9" w:rsidRPr="00CB4B83">
        <w:rPr>
          <w:rFonts w:asciiTheme="majorEastAsia" w:eastAsiaTheme="majorEastAsia" w:hAnsiTheme="majorEastAsia" w:hint="eastAsia"/>
        </w:rPr>
        <w:t>畎</w:t>
      </w:r>
      <w:proofErr w:type="gramEnd"/>
      <w:r w:rsidR="008863A9" w:rsidRPr="00CB4B83">
        <w:rPr>
          <w:rFonts w:asciiTheme="majorEastAsia" w:eastAsiaTheme="majorEastAsia" w:hAnsiTheme="majorEastAsia" w:hint="eastAsia"/>
        </w:rPr>
        <w:t>畝之中」意思或是說在</w:t>
      </w:r>
      <w:proofErr w:type="gramStart"/>
      <w:r w:rsidR="008863A9" w:rsidRPr="00CB4B83">
        <w:rPr>
          <w:rFonts w:asciiTheme="majorEastAsia" w:eastAsiaTheme="majorEastAsia" w:hAnsiTheme="majorEastAsia" w:hint="eastAsia"/>
        </w:rPr>
        <w:t>畎</w:t>
      </w:r>
      <w:proofErr w:type="gramEnd"/>
      <w:r w:rsidR="008863A9" w:rsidRPr="00CB4B83">
        <w:rPr>
          <w:rFonts w:asciiTheme="majorEastAsia" w:eastAsiaTheme="majorEastAsia" w:hAnsiTheme="majorEastAsia" w:hint="eastAsia"/>
        </w:rPr>
        <w:t>畝之中得到任用。</w:t>
      </w:r>
    </w:p>
  </w:footnote>
  <w:footnote w:id="91">
    <w:p w14:paraId="60F562A8" w14:textId="34E8AA35" w:rsidR="00222CA6" w:rsidRPr="00CB4B83" w:rsidRDefault="00222CA6" w:rsidP="008863A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2F5870" w:rsidRPr="00CB4B83">
        <w:rPr>
          <w:rFonts w:asciiTheme="majorEastAsia" w:eastAsiaTheme="majorEastAsia" w:hAnsiTheme="majorEastAsia" w:hint="eastAsia"/>
        </w:rPr>
        <w:t>整理者、劉樂賢、徐在國、林志鵬：</w:t>
      </w:r>
      <w:proofErr w:type="gramStart"/>
      <w:r w:rsidRPr="00CB4B83">
        <w:rPr>
          <w:rFonts w:asciiTheme="majorEastAsia" w:eastAsiaTheme="majorEastAsia" w:hAnsiTheme="majorEastAsia" w:hint="eastAsia"/>
        </w:rPr>
        <w:t>隸作</w:t>
      </w:r>
      <w:proofErr w:type="gramEnd"/>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吏</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，且在</w:t>
      </w:r>
      <w:proofErr w:type="gramStart"/>
      <w:r w:rsidRPr="00CB4B83">
        <w:rPr>
          <w:rFonts w:asciiTheme="majorEastAsia" w:eastAsiaTheme="majorEastAsia" w:hAnsiTheme="majorEastAsia" w:hint="eastAsia"/>
        </w:rPr>
        <w:t>而前斷</w:t>
      </w:r>
      <w:proofErr w:type="gramEnd"/>
      <w:r w:rsidRPr="00CB4B83">
        <w:rPr>
          <w:rFonts w:asciiTheme="majorEastAsia" w:eastAsiaTheme="majorEastAsia" w:hAnsiTheme="majorEastAsia" w:hint="eastAsia"/>
        </w:rPr>
        <w:t>。裘錫圭、李學勤</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由諸</w:t>
      </w:r>
      <w:proofErr w:type="gramStart"/>
      <w:r w:rsidRPr="00CB4B83">
        <w:rPr>
          <w:rFonts w:asciiTheme="majorEastAsia" w:eastAsiaTheme="majorEastAsia" w:hAnsiTheme="majorEastAsia" w:hint="eastAsia"/>
        </w:rPr>
        <w:t>畎</w:t>
      </w:r>
      <w:proofErr w:type="gramEnd"/>
      <w:r w:rsidRPr="00CB4B83">
        <w:rPr>
          <w:rFonts w:asciiTheme="majorEastAsia" w:eastAsiaTheme="majorEastAsia" w:hAnsiTheme="majorEastAsia" w:hint="eastAsia"/>
        </w:rPr>
        <w:t>畝之中而使君天下而稱</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2F5870"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張桂光</w:t>
      </w:r>
      <w:r w:rsidR="002F5870"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弁</w:t>
      </w:r>
      <w:proofErr w:type="gramEnd"/>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，讀為窮則思變之</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變</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，且在其後斷句。謂</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逸諸</w:t>
      </w:r>
      <w:proofErr w:type="gramStart"/>
      <w:r w:rsidRPr="00CB4B83">
        <w:rPr>
          <w:rFonts w:asciiTheme="majorEastAsia" w:eastAsiaTheme="majorEastAsia" w:hAnsiTheme="majorEastAsia" w:hint="eastAsia"/>
        </w:rPr>
        <w:t>畎</w:t>
      </w:r>
      <w:proofErr w:type="gramEnd"/>
      <w:r w:rsidRPr="00CB4B83">
        <w:rPr>
          <w:rFonts w:asciiTheme="majorEastAsia" w:eastAsiaTheme="majorEastAsia" w:hAnsiTheme="majorEastAsia" w:hint="eastAsia"/>
        </w:rPr>
        <w:t>畝之中而變</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是</w:t>
      </w:r>
      <w:proofErr w:type="gramStart"/>
      <w:r w:rsidRPr="00CB4B83">
        <w:rPr>
          <w:rFonts w:asciiTheme="majorEastAsia" w:eastAsiaTheme="majorEastAsia" w:hAnsiTheme="majorEastAsia" w:hint="eastAsia"/>
        </w:rPr>
        <w:t>說隱逸於</w:t>
      </w:r>
      <w:proofErr w:type="gramEnd"/>
      <w:r w:rsidRPr="00CB4B83">
        <w:rPr>
          <w:rFonts w:asciiTheme="majorEastAsia" w:eastAsiaTheme="majorEastAsia" w:hAnsiTheme="majorEastAsia" w:hint="eastAsia"/>
        </w:rPr>
        <w:t>田野之中而能夠思變，</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君天下而稱</w:t>
      </w:r>
      <w:r w:rsidR="002F5870" w:rsidRPr="00CB4B83">
        <w:rPr>
          <w:rFonts w:asciiTheme="majorEastAsia" w:eastAsiaTheme="majorEastAsia" w:hAnsiTheme="majorEastAsia" w:hint="eastAsia"/>
        </w:rPr>
        <w:t>」</w:t>
      </w:r>
      <w:r w:rsidRPr="00CB4B83">
        <w:rPr>
          <w:rFonts w:asciiTheme="majorEastAsia" w:eastAsiaTheme="majorEastAsia" w:hAnsiTheme="majorEastAsia" w:hint="eastAsia"/>
        </w:rPr>
        <w:t>是說治理天下而能見稱於</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w:t>
      </w:r>
      <w:r w:rsidR="002F5870" w:rsidRPr="00CB4B83">
        <w:rPr>
          <w:rFonts w:asciiTheme="majorEastAsia" w:eastAsiaTheme="majorEastAsia" w:hAnsiTheme="majorEastAsia" w:hint="eastAsia"/>
        </w:rPr>
        <w:t xml:space="preserve">/ </w:t>
      </w:r>
      <w:r w:rsidR="009E51EB" w:rsidRPr="00CB4B83">
        <w:rPr>
          <w:rFonts w:asciiTheme="majorEastAsia" w:eastAsiaTheme="majorEastAsia" w:hAnsiTheme="majorEastAsia" w:hint="eastAsia"/>
        </w:rPr>
        <w:t>夏世華：</w:t>
      </w:r>
      <w:r w:rsidRPr="00CB4B83">
        <w:rPr>
          <w:rFonts w:asciiTheme="majorEastAsia" w:eastAsiaTheme="majorEastAsia" w:hAnsiTheme="majorEastAsia" w:hint="eastAsia"/>
        </w:rPr>
        <w:t>上一句斷句當從張桂光為佳，</w:t>
      </w:r>
      <w:proofErr w:type="gramStart"/>
      <w:r w:rsidR="009E51EB" w:rsidRPr="00CB4B83">
        <w:rPr>
          <w:rFonts w:asciiTheme="majorEastAsia" w:eastAsiaTheme="majorEastAsia" w:hAnsiTheme="majorEastAsia" w:hint="eastAsia"/>
        </w:rPr>
        <w:t>簡文斷讀為</w:t>
      </w:r>
      <w:proofErr w:type="gramEnd"/>
      <w:r w:rsidR="009E51EB" w:rsidRPr="00CB4B83">
        <w:rPr>
          <w:rFonts w:asciiTheme="majorEastAsia" w:eastAsiaTheme="majorEastAsia" w:hAnsiTheme="majorEastAsia" w:hint="eastAsia"/>
        </w:rPr>
        <w:t>「由諸吠畝之中而使，君天下而稱」。上文有「</w:t>
      </w:r>
      <w:proofErr w:type="gramStart"/>
      <w:r w:rsidR="009E51EB" w:rsidRPr="00CB4B83">
        <w:rPr>
          <w:rFonts w:asciiTheme="majorEastAsia" w:eastAsiaTheme="majorEastAsia" w:hAnsiTheme="majorEastAsia" w:hint="eastAsia"/>
        </w:rPr>
        <w:t>不逢明王</w:t>
      </w:r>
      <w:proofErr w:type="gramEnd"/>
      <w:r w:rsidR="009E51EB" w:rsidRPr="00CB4B83">
        <w:rPr>
          <w:rFonts w:asciiTheme="majorEastAsia" w:eastAsiaTheme="majorEastAsia" w:hAnsiTheme="majorEastAsia" w:hint="eastAsia"/>
        </w:rPr>
        <w:t>，則亦</w:t>
      </w:r>
      <w:proofErr w:type="gramStart"/>
      <w:r w:rsidR="009E51EB" w:rsidRPr="00CB4B83">
        <w:rPr>
          <w:rFonts w:asciiTheme="majorEastAsia" w:eastAsiaTheme="majorEastAsia" w:hAnsiTheme="majorEastAsia" w:hint="eastAsia"/>
        </w:rPr>
        <w:t>不</w:t>
      </w:r>
      <w:proofErr w:type="gramEnd"/>
      <w:r w:rsidR="009E51EB" w:rsidRPr="00CB4B83">
        <w:rPr>
          <w:rFonts w:asciiTheme="majorEastAsia" w:eastAsiaTheme="majorEastAsia" w:hAnsiTheme="majorEastAsia" w:hint="eastAsia"/>
        </w:rPr>
        <w:t>大使也」一句，陳偉訓「使」為「舉」。此句「而使」之「使」亦當從</w:t>
      </w:r>
      <w:proofErr w:type="gramStart"/>
      <w:r w:rsidR="009E51EB" w:rsidRPr="00CB4B83">
        <w:rPr>
          <w:rFonts w:asciiTheme="majorEastAsia" w:eastAsiaTheme="majorEastAsia" w:hAnsiTheme="majorEastAsia" w:hint="eastAsia"/>
        </w:rPr>
        <w:t>其說訓</w:t>
      </w:r>
      <w:proofErr w:type="gramEnd"/>
      <w:r w:rsidR="009E51EB" w:rsidRPr="00CB4B83">
        <w:rPr>
          <w:rFonts w:asciiTheme="majorEastAsia" w:eastAsiaTheme="majorEastAsia" w:hAnsiTheme="majorEastAsia" w:hint="eastAsia"/>
        </w:rPr>
        <w:t>「舉」，「由諸吠畝之中而使」猶言「</w:t>
      </w:r>
      <w:proofErr w:type="gramStart"/>
      <w:r w:rsidR="009E51EB" w:rsidRPr="00CB4B83">
        <w:rPr>
          <w:rFonts w:asciiTheme="majorEastAsia" w:eastAsiaTheme="majorEastAsia" w:hAnsiTheme="majorEastAsia" w:hint="eastAsia"/>
        </w:rPr>
        <w:t>舉諸跋</w:t>
      </w:r>
      <w:proofErr w:type="gramEnd"/>
      <w:r w:rsidR="009E51EB" w:rsidRPr="00CB4B83">
        <w:rPr>
          <w:rFonts w:asciiTheme="majorEastAsia" w:eastAsiaTheme="majorEastAsia" w:hAnsiTheme="majorEastAsia" w:hint="eastAsia"/>
        </w:rPr>
        <w:t>畝之中」。</w:t>
      </w:r>
      <w:r w:rsidRPr="00CB4B83">
        <w:rPr>
          <w:rFonts w:asciiTheme="majorEastAsia" w:eastAsiaTheme="majorEastAsia" w:hAnsiTheme="majorEastAsia" w:hint="eastAsia"/>
        </w:rPr>
        <w:t>此種斷句完全避免了所謂的主語問題，如斷在</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而使</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之前，</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而使君天下而稱</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同時省略了</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的主語堯和賓語舜，</w:t>
      </w:r>
      <w:proofErr w:type="gramStart"/>
      <w:r w:rsidRPr="00CB4B83">
        <w:rPr>
          <w:rFonts w:asciiTheme="majorEastAsia" w:eastAsiaTheme="majorEastAsia" w:hAnsiTheme="majorEastAsia" w:hint="eastAsia"/>
        </w:rPr>
        <w:t>而舜又</w:t>
      </w:r>
      <w:proofErr w:type="gramEnd"/>
      <w:r w:rsidRPr="00CB4B83">
        <w:rPr>
          <w:rFonts w:asciiTheme="majorEastAsia" w:eastAsiaTheme="majorEastAsia" w:hAnsiTheme="majorEastAsia" w:hint="eastAsia"/>
        </w:rPr>
        <w:t>同時要做</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君天下而稱</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的主語，殊為迂曲，大體對意義理解又不會有太大差別，不如斷在</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而使</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之後形成工整的對文結構。</w:t>
      </w:r>
      <w:r w:rsidR="009E51EB" w:rsidRPr="00CB4B83">
        <w:rPr>
          <w:rFonts w:asciiTheme="majorEastAsia" w:eastAsiaTheme="majorEastAsia" w:hAnsiTheme="majorEastAsia" w:hint="eastAsia"/>
        </w:rPr>
        <w:t>/ 陳斯鵬：從張桂光釋「</w:t>
      </w:r>
      <w:proofErr w:type="gramStart"/>
      <w:r w:rsidR="009E51EB" w:rsidRPr="00CB4B83">
        <w:rPr>
          <w:rFonts w:asciiTheme="majorEastAsia" w:eastAsiaTheme="majorEastAsia" w:hAnsiTheme="majorEastAsia" w:hint="eastAsia"/>
        </w:rPr>
        <w:t>弁</w:t>
      </w:r>
      <w:proofErr w:type="gramEnd"/>
      <w:r w:rsidR="009E51EB" w:rsidRPr="00CB4B83">
        <w:rPr>
          <w:rFonts w:asciiTheme="majorEastAsia" w:eastAsiaTheme="majorEastAsia" w:hAnsiTheme="majorEastAsia" w:hint="eastAsia"/>
        </w:rPr>
        <w:t>」，樂。「由諸</w:t>
      </w:r>
      <w:proofErr w:type="gramStart"/>
      <w:r w:rsidR="009E51EB" w:rsidRPr="00CB4B83">
        <w:rPr>
          <w:rFonts w:asciiTheme="majorEastAsia" w:eastAsiaTheme="majorEastAsia" w:hAnsiTheme="majorEastAsia" w:hint="eastAsia"/>
        </w:rPr>
        <w:t>畎</w:t>
      </w:r>
      <w:proofErr w:type="gramEnd"/>
      <w:r w:rsidR="009E51EB" w:rsidRPr="00CB4B83">
        <w:rPr>
          <w:rFonts w:asciiTheme="majorEastAsia" w:eastAsiaTheme="majorEastAsia" w:hAnsiTheme="majorEastAsia" w:hint="eastAsia"/>
        </w:rPr>
        <w:t>畝之中而變」是</w:t>
      </w:r>
      <w:proofErr w:type="gramStart"/>
      <w:r w:rsidR="009E51EB" w:rsidRPr="00CB4B83">
        <w:rPr>
          <w:rFonts w:asciiTheme="majorEastAsia" w:eastAsiaTheme="majorEastAsia" w:hAnsiTheme="majorEastAsia" w:hint="eastAsia"/>
        </w:rPr>
        <w:t>說被用於畎</w:t>
      </w:r>
      <w:proofErr w:type="gramEnd"/>
      <w:r w:rsidR="009E51EB" w:rsidRPr="00CB4B83">
        <w:rPr>
          <w:rFonts w:asciiTheme="majorEastAsia" w:eastAsiaTheme="majorEastAsia" w:hAnsiTheme="majorEastAsia" w:hint="eastAsia"/>
        </w:rPr>
        <w:t>畝之中時，</w:t>
      </w:r>
      <w:proofErr w:type="gramStart"/>
      <w:r w:rsidR="009E51EB" w:rsidRPr="00CB4B83">
        <w:rPr>
          <w:rFonts w:asciiTheme="majorEastAsia" w:eastAsiaTheme="majorEastAsia" w:hAnsiTheme="majorEastAsia" w:hint="eastAsia"/>
        </w:rPr>
        <w:t>舜能安</w:t>
      </w:r>
      <w:proofErr w:type="gramEnd"/>
      <w:r w:rsidR="009E51EB" w:rsidRPr="00CB4B83">
        <w:rPr>
          <w:rFonts w:asciiTheme="majorEastAsia" w:eastAsiaTheme="majorEastAsia" w:hAnsiTheme="majorEastAsia" w:hint="eastAsia"/>
        </w:rPr>
        <w:t>而樂之，也可能</w:t>
      </w:r>
      <w:proofErr w:type="gramStart"/>
      <w:r w:rsidR="009E51EB" w:rsidRPr="00CB4B83">
        <w:rPr>
          <w:rFonts w:asciiTheme="majorEastAsia" w:eastAsiaTheme="majorEastAsia" w:hAnsiTheme="majorEastAsia" w:hint="eastAsia"/>
        </w:rPr>
        <w:t>是說任由</w:t>
      </w:r>
      <w:proofErr w:type="gramEnd"/>
      <w:r w:rsidR="009E51EB" w:rsidRPr="00CB4B83">
        <w:rPr>
          <w:rFonts w:asciiTheme="majorEastAsia" w:eastAsiaTheme="majorEastAsia" w:hAnsiTheme="majorEastAsia" w:hint="eastAsia"/>
        </w:rPr>
        <w:t>之</w:t>
      </w:r>
      <w:proofErr w:type="gramStart"/>
      <w:r w:rsidR="009E51EB" w:rsidRPr="00CB4B83">
        <w:rPr>
          <w:rFonts w:asciiTheme="majorEastAsia" w:eastAsiaTheme="majorEastAsia" w:hAnsiTheme="majorEastAsia" w:hint="eastAsia"/>
        </w:rPr>
        <w:t>理沒於畎</w:t>
      </w:r>
      <w:proofErr w:type="gramEnd"/>
      <w:r w:rsidR="009E51EB" w:rsidRPr="00CB4B83">
        <w:rPr>
          <w:rFonts w:asciiTheme="majorEastAsia" w:eastAsiaTheme="majorEastAsia" w:hAnsiTheme="majorEastAsia" w:hint="eastAsia"/>
        </w:rPr>
        <w:t>畝之中，</w:t>
      </w:r>
      <w:proofErr w:type="gramStart"/>
      <w:r w:rsidR="009E51EB" w:rsidRPr="00CB4B83">
        <w:rPr>
          <w:rFonts w:asciiTheme="majorEastAsia" w:eastAsiaTheme="majorEastAsia" w:hAnsiTheme="majorEastAsia" w:hint="eastAsia"/>
        </w:rPr>
        <w:t>舜能安</w:t>
      </w:r>
      <w:proofErr w:type="gramEnd"/>
      <w:r w:rsidR="009E51EB" w:rsidRPr="00CB4B83">
        <w:rPr>
          <w:rFonts w:asciiTheme="majorEastAsia" w:eastAsiaTheme="majorEastAsia" w:hAnsiTheme="majorEastAsia" w:hint="eastAsia"/>
        </w:rPr>
        <w:t>而樂之。「君天下而稱」是說一朝舉為天子，君臨天下，</w:t>
      </w:r>
      <w:proofErr w:type="gramStart"/>
      <w:r w:rsidR="009E51EB" w:rsidRPr="00CB4B83">
        <w:rPr>
          <w:rFonts w:asciiTheme="majorEastAsia" w:eastAsiaTheme="majorEastAsia" w:hAnsiTheme="majorEastAsia" w:hint="eastAsia"/>
        </w:rPr>
        <w:t>舜又能稱副其位</w:t>
      </w:r>
      <w:proofErr w:type="gramEnd"/>
      <w:r w:rsidR="009E51EB" w:rsidRPr="00CB4B83">
        <w:rPr>
          <w:rFonts w:asciiTheme="majorEastAsia" w:eastAsiaTheme="majorEastAsia" w:hAnsiTheme="majorEastAsia" w:hint="eastAsia"/>
        </w:rPr>
        <w:t>，得</w:t>
      </w:r>
      <w:proofErr w:type="gramStart"/>
      <w:r w:rsidR="009E51EB" w:rsidRPr="00CB4B83">
        <w:rPr>
          <w:rFonts w:asciiTheme="majorEastAsia" w:eastAsiaTheme="majorEastAsia" w:hAnsiTheme="majorEastAsia" w:hint="eastAsia"/>
        </w:rPr>
        <w:t>其所宜</w:t>
      </w:r>
      <w:proofErr w:type="gramEnd"/>
      <w:r w:rsidR="009E51EB" w:rsidRPr="00CB4B83">
        <w:rPr>
          <w:rFonts w:asciiTheme="majorEastAsia" w:eastAsiaTheme="majorEastAsia" w:hAnsiTheme="majorEastAsia" w:hint="eastAsia"/>
        </w:rPr>
        <w:t>。</w:t>
      </w:r>
      <w:r w:rsidR="008863A9" w:rsidRPr="00CB4B83">
        <w:rPr>
          <w:rFonts w:asciiTheme="majorEastAsia" w:eastAsiaTheme="majorEastAsia" w:hAnsiTheme="majorEastAsia" w:hint="eastAsia"/>
        </w:rPr>
        <w:t>/ 裘錫圭：「從諸草茅之中」的「從」為跟從，「由」為自從。</w:t>
      </w:r>
      <w:proofErr w:type="gramStart"/>
      <w:r w:rsidR="008863A9" w:rsidRPr="00CB4B83">
        <w:rPr>
          <w:rFonts w:asciiTheme="majorEastAsia" w:eastAsiaTheme="majorEastAsia" w:hAnsiTheme="majorEastAsia" w:hint="eastAsia"/>
        </w:rPr>
        <w:t>疑</w:t>
      </w:r>
      <w:proofErr w:type="gramEnd"/>
      <w:r w:rsidR="008863A9" w:rsidRPr="00CB4B83">
        <w:rPr>
          <w:rFonts w:asciiTheme="majorEastAsia" w:eastAsiaTheme="majorEastAsia" w:hAnsiTheme="majorEastAsia" w:hint="eastAsia"/>
        </w:rPr>
        <w:t>「</w:t>
      </w:r>
      <w:r w:rsidR="008863A9" w:rsidRPr="00CB4B83">
        <w:rPr>
          <w:rFonts w:asciiTheme="majorEastAsia" w:eastAsiaTheme="majorEastAsia" w:hAnsiTheme="majorEastAsia"/>
          <w:noProof/>
        </w:rPr>
        <w:drawing>
          <wp:inline distT="0" distB="0" distL="0" distR="0" wp14:anchorId="1C68CB72" wp14:editId="7B5183EA">
            <wp:extent cx="96971" cy="100203"/>
            <wp:effectExtent l="0" t="0" r="0" b="0"/>
            <wp:docPr id="9571203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8863A9" w:rsidRPr="00CB4B83">
        <w:rPr>
          <w:rFonts w:asciiTheme="majorEastAsia" w:eastAsiaTheme="majorEastAsia" w:hAnsiTheme="majorEastAsia" w:hint="eastAsia"/>
        </w:rPr>
        <w:t>」可讀「</w:t>
      </w:r>
      <w:proofErr w:type="gramStart"/>
      <w:r w:rsidR="008863A9" w:rsidRPr="00CB4B83">
        <w:rPr>
          <w:rFonts w:asciiTheme="majorEastAsia" w:eastAsiaTheme="majorEastAsia" w:hAnsiTheme="majorEastAsia" w:hint="eastAsia"/>
        </w:rPr>
        <w:t>擢</w:t>
      </w:r>
      <w:proofErr w:type="gramEnd"/>
      <w:r w:rsidR="008863A9" w:rsidRPr="00CB4B83">
        <w:rPr>
          <w:rFonts w:asciiTheme="majorEastAsia" w:eastAsiaTheme="majorEastAsia" w:hAnsiTheme="majorEastAsia" w:hint="eastAsia"/>
        </w:rPr>
        <w:t>」。「抽」「</w:t>
      </w:r>
      <w:proofErr w:type="gramStart"/>
      <w:r w:rsidR="008863A9" w:rsidRPr="00CB4B83">
        <w:rPr>
          <w:rFonts w:asciiTheme="majorEastAsia" w:eastAsiaTheme="majorEastAsia" w:hAnsiTheme="majorEastAsia" w:hint="eastAsia"/>
        </w:rPr>
        <w:t>擢</w:t>
      </w:r>
      <w:proofErr w:type="gramEnd"/>
      <w:r w:rsidR="008863A9" w:rsidRPr="00CB4B83">
        <w:rPr>
          <w:rFonts w:asciiTheme="majorEastAsia" w:eastAsiaTheme="majorEastAsia" w:hAnsiTheme="majorEastAsia" w:hint="eastAsia"/>
        </w:rPr>
        <w:t>」為同源詞。/鄔可晶：「</w:t>
      </w:r>
      <w:r w:rsidR="008863A9" w:rsidRPr="00CB4B83">
        <w:rPr>
          <w:rFonts w:asciiTheme="majorEastAsia" w:eastAsiaTheme="majorEastAsia" w:hAnsiTheme="majorEastAsia"/>
          <w:noProof/>
        </w:rPr>
        <w:drawing>
          <wp:inline distT="0" distB="0" distL="0" distR="0" wp14:anchorId="3F232BA9" wp14:editId="434EBD06">
            <wp:extent cx="96971" cy="100203"/>
            <wp:effectExtent l="0" t="0" r="0" b="0"/>
            <wp:docPr id="17766373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9239" name=""/>
                    <pic:cNvPicPr/>
                  </pic:nvPicPr>
                  <pic:blipFill>
                    <a:blip r:embed="rId48"/>
                    <a:stretch>
                      <a:fillRect/>
                    </a:stretch>
                  </pic:blipFill>
                  <pic:spPr>
                    <a:xfrm>
                      <a:off x="0" y="0"/>
                      <a:ext cx="100152" cy="103490"/>
                    </a:xfrm>
                    <a:prstGeom prst="rect">
                      <a:avLst/>
                    </a:prstGeom>
                  </pic:spPr>
                </pic:pic>
              </a:graphicData>
            </a:graphic>
          </wp:inline>
        </w:drawing>
      </w:r>
      <w:r w:rsidR="008863A9" w:rsidRPr="00CB4B83">
        <w:rPr>
          <w:rFonts w:asciiTheme="majorEastAsia" w:eastAsiaTheme="majorEastAsia" w:hAnsiTheme="majorEastAsia" w:hint="eastAsia"/>
        </w:rPr>
        <w:t>」也有可能實是當「</w:t>
      </w:r>
      <w:proofErr w:type="gramStart"/>
      <w:r w:rsidR="008863A9" w:rsidRPr="00CB4B83">
        <w:rPr>
          <w:rFonts w:asciiTheme="majorEastAsia" w:eastAsiaTheme="majorEastAsia" w:hAnsiTheme="majorEastAsia" w:hint="eastAsia"/>
        </w:rPr>
        <w:t>禾長之貌」</w:t>
      </w:r>
      <w:proofErr w:type="gramEnd"/>
      <w:r w:rsidR="008863A9" w:rsidRPr="00CB4B83">
        <w:rPr>
          <w:rFonts w:asciiTheme="majorEastAsia" w:eastAsiaTheme="majorEastAsia" w:hAnsiTheme="majorEastAsia" w:hint="eastAsia"/>
        </w:rPr>
        <w:t>講的「</w:t>
      </w:r>
      <w:proofErr w:type="gramStart"/>
      <w:r w:rsidR="008863A9" w:rsidRPr="00CB4B83">
        <w:rPr>
          <w:rFonts w:asciiTheme="majorEastAsia" w:eastAsiaTheme="majorEastAsia" w:hAnsiTheme="majorEastAsia" w:hint="eastAsia"/>
        </w:rPr>
        <w:t>褎</w:t>
      </w:r>
      <w:proofErr w:type="gramEnd"/>
      <w:r w:rsidR="008863A9" w:rsidRPr="00CB4B83">
        <w:rPr>
          <w:rFonts w:asciiTheme="majorEastAsia" w:eastAsiaTheme="majorEastAsia" w:hAnsiTheme="majorEastAsia" w:hint="eastAsia"/>
        </w:rPr>
        <w:t>」的</w:t>
      </w:r>
      <w:proofErr w:type="gramStart"/>
      <w:r w:rsidR="008863A9" w:rsidRPr="00CB4B83">
        <w:rPr>
          <w:rFonts w:asciiTheme="majorEastAsia" w:eastAsiaTheme="majorEastAsia" w:hAnsiTheme="majorEastAsia" w:hint="eastAsia"/>
        </w:rPr>
        <w:t>表意字</w:t>
      </w:r>
      <w:proofErr w:type="gramEnd"/>
      <w:r w:rsidR="008863A9" w:rsidRPr="00CB4B83">
        <w:rPr>
          <w:rFonts w:asciiTheme="majorEastAsia" w:eastAsiaTheme="majorEastAsia" w:hAnsiTheme="majorEastAsia" w:hint="eastAsia"/>
        </w:rPr>
        <w:t>，其形似</w:t>
      </w:r>
      <w:proofErr w:type="gramStart"/>
      <w:r w:rsidR="008863A9" w:rsidRPr="00CB4B83">
        <w:rPr>
          <w:rFonts w:asciiTheme="majorEastAsia" w:eastAsiaTheme="majorEastAsia" w:hAnsiTheme="majorEastAsia" w:hint="eastAsia"/>
        </w:rPr>
        <w:t>象</w:t>
      </w:r>
      <w:proofErr w:type="gramEnd"/>
      <w:r w:rsidR="008863A9" w:rsidRPr="00CB4B83">
        <w:rPr>
          <w:rFonts w:asciiTheme="majorEastAsia" w:eastAsiaTheme="majorEastAsia" w:hAnsiTheme="majorEastAsia" w:hint="eastAsia"/>
        </w:rPr>
        <w:t>以手抽引禾苗使其漸長。/ 俞紹宏、張青松：「</w:t>
      </w:r>
      <w:r w:rsidR="008863A9" w:rsidRPr="00CB4B83">
        <w:rPr>
          <w:rFonts w:asciiTheme="majorEastAsia" w:eastAsiaTheme="majorEastAsia" w:hAnsiTheme="majorEastAsia"/>
          <w:noProof/>
        </w:rPr>
        <w:drawing>
          <wp:inline distT="0" distB="0" distL="0" distR="0" wp14:anchorId="252C3C0E" wp14:editId="4CBF4A1E">
            <wp:extent cx="100976" cy="100976"/>
            <wp:effectExtent l="0" t="0" r="0" b="0"/>
            <wp:docPr id="11934941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4148" name=""/>
                    <pic:cNvPicPr/>
                  </pic:nvPicPr>
                  <pic:blipFill>
                    <a:blip r:embed="rId49"/>
                    <a:stretch>
                      <a:fillRect/>
                    </a:stretch>
                  </pic:blipFill>
                  <pic:spPr>
                    <a:xfrm>
                      <a:off x="0" y="0"/>
                      <a:ext cx="102901" cy="102901"/>
                    </a:xfrm>
                    <a:prstGeom prst="rect">
                      <a:avLst/>
                    </a:prstGeom>
                  </pic:spPr>
                </pic:pic>
              </a:graphicData>
            </a:graphic>
          </wp:inline>
        </w:drawing>
      </w:r>
      <w:r w:rsidR="008863A9" w:rsidRPr="00CB4B83">
        <w:rPr>
          <w:rFonts w:asciiTheme="majorEastAsia" w:eastAsiaTheme="majorEastAsia" w:hAnsiTheme="majorEastAsia" w:hint="eastAsia"/>
        </w:rPr>
        <w:t>」為「</w:t>
      </w:r>
      <w:r w:rsidR="008863A9" w:rsidRPr="00CB4B83">
        <w:rPr>
          <w:rFonts w:asciiTheme="majorEastAsia" w:eastAsiaTheme="majorEastAsia" w:hAnsiTheme="majorEastAsia"/>
          <w:noProof/>
        </w:rPr>
        <w:drawing>
          <wp:inline distT="0" distB="0" distL="0" distR="0" wp14:anchorId="1477534B" wp14:editId="40C3298E">
            <wp:extent cx="97536" cy="156905"/>
            <wp:effectExtent l="0" t="0" r="0" b="0"/>
            <wp:docPr id="3862170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729" name=""/>
                    <pic:cNvPicPr/>
                  </pic:nvPicPr>
                  <pic:blipFill>
                    <a:blip r:embed="rId50"/>
                    <a:stretch>
                      <a:fillRect/>
                    </a:stretch>
                  </pic:blipFill>
                  <pic:spPr>
                    <a:xfrm>
                      <a:off x="0" y="0"/>
                      <a:ext cx="100579" cy="161800"/>
                    </a:xfrm>
                    <a:prstGeom prst="rect">
                      <a:avLst/>
                    </a:prstGeom>
                  </pic:spPr>
                </pic:pic>
              </a:graphicData>
            </a:graphic>
          </wp:inline>
        </w:drawing>
      </w:r>
      <w:r w:rsidR="008863A9" w:rsidRPr="00CB4B83">
        <w:rPr>
          <w:rFonts w:asciiTheme="majorEastAsia" w:eastAsiaTheme="majorEastAsia" w:hAnsiTheme="majorEastAsia" w:hint="eastAsia"/>
        </w:rPr>
        <w:t>」之訛。</w:t>
      </w:r>
    </w:p>
  </w:footnote>
  <w:footnote w:id="92">
    <w:p w14:paraId="617FD802" w14:textId="1D1E328E"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9E51EB" w:rsidRPr="00CB4B83">
        <w:rPr>
          <w:rFonts w:asciiTheme="majorEastAsia" w:eastAsiaTheme="majorEastAsia" w:hAnsiTheme="majorEastAsia" w:hint="eastAsia"/>
        </w:rPr>
        <w:t>整理者：「</w:t>
      </w:r>
      <w:r w:rsidR="009E51EB" w:rsidRPr="00CB4B83">
        <w:rPr>
          <w:rFonts w:asciiTheme="majorEastAsia" w:eastAsiaTheme="majorEastAsia" w:hAnsiTheme="majorEastAsia"/>
          <w:noProof/>
        </w:rPr>
        <w:drawing>
          <wp:inline distT="0" distB="0" distL="0" distR="0" wp14:anchorId="41E753EA" wp14:editId="15A47D49">
            <wp:extent cx="106586" cy="120488"/>
            <wp:effectExtent l="0" t="0" r="8255" b="0"/>
            <wp:docPr id="5825997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9730" name=""/>
                    <pic:cNvPicPr/>
                  </pic:nvPicPr>
                  <pic:blipFill>
                    <a:blip r:embed="rId51"/>
                    <a:stretch>
                      <a:fillRect/>
                    </a:stretch>
                  </pic:blipFill>
                  <pic:spPr>
                    <a:xfrm>
                      <a:off x="0" y="0"/>
                      <a:ext cx="109828" cy="124153"/>
                    </a:xfrm>
                    <a:prstGeom prst="rect">
                      <a:avLst/>
                    </a:prstGeom>
                  </pic:spPr>
                </pic:pic>
              </a:graphicData>
            </a:graphic>
          </wp:inline>
        </w:drawing>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9E51E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偁</w:t>
      </w:r>
      <w:proofErr w:type="gramEnd"/>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，舉。</w:t>
      </w:r>
      <w:r w:rsidR="009E51EB" w:rsidRPr="00CB4B83">
        <w:rPr>
          <w:rFonts w:asciiTheme="majorEastAsia" w:eastAsiaTheme="majorEastAsia" w:hAnsiTheme="majorEastAsia" w:hint="eastAsia"/>
        </w:rPr>
        <w:t>/ 季旭</w:t>
      </w:r>
      <w:proofErr w:type="gramStart"/>
      <w:r w:rsidR="009E51EB" w:rsidRPr="00CB4B83">
        <w:rPr>
          <w:rFonts w:asciiTheme="majorEastAsia" w:eastAsiaTheme="majorEastAsia" w:hAnsiTheme="majorEastAsia" w:hint="eastAsia"/>
        </w:rPr>
        <w:t>昇</w:t>
      </w:r>
      <w:proofErr w:type="gramEnd"/>
      <w:r w:rsidR="009E51EB" w:rsidRPr="00CB4B83">
        <w:rPr>
          <w:rFonts w:asciiTheme="majorEastAsia" w:eastAsiaTheme="majorEastAsia" w:hAnsiTheme="majorEastAsia" w:hint="eastAsia"/>
        </w:rPr>
        <w:t>：「</w:t>
      </w:r>
      <w:r w:rsidR="009E51EB" w:rsidRPr="00CB4B83">
        <w:rPr>
          <w:rFonts w:asciiTheme="majorEastAsia" w:eastAsiaTheme="majorEastAsia" w:hAnsiTheme="majorEastAsia"/>
          <w:noProof/>
        </w:rPr>
        <w:drawing>
          <wp:inline distT="0" distB="0" distL="0" distR="0" wp14:anchorId="3BD1D9DE" wp14:editId="7C9FF103">
            <wp:extent cx="109728" cy="134506"/>
            <wp:effectExtent l="0" t="0" r="5080" b="0"/>
            <wp:docPr id="1585273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4573" name=""/>
                    <pic:cNvPicPr/>
                  </pic:nvPicPr>
                  <pic:blipFill>
                    <a:blip r:embed="rId52"/>
                    <a:stretch>
                      <a:fillRect/>
                    </a:stretch>
                  </pic:blipFill>
                  <pic:spPr>
                    <a:xfrm>
                      <a:off x="0" y="0"/>
                      <a:ext cx="114812" cy="140737"/>
                    </a:xfrm>
                    <a:prstGeom prst="rect">
                      <a:avLst/>
                    </a:prstGeom>
                  </pic:spPr>
                </pic:pic>
              </a:graphicData>
            </a:graphic>
          </wp:inline>
        </w:drawing>
      </w:r>
      <w:r w:rsidR="009E51EB" w:rsidRPr="00CB4B83">
        <w:rPr>
          <w:rFonts w:asciiTheme="majorEastAsia" w:eastAsiaTheme="majorEastAsia" w:hAnsiTheme="majorEastAsia" w:hint="eastAsia"/>
        </w:rPr>
        <w:t xml:space="preserve">」與「稱」同，銓衡稱量。/ </w:t>
      </w:r>
      <w:bookmarkStart w:id="45" w:name="_Hlk190167405"/>
      <w:r w:rsidR="009E51EB" w:rsidRPr="00CB4B83">
        <w:rPr>
          <w:rFonts w:asciiTheme="majorEastAsia" w:eastAsiaTheme="majorEastAsia" w:hAnsiTheme="majorEastAsia" w:hint="eastAsia"/>
        </w:rPr>
        <w:t>夏世華：</w:t>
      </w:r>
      <w:r w:rsidRPr="00CB4B83">
        <w:rPr>
          <w:rFonts w:asciiTheme="majorEastAsia" w:eastAsiaTheme="majorEastAsia" w:hAnsiTheme="majorEastAsia" w:hint="eastAsia"/>
        </w:rPr>
        <w:t>訓</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擧</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未知何意，當訓相稱之</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稱</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，《詩·候人》：</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彼其</w:t>
      </w:r>
      <w:proofErr w:type="gramStart"/>
      <w:r w:rsidRPr="00CB4B83">
        <w:rPr>
          <w:rFonts w:asciiTheme="majorEastAsia" w:eastAsiaTheme="majorEastAsia" w:hAnsiTheme="majorEastAsia" w:hint="eastAsia"/>
        </w:rPr>
        <w:t>之</w:t>
      </w:r>
      <w:proofErr w:type="gramEnd"/>
      <w:r w:rsidRPr="00CB4B83">
        <w:rPr>
          <w:rFonts w:asciiTheme="majorEastAsia" w:eastAsiaTheme="majorEastAsia" w:hAnsiTheme="majorEastAsia" w:hint="eastAsia"/>
        </w:rPr>
        <w:t>子，不</w:t>
      </w:r>
      <w:proofErr w:type="gramStart"/>
      <w:r w:rsidRPr="00CB4B83">
        <w:rPr>
          <w:rFonts w:asciiTheme="majorEastAsia" w:eastAsiaTheme="majorEastAsia" w:hAnsiTheme="majorEastAsia" w:hint="eastAsia"/>
        </w:rPr>
        <w:t>稱其服</w:t>
      </w:r>
      <w:proofErr w:type="gramEnd"/>
      <w:r w:rsidRPr="00CB4B83">
        <w:rPr>
          <w:rFonts w:asciiTheme="majorEastAsia" w:eastAsiaTheme="majorEastAsia" w:hAnsiTheme="majorEastAsia" w:hint="eastAsia"/>
        </w:rPr>
        <w:t>。</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箋</w:t>
      </w:r>
      <w:proofErr w:type="gramStart"/>
      <w:r w:rsidRPr="00CB4B83">
        <w:rPr>
          <w:rFonts w:asciiTheme="majorEastAsia" w:eastAsiaTheme="majorEastAsia" w:hAnsiTheme="majorEastAsia" w:hint="eastAsia"/>
        </w:rPr>
        <w:t>云</w:t>
      </w:r>
      <w:proofErr w:type="gramEnd"/>
      <w:r w:rsidRPr="00CB4B83">
        <w:rPr>
          <w:rFonts w:asciiTheme="majorEastAsia" w:eastAsiaTheme="majorEastAsia" w:hAnsiTheme="majorEastAsia" w:hint="eastAsia"/>
        </w:rPr>
        <w:t>：</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不</w:t>
      </w:r>
      <w:proofErr w:type="gramStart"/>
      <w:r w:rsidRPr="00CB4B83">
        <w:rPr>
          <w:rFonts w:asciiTheme="majorEastAsia" w:eastAsiaTheme="majorEastAsia" w:hAnsiTheme="majorEastAsia" w:hint="eastAsia"/>
        </w:rPr>
        <w:t>稱者，言德薄而服尊</w:t>
      </w:r>
      <w:proofErr w:type="gramEnd"/>
      <w:r w:rsidRPr="00CB4B83">
        <w:rPr>
          <w:rFonts w:asciiTheme="majorEastAsia" w:eastAsiaTheme="majorEastAsia" w:hAnsiTheme="majorEastAsia" w:hint="eastAsia"/>
        </w:rPr>
        <w:t>。</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就德與位相稱而言。在此文中可</w:t>
      </w:r>
      <w:proofErr w:type="gramStart"/>
      <w:r w:rsidRPr="00CB4B83">
        <w:rPr>
          <w:rFonts w:asciiTheme="majorEastAsia" w:eastAsiaTheme="majorEastAsia" w:hAnsiTheme="majorEastAsia" w:hint="eastAsia"/>
        </w:rPr>
        <w:t>指舜之盛德</w:t>
      </w:r>
      <w:proofErr w:type="gramEnd"/>
      <w:r w:rsidRPr="00CB4B83">
        <w:rPr>
          <w:rFonts w:asciiTheme="majorEastAsia" w:eastAsiaTheme="majorEastAsia" w:hAnsiTheme="majorEastAsia" w:hint="eastAsia"/>
        </w:rPr>
        <w:t>與天子之位相稱。《論語·衛靈公》</w:t>
      </w:r>
      <w:r w:rsidR="009E51EB" w:rsidRPr="00CB4B83">
        <w:rPr>
          <w:rFonts w:asciiTheme="majorEastAsia" w:eastAsiaTheme="majorEastAsia" w:hAnsiTheme="majorEastAsia" w:hint="eastAsia"/>
        </w:rPr>
        <w:t>「</w:t>
      </w:r>
      <w:r w:rsidRPr="00CB4B83">
        <w:rPr>
          <w:rFonts w:asciiTheme="majorEastAsia" w:eastAsiaTheme="majorEastAsia" w:hAnsiTheme="majorEastAsia" w:hint="eastAsia"/>
        </w:rPr>
        <w:t>君子</w:t>
      </w:r>
      <w:proofErr w:type="gramStart"/>
      <w:r w:rsidRPr="00CB4B83">
        <w:rPr>
          <w:rFonts w:asciiTheme="majorEastAsia" w:eastAsiaTheme="majorEastAsia" w:hAnsiTheme="majorEastAsia" w:hint="eastAsia"/>
        </w:rPr>
        <w:t>疾</w:t>
      </w:r>
      <w:proofErr w:type="gramEnd"/>
      <w:r w:rsidRPr="00CB4B83">
        <w:rPr>
          <w:rFonts w:asciiTheme="majorEastAsia" w:eastAsiaTheme="majorEastAsia" w:hAnsiTheme="majorEastAsia" w:hint="eastAsia"/>
        </w:rPr>
        <w:t>沒世而名不稱</w:t>
      </w:r>
      <w:r w:rsidR="009E51EB"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亦言相稱</w:t>
      </w:r>
      <w:proofErr w:type="gramEnd"/>
      <w:r w:rsidRPr="00CB4B83">
        <w:rPr>
          <w:rFonts w:asciiTheme="majorEastAsia" w:eastAsiaTheme="majorEastAsia" w:hAnsiTheme="majorEastAsia" w:hint="eastAsia"/>
        </w:rPr>
        <w:t>。</w:t>
      </w:r>
      <w:bookmarkEnd w:id="45"/>
      <w:r w:rsidR="008863A9" w:rsidRPr="00CB4B83">
        <w:rPr>
          <w:rFonts w:asciiTheme="majorEastAsia" w:eastAsiaTheme="majorEastAsia" w:hAnsiTheme="majorEastAsia" w:hint="eastAsia"/>
        </w:rPr>
        <w:t>/ 俞紹宏、張青松：「稱」似以陳斯鵬、</w:t>
      </w:r>
      <w:proofErr w:type="gramStart"/>
      <w:r w:rsidR="008863A9" w:rsidRPr="00CB4B83">
        <w:rPr>
          <w:rFonts w:asciiTheme="majorEastAsia" w:eastAsiaTheme="majorEastAsia" w:hAnsiTheme="majorEastAsia" w:hint="eastAsia"/>
        </w:rPr>
        <w:t>夏世華說為優</w:t>
      </w:r>
      <w:proofErr w:type="gramEnd"/>
      <w:r w:rsidR="008863A9" w:rsidRPr="00CB4B83">
        <w:rPr>
          <w:rFonts w:asciiTheme="majorEastAsia" w:eastAsiaTheme="majorEastAsia" w:hAnsiTheme="majorEastAsia" w:hint="eastAsia"/>
        </w:rPr>
        <w:t>。</w:t>
      </w:r>
    </w:p>
  </w:footnote>
  <w:footnote w:id="93">
    <w:p w14:paraId="2B980473" w14:textId="3DD32B1C" w:rsidR="005206B6" w:rsidRPr="00CB4B83" w:rsidRDefault="005206B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98583B" w:rsidRPr="00CB4B83">
        <w:rPr>
          <w:rFonts w:asciiTheme="majorEastAsia" w:eastAsiaTheme="majorEastAsia" w:hAnsiTheme="majorEastAsia" w:hint="eastAsia"/>
        </w:rPr>
        <w:t>黃人二：簡8後接《孔子詩論》簡1。</w:t>
      </w:r>
    </w:p>
  </w:footnote>
  <w:footnote w:id="94">
    <w:p w14:paraId="1EBEEAFC" w14:textId="43C2298B" w:rsidR="00DF68AE" w:rsidRPr="00CB4B83" w:rsidRDefault="00222CA6" w:rsidP="00B83C74">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AD63C4" w:rsidRPr="00CB4B83">
        <w:rPr>
          <w:rFonts w:asciiTheme="majorEastAsia" w:eastAsiaTheme="majorEastAsia" w:hAnsiTheme="majorEastAsia" w:hint="eastAsia"/>
        </w:rPr>
        <w:t>整理者：</w:t>
      </w:r>
      <w:r w:rsidR="00DF68AE" w:rsidRPr="00CB4B83">
        <w:rPr>
          <w:rFonts w:asciiTheme="majorEastAsia" w:eastAsiaTheme="majorEastAsia" w:hAnsiTheme="majorEastAsia" w:hint="eastAsia"/>
        </w:rPr>
        <w:t>「</w:t>
      </w:r>
      <w:r w:rsidR="00AD63C4" w:rsidRPr="00CB4B83">
        <w:rPr>
          <w:rFonts w:asciiTheme="majorEastAsia" w:eastAsiaTheme="majorEastAsia" w:hAnsiTheme="majorEastAsia"/>
          <w:noProof/>
        </w:rPr>
        <w:drawing>
          <wp:inline distT="0" distB="0" distL="0" distR="0" wp14:anchorId="0CD2411C" wp14:editId="79188830">
            <wp:extent cx="140208" cy="134815"/>
            <wp:effectExtent l="0" t="0" r="0" b="0"/>
            <wp:docPr id="11356693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待考</w:t>
      </w:r>
      <w:r w:rsidR="00AD63C4" w:rsidRPr="00CB4B83">
        <w:rPr>
          <w:rFonts w:asciiTheme="majorEastAsia" w:eastAsiaTheme="majorEastAsia" w:hAnsiTheme="majorEastAsia" w:hint="eastAsia"/>
        </w:rPr>
        <w:t>。</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陳偉</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記載</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裘錫圭</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己</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或</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其</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訓為自己</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此句意</w:t>
      </w:r>
      <w:proofErr w:type="gramStart"/>
      <w:r w:rsidR="00965E71" w:rsidRPr="00CB4B83">
        <w:rPr>
          <w:rFonts w:asciiTheme="majorEastAsia" w:eastAsiaTheme="majorEastAsia" w:hAnsiTheme="majorEastAsia" w:hint="eastAsia"/>
        </w:rPr>
        <w:t>謂如舜生</w:t>
      </w:r>
      <w:proofErr w:type="gramEnd"/>
      <w:r w:rsidR="00965E71" w:rsidRPr="00CB4B83">
        <w:rPr>
          <w:rFonts w:asciiTheme="majorEastAsia" w:eastAsiaTheme="majorEastAsia" w:hAnsiTheme="majorEastAsia" w:hint="eastAsia"/>
        </w:rPr>
        <w:t>於今世，只有</w:t>
      </w:r>
      <w:proofErr w:type="gramStart"/>
      <w:r w:rsidR="00965E71" w:rsidRPr="00CB4B83">
        <w:rPr>
          <w:rFonts w:asciiTheme="majorEastAsia" w:eastAsiaTheme="majorEastAsia" w:hAnsiTheme="majorEastAsia" w:hint="eastAsia"/>
        </w:rPr>
        <w:t>自己按先王</w:t>
      </w:r>
      <w:proofErr w:type="gramEnd"/>
      <w:r w:rsidR="00965E71" w:rsidRPr="00CB4B83">
        <w:rPr>
          <w:rFonts w:asciiTheme="majorEastAsia" w:eastAsiaTheme="majorEastAsia" w:hAnsiTheme="majorEastAsia" w:hint="eastAsia"/>
        </w:rPr>
        <w:t>（堯）之道去做。</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DF68AE"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改</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未訓</w:t>
      </w:r>
      <w:proofErr w:type="gramEnd"/>
      <w:r w:rsidRPr="00CB4B83">
        <w:rPr>
          <w:rFonts w:asciiTheme="majorEastAsia" w:eastAsiaTheme="majorEastAsia" w:hAnsiTheme="majorEastAsia" w:hint="eastAsia"/>
        </w:rPr>
        <w:t>。</w:t>
      </w:r>
      <w:r w:rsidR="00DF68AE" w:rsidRPr="00CB4B83">
        <w:rPr>
          <w:rFonts w:asciiTheme="majorEastAsia" w:eastAsiaTheme="majorEastAsia" w:hAnsiTheme="majorEastAsia" w:hint="eastAsia"/>
        </w:rPr>
        <w:t xml:space="preserve">/ </w:t>
      </w:r>
      <w:proofErr w:type="gramStart"/>
      <w:r w:rsidRPr="00CB4B83">
        <w:rPr>
          <w:rFonts w:asciiTheme="majorEastAsia" w:eastAsiaTheme="majorEastAsia" w:hAnsiTheme="majorEastAsia" w:hint="eastAsia"/>
        </w:rPr>
        <w:t>李銳</w:t>
      </w:r>
      <w:r w:rsidR="00DF68AE"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讀</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記</w:t>
      </w:r>
      <w:r w:rsidR="00DF68AE"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00DF68AE" w:rsidRPr="00CB4B83">
        <w:rPr>
          <w:rFonts w:asciiTheme="majorEastAsia" w:eastAsiaTheme="majorEastAsia" w:hAnsiTheme="majorEastAsia" w:hint="eastAsia"/>
        </w:rPr>
        <w:t>疑</w:t>
      </w:r>
      <w:proofErr w:type="gramEnd"/>
      <w:r w:rsidR="00DF68AE" w:rsidRPr="00CB4B83">
        <w:rPr>
          <w:rFonts w:asciiTheme="majorEastAsia" w:eastAsiaTheme="majorEastAsia" w:hAnsiTheme="majorEastAsia" w:hint="eastAsia"/>
        </w:rPr>
        <w:t>讀「己」或「其」，句意</w:t>
      </w:r>
      <w:proofErr w:type="gramStart"/>
      <w:r w:rsidR="00DF68AE" w:rsidRPr="00CB4B83">
        <w:rPr>
          <w:rFonts w:asciiTheme="majorEastAsia" w:eastAsiaTheme="majorEastAsia" w:hAnsiTheme="majorEastAsia" w:hint="eastAsia"/>
        </w:rPr>
        <w:t>謂如舜在</w:t>
      </w:r>
      <w:proofErr w:type="gramEnd"/>
      <w:r w:rsidR="00DF68AE" w:rsidRPr="00CB4B83">
        <w:rPr>
          <w:rFonts w:asciiTheme="majorEastAsia" w:eastAsiaTheme="majorEastAsia" w:hAnsiTheme="majorEastAsia" w:hint="eastAsia"/>
        </w:rPr>
        <w:t>今之</w:t>
      </w:r>
      <w:proofErr w:type="gramStart"/>
      <w:r w:rsidR="00DF68AE" w:rsidRPr="00CB4B83">
        <w:rPr>
          <w:rFonts w:asciiTheme="majorEastAsia" w:eastAsiaTheme="majorEastAsia" w:hAnsiTheme="majorEastAsia" w:hint="eastAsia"/>
        </w:rPr>
        <w:t>世</w:t>
      </w:r>
      <w:proofErr w:type="gramEnd"/>
      <w:r w:rsidR="00DF68AE" w:rsidRPr="00CB4B83">
        <w:rPr>
          <w:rFonts w:asciiTheme="majorEastAsia" w:eastAsiaTheme="majorEastAsia" w:hAnsiTheme="majorEastAsia" w:hint="eastAsia"/>
        </w:rPr>
        <w:t>，只有</w:t>
      </w:r>
      <w:proofErr w:type="gramStart"/>
      <w:r w:rsidR="00DF68AE" w:rsidRPr="00CB4B83">
        <w:rPr>
          <w:rFonts w:asciiTheme="majorEastAsia" w:eastAsiaTheme="majorEastAsia" w:hAnsiTheme="majorEastAsia" w:hint="eastAsia"/>
        </w:rPr>
        <w:t>自己按先王</w:t>
      </w:r>
      <w:proofErr w:type="gramEnd"/>
      <w:r w:rsidR="00DF68AE" w:rsidRPr="00CB4B83">
        <w:rPr>
          <w:rFonts w:asciiTheme="majorEastAsia" w:eastAsiaTheme="majorEastAsia" w:hAnsiTheme="majorEastAsia" w:hint="eastAsia"/>
        </w:rPr>
        <w:t>（即古之舜）之道去做</w:t>
      </w:r>
      <w:r w:rsidRPr="00CB4B83">
        <w:rPr>
          <w:rFonts w:asciiTheme="majorEastAsia" w:eastAsiaTheme="majorEastAsia" w:hAnsiTheme="majorEastAsia" w:hint="eastAsia"/>
        </w:rPr>
        <w:t>。</w:t>
      </w:r>
      <w:r w:rsidR="00DF68A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廖</w:t>
      </w:r>
      <w:r w:rsidR="00DF68AE" w:rsidRPr="00CB4B83">
        <w:rPr>
          <w:rFonts w:asciiTheme="majorEastAsia" w:eastAsiaTheme="majorEastAsia" w:hAnsiTheme="majorEastAsia" w:hint="eastAsia"/>
        </w:rPr>
        <w:t>名春：讀「紀」，</w:t>
      </w:r>
      <w:r w:rsidRPr="00CB4B83">
        <w:rPr>
          <w:rFonts w:asciiTheme="majorEastAsia" w:eastAsiaTheme="majorEastAsia" w:hAnsiTheme="majorEastAsia" w:hint="eastAsia"/>
        </w:rPr>
        <w:t>綱紀、法則。該句是說</w:t>
      </w:r>
      <w:r w:rsidR="00DF68AE"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假如舜在</w:t>
      </w:r>
      <w:proofErr w:type="gramEnd"/>
      <w:r w:rsidRPr="00CB4B83">
        <w:rPr>
          <w:rFonts w:asciiTheme="majorEastAsia" w:eastAsiaTheme="majorEastAsia" w:hAnsiTheme="majorEastAsia" w:hint="eastAsia"/>
        </w:rPr>
        <w:t>今之</w:t>
      </w:r>
      <w:proofErr w:type="gramStart"/>
      <w:r w:rsidRPr="00CB4B83">
        <w:rPr>
          <w:rFonts w:asciiTheme="majorEastAsia" w:eastAsiaTheme="majorEastAsia" w:hAnsiTheme="majorEastAsia" w:hint="eastAsia"/>
        </w:rPr>
        <w:t>世</w:t>
      </w:r>
      <w:proofErr w:type="gramEnd"/>
      <w:r w:rsidRPr="00CB4B83">
        <w:rPr>
          <w:rFonts w:asciiTheme="majorEastAsia" w:eastAsiaTheme="majorEastAsia" w:hAnsiTheme="majorEastAsia" w:hint="eastAsia"/>
        </w:rPr>
        <w:t>，他也會以先王所行之道為綱領。</w:t>
      </w:r>
      <w:r w:rsidR="00DF68AE" w:rsidRPr="00CB4B83">
        <w:rPr>
          <w:rFonts w:asciiTheme="majorEastAsia" w:eastAsiaTheme="majorEastAsia" w:hAnsiTheme="majorEastAsia" w:hint="eastAsia"/>
        </w:rPr>
        <w:t>/ 林志鵬：讀「紀」，</w:t>
      </w:r>
      <w:proofErr w:type="gramStart"/>
      <w:r w:rsidR="00DF68AE" w:rsidRPr="00CB4B83">
        <w:rPr>
          <w:rFonts w:asciiTheme="majorEastAsia" w:eastAsiaTheme="majorEastAsia" w:hAnsiTheme="majorEastAsia" w:hint="eastAsia"/>
        </w:rPr>
        <w:t>簡文斷讀為</w:t>
      </w:r>
      <w:proofErr w:type="gramEnd"/>
      <w:r w:rsidR="00DF68AE" w:rsidRPr="00CB4B83">
        <w:rPr>
          <w:rFonts w:asciiTheme="majorEastAsia" w:eastAsiaTheme="majorEastAsia" w:hAnsiTheme="majorEastAsia" w:hint="eastAsia"/>
        </w:rPr>
        <w:t>「</w:t>
      </w:r>
      <w:proofErr w:type="gramStart"/>
      <w:r w:rsidR="00DF68AE" w:rsidRPr="00CB4B83">
        <w:rPr>
          <w:rFonts w:asciiTheme="majorEastAsia" w:eastAsiaTheme="majorEastAsia" w:hAnsiTheme="majorEastAsia" w:hint="eastAsia"/>
        </w:rPr>
        <w:t>亦記先</w:t>
      </w:r>
      <w:proofErr w:type="gramEnd"/>
      <w:r w:rsidR="00DF68AE" w:rsidRPr="00CB4B83">
        <w:rPr>
          <w:rFonts w:asciiTheme="majorEastAsia" w:eastAsiaTheme="majorEastAsia" w:hAnsiTheme="majorEastAsia" w:hint="eastAsia"/>
        </w:rPr>
        <w:t>王</w:t>
      </w:r>
      <w:proofErr w:type="gramStart"/>
      <w:r w:rsidR="00DF68AE" w:rsidRPr="00CB4B83">
        <w:rPr>
          <w:rFonts w:asciiTheme="majorEastAsia" w:eastAsiaTheme="majorEastAsia" w:hAnsiTheme="majorEastAsia" w:hint="eastAsia"/>
        </w:rPr>
        <w:t>之遊道</w:t>
      </w:r>
      <w:proofErr w:type="gramEnd"/>
      <w:r w:rsidR="00DF68AE" w:rsidRPr="00CB4B83">
        <w:rPr>
          <w:rFonts w:asciiTheme="majorEastAsia" w:eastAsiaTheme="majorEastAsia" w:hAnsiTheme="majorEastAsia" w:hint="eastAsia"/>
        </w:rPr>
        <w:t>，</w:t>
      </w:r>
      <w:proofErr w:type="gramStart"/>
      <w:r w:rsidR="00DF68AE" w:rsidRPr="00CB4B83">
        <w:rPr>
          <w:rFonts w:asciiTheme="majorEastAsia" w:eastAsiaTheme="majorEastAsia" w:hAnsiTheme="majorEastAsia" w:hint="eastAsia"/>
        </w:rPr>
        <w:t>不奉明</w:t>
      </w:r>
      <w:proofErr w:type="gramEnd"/>
      <w:r w:rsidR="00DF68AE" w:rsidRPr="00CB4B83">
        <w:rPr>
          <w:rFonts w:asciiTheme="majorEastAsia" w:eastAsiaTheme="majorEastAsia" w:hAnsiTheme="majorEastAsia" w:hint="eastAsia"/>
        </w:rPr>
        <w:t>王，則亦</w:t>
      </w:r>
      <w:proofErr w:type="gramStart"/>
      <w:r w:rsidR="00DF68AE" w:rsidRPr="00CB4B83">
        <w:rPr>
          <w:rFonts w:asciiTheme="majorEastAsia" w:eastAsiaTheme="majorEastAsia" w:hAnsiTheme="majorEastAsia" w:hint="eastAsia"/>
        </w:rPr>
        <w:t>不</w:t>
      </w:r>
      <w:proofErr w:type="gramEnd"/>
      <w:r w:rsidR="00DF68AE" w:rsidRPr="00CB4B83">
        <w:rPr>
          <w:rFonts w:asciiTheme="majorEastAsia" w:eastAsiaTheme="majorEastAsia" w:hAnsiTheme="majorEastAsia" w:hint="eastAsia"/>
        </w:rPr>
        <w:t>大使」。/ 夏世華</w:t>
      </w:r>
      <w:r w:rsidR="00F61D8E" w:rsidRPr="00CB4B83">
        <w:rPr>
          <w:rFonts w:asciiTheme="majorEastAsia" w:eastAsiaTheme="majorEastAsia" w:hAnsiTheme="majorEastAsia" w:hint="eastAsia"/>
        </w:rPr>
        <w:t>2008</w:t>
      </w:r>
      <w:r w:rsidRPr="00CB4B83">
        <w:rPr>
          <w:rFonts w:asciiTheme="majorEastAsia" w:eastAsiaTheme="majorEastAsia" w:hAnsiTheme="majorEastAsia" w:hint="eastAsia"/>
        </w:rPr>
        <w:t>：裘錫圭、</w:t>
      </w:r>
      <w:proofErr w:type="gramStart"/>
      <w:r w:rsidRPr="00CB4B83">
        <w:rPr>
          <w:rFonts w:asciiTheme="majorEastAsia" w:eastAsiaTheme="majorEastAsia" w:hAnsiTheme="majorEastAsia" w:hint="eastAsia"/>
        </w:rPr>
        <w:t>李銳釋讀皆</w:t>
      </w:r>
      <w:proofErr w:type="gramEnd"/>
      <w:r w:rsidRPr="00CB4B83">
        <w:rPr>
          <w:rFonts w:asciiTheme="majorEastAsia" w:eastAsiaTheme="majorEastAsia" w:hAnsiTheme="majorEastAsia" w:hint="eastAsia"/>
        </w:rPr>
        <w:t>可從，</w:t>
      </w:r>
      <w:proofErr w:type="gramStart"/>
      <w:r w:rsidRPr="00CB4B83">
        <w:rPr>
          <w:rFonts w:asciiTheme="majorEastAsia" w:eastAsiaTheme="majorEastAsia" w:hAnsiTheme="majorEastAsia" w:hint="eastAsia"/>
        </w:rPr>
        <w:t>而訓解則</w:t>
      </w:r>
      <w:proofErr w:type="gramEnd"/>
      <w:r w:rsidRPr="00CB4B83">
        <w:rPr>
          <w:rFonts w:asciiTheme="majorEastAsia" w:eastAsiaTheme="majorEastAsia" w:hAnsiTheme="majorEastAsia" w:hint="eastAsia"/>
        </w:rPr>
        <w:t>未安。</w:t>
      </w:r>
      <w:r w:rsidR="00F61D8E" w:rsidRPr="00CB4B83">
        <w:rPr>
          <w:rFonts w:asciiTheme="majorEastAsia" w:eastAsiaTheme="majorEastAsia" w:hAnsiTheme="majorEastAsia" w:hint="eastAsia"/>
        </w:rPr>
        <w:t>「</w:t>
      </w:r>
      <w:r w:rsidR="00F61D8E" w:rsidRPr="00CB4B83">
        <w:rPr>
          <w:rFonts w:asciiTheme="majorEastAsia" w:eastAsiaTheme="majorEastAsia" w:hAnsiTheme="majorEastAsia"/>
          <w:noProof/>
        </w:rPr>
        <w:drawing>
          <wp:inline distT="0" distB="0" distL="0" distR="0" wp14:anchorId="59BCA91D" wp14:editId="35B0A9E2">
            <wp:extent cx="140208" cy="134815"/>
            <wp:effectExtent l="0" t="0" r="0" b="0"/>
            <wp:docPr id="10202882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F61D8E" w:rsidRPr="00CB4B83">
        <w:rPr>
          <w:rFonts w:asciiTheme="majorEastAsia" w:eastAsiaTheme="majorEastAsia" w:hAnsiTheme="majorEastAsia" w:hint="eastAsia"/>
        </w:rPr>
        <w:t>」讀「己」、「記」或「其」，</w:t>
      </w:r>
      <w:proofErr w:type="gramStart"/>
      <w:r w:rsidR="00F61D8E" w:rsidRPr="00CB4B83">
        <w:rPr>
          <w:rFonts w:asciiTheme="majorEastAsia" w:eastAsiaTheme="majorEastAsia" w:hAnsiTheme="majorEastAsia" w:hint="eastAsia"/>
        </w:rPr>
        <w:t>為語助</w:t>
      </w:r>
      <w:proofErr w:type="gramEnd"/>
      <w:r w:rsidR="00F61D8E" w:rsidRPr="00CB4B83">
        <w:rPr>
          <w:rFonts w:asciiTheme="majorEastAsia" w:eastAsiaTheme="majorEastAsia" w:hAnsiTheme="majorEastAsia" w:hint="eastAsia"/>
        </w:rPr>
        <w:t>。/夏世華2010：「紀」，繼。</w:t>
      </w:r>
      <w:r w:rsidR="00BD62EF" w:rsidRPr="00CB4B83">
        <w:rPr>
          <w:rFonts w:asciiTheme="majorEastAsia" w:eastAsiaTheme="majorEastAsia" w:hAnsiTheme="majorEastAsia" w:hint="eastAsia"/>
        </w:rPr>
        <w:t>/ 蘇建洲：「</w:t>
      </w:r>
      <w:r w:rsidR="00BD62EF" w:rsidRPr="00CB4B83">
        <w:rPr>
          <w:rFonts w:asciiTheme="majorEastAsia" w:eastAsiaTheme="majorEastAsia" w:hAnsiTheme="majorEastAsia"/>
          <w:noProof/>
        </w:rPr>
        <w:drawing>
          <wp:inline distT="0" distB="0" distL="0" distR="0" wp14:anchorId="658C8555" wp14:editId="5AE3F940">
            <wp:extent cx="140208" cy="134815"/>
            <wp:effectExtent l="0" t="0" r="0" b="0"/>
            <wp:docPr id="5303821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BD62EF" w:rsidRPr="00CB4B83">
        <w:rPr>
          <w:rFonts w:asciiTheme="majorEastAsia" w:eastAsiaTheme="majorEastAsia" w:hAnsiTheme="majorEastAsia" w:hint="eastAsia"/>
        </w:rPr>
        <w:t>」不知何解，後加句號。</w:t>
      </w:r>
      <w:r w:rsidR="001B0481" w:rsidRPr="00CB4B83">
        <w:rPr>
          <w:rFonts w:asciiTheme="majorEastAsia" w:eastAsiaTheme="majorEastAsia" w:hAnsiTheme="majorEastAsia" w:hint="eastAsia"/>
        </w:rPr>
        <w:t>/裘錫圭2006、2012：「</w:t>
      </w:r>
      <w:r w:rsidR="001B0481" w:rsidRPr="00CB4B83">
        <w:rPr>
          <w:rFonts w:asciiTheme="majorEastAsia" w:eastAsiaTheme="majorEastAsia" w:hAnsiTheme="majorEastAsia"/>
          <w:noProof/>
        </w:rPr>
        <w:drawing>
          <wp:inline distT="0" distB="0" distL="0" distR="0" wp14:anchorId="7AA2C4AD" wp14:editId="51602AB7">
            <wp:extent cx="140208" cy="134815"/>
            <wp:effectExtent l="0" t="0" r="0" b="0"/>
            <wp:docPr id="21109922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831" name=""/>
                    <pic:cNvPicPr/>
                  </pic:nvPicPr>
                  <pic:blipFill>
                    <a:blip r:embed="rId53"/>
                    <a:stretch>
                      <a:fillRect/>
                    </a:stretch>
                  </pic:blipFill>
                  <pic:spPr>
                    <a:xfrm>
                      <a:off x="0" y="0"/>
                      <a:ext cx="141022" cy="135598"/>
                    </a:xfrm>
                    <a:prstGeom prst="rect">
                      <a:avLst/>
                    </a:prstGeom>
                  </pic:spPr>
                </pic:pic>
              </a:graphicData>
            </a:graphic>
          </wp:inline>
        </w:drawing>
      </w:r>
      <w:r w:rsidR="001B0481" w:rsidRPr="00CB4B83">
        <w:rPr>
          <w:rFonts w:asciiTheme="majorEastAsia" w:eastAsiaTheme="majorEastAsia" w:hAnsiTheme="majorEastAsia" w:hint="eastAsia"/>
        </w:rPr>
        <w:t>」讀「紀」，治理、整理。</w:t>
      </w:r>
      <w:r w:rsidR="00B83C74" w:rsidRPr="00CB4B83">
        <w:rPr>
          <w:rFonts w:asciiTheme="majorEastAsia" w:eastAsiaTheme="majorEastAsia" w:hAnsiTheme="majorEastAsia" w:hint="eastAsia"/>
        </w:rPr>
        <w:t>/ 俞紹宏、張青松：「紀</w:t>
      </w:r>
      <w:r w:rsidR="00B83C74" w:rsidRPr="00CB4B83">
        <w:rPr>
          <w:rFonts w:asciiTheme="majorEastAsia" w:eastAsiaTheme="majorEastAsia" w:hAnsiTheme="majorEastAsia"/>
        </w:rPr>
        <w:t>」</w:t>
      </w:r>
      <w:r w:rsidR="00B83C74" w:rsidRPr="00CB4B83">
        <w:rPr>
          <w:rFonts w:asciiTheme="majorEastAsia" w:eastAsiaTheme="majorEastAsia" w:hAnsiTheme="majorEastAsia" w:hint="eastAsia"/>
        </w:rPr>
        <w:t>，綱紀，法則，</w:t>
      </w:r>
      <w:proofErr w:type="gramStart"/>
      <w:r w:rsidR="00B83C74" w:rsidRPr="00CB4B83">
        <w:rPr>
          <w:rFonts w:asciiTheme="majorEastAsia" w:eastAsiaTheme="majorEastAsia" w:hAnsiTheme="majorEastAsia" w:hint="eastAsia"/>
        </w:rPr>
        <w:t>簡文中為意動用</w:t>
      </w:r>
      <w:proofErr w:type="gramEnd"/>
      <w:r w:rsidR="00B83C74" w:rsidRPr="00CB4B83">
        <w:rPr>
          <w:rFonts w:asciiTheme="majorEastAsia" w:eastAsiaTheme="majorEastAsia" w:hAnsiTheme="majorEastAsia" w:hint="eastAsia"/>
        </w:rPr>
        <w:t>法。</w:t>
      </w:r>
    </w:p>
  </w:footnote>
  <w:footnote w:id="95">
    <w:p w14:paraId="0D51C79A" w14:textId="7D1CC89A"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F61D8E" w:rsidRPr="00CB4B83">
        <w:rPr>
          <w:rFonts w:asciiTheme="majorEastAsia" w:eastAsiaTheme="majorEastAsia" w:hAnsiTheme="majorEastAsia" w:hint="eastAsia"/>
        </w:rPr>
        <w:t>整理者：「先王之遊」作一句</w:t>
      </w:r>
      <w:r w:rsidRPr="00CB4B83">
        <w:rPr>
          <w:rFonts w:asciiTheme="majorEastAsia" w:eastAsiaTheme="majorEastAsia" w:hAnsiTheme="majorEastAsia" w:hint="eastAsia"/>
        </w:rPr>
        <w:t>，訓</w:t>
      </w:r>
      <w:r w:rsidR="00F61D8E"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F61D8E" w:rsidRPr="00CB4B83">
        <w:rPr>
          <w:rFonts w:asciiTheme="majorEastAsia" w:eastAsiaTheme="majorEastAsia" w:hAnsiTheme="majorEastAsia" w:hint="eastAsia"/>
        </w:rPr>
        <w:t>」</w:t>
      </w:r>
      <w:r w:rsidRPr="00CB4B83">
        <w:rPr>
          <w:rFonts w:asciiTheme="majorEastAsia" w:eastAsiaTheme="majorEastAsia" w:hAnsiTheme="majorEastAsia" w:hint="eastAsia"/>
        </w:rPr>
        <w:t>為巡狩之事</w:t>
      </w:r>
      <w:r w:rsidR="00F61D8E" w:rsidRPr="00CB4B83">
        <w:rPr>
          <w:rFonts w:asciiTheme="majorEastAsia" w:eastAsiaTheme="majorEastAsia" w:hAnsiTheme="majorEastAsia" w:hint="eastAsia"/>
        </w:rPr>
        <w:t>。「道」從下讀。</w:t>
      </w:r>
      <w:r w:rsidR="00965E71"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李學勤</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讀為</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攸</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攸</w:t>
      </w:r>
      <w:proofErr w:type="gramEnd"/>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亦即所由。</w:t>
      </w:r>
      <w:r w:rsidR="00965E71"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陳偉</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以</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從上讀</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，行。《戰國策·秦簡四》</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王</w:t>
      </w:r>
      <w:proofErr w:type="gramStart"/>
      <w:r w:rsidRPr="00CB4B83">
        <w:rPr>
          <w:rFonts w:asciiTheme="majorEastAsia" w:eastAsiaTheme="majorEastAsia" w:hAnsiTheme="majorEastAsia" w:hint="eastAsia"/>
        </w:rPr>
        <w:t>資臣萬</w:t>
      </w:r>
      <w:proofErr w:type="gramEnd"/>
      <w:r w:rsidRPr="00CB4B83">
        <w:rPr>
          <w:rFonts w:asciiTheme="majorEastAsia" w:eastAsiaTheme="majorEastAsia" w:hAnsiTheme="majorEastAsia" w:hint="eastAsia"/>
        </w:rPr>
        <w:t>金而遊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姚</w:t>
      </w:r>
      <w:proofErr w:type="gramEnd"/>
      <w:r w:rsidRPr="00CB4B83">
        <w:rPr>
          <w:rFonts w:asciiTheme="majorEastAsia" w:eastAsiaTheme="majorEastAsia" w:hAnsiTheme="majorEastAsia" w:hint="eastAsia"/>
        </w:rPr>
        <w:t>注：</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遊，行。</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，言。《周禮·夏官·訓方氏》</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訓</w:t>
      </w:r>
      <w:proofErr w:type="gramStart"/>
      <w:r w:rsidRPr="00CB4B83">
        <w:rPr>
          <w:rFonts w:asciiTheme="majorEastAsia" w:eastAsiaTheme="majorEastAsia" w:hAnsiTheme="majorEastAsia" w:hint="eastAsia"/>
        </w:rPr>
        <w:t>方氏掌道四方</w:t>
      </w:r>
      <w:proofErr w:type="gramEnd"/>
      <w:r w:rsidRPr="00CB4B83">
        <w:rPr>
          <w:rFonts w:asciiTheme="majorEastAsia" w:eastAsiaTheme="majorEastAsia" w:hAnsiTheme="majorEastAsia" w:hint="eastAsia"/>
        </w:rPr>
        <w:t>之政事與其上下之志</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鄭注</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道猶言</w:t>
      </w:r>
      <w:proofErr w:type="gramEnd"/>
      <w:r w:rsidRPr="00CB4B83">
        <w:rPr>
          <w:rFonts w:asciiTheme="majorEastAsia" w:eastAsiaTheme="majorEastAsia" w:hAnsiTheme="majorEastAsia" w:hint="eastAsia"/>
        </w:rPr>
        <w:t>也，為王說之。遊道，猶言行。</w:t>
      </w:r>
      <w:r w:rsidR="00965E71" w:rsidRPr="00CB4B83">
        <w:rPr>
          <w:rFonts w:asciiTheme="majorEastAsia" w:eastAsiaTheme="majorEastAsia" w:hAnsiTheme="majorEastAsia" w:hint="eastAsia"/>
        </w:rPr>
        <w:t>」</w:t>
      </w:r>
      <w:r w:rsidRPr="00CB4B83">
        <w:rPr>
          <w:rFonts w:asciiTheme="majorEastAsia" w:eastAsiaTheme="majorEastAsia" w:hAnsiTheme="majorEastAsia"/>
        </w:rPr>
        <w:t xml:space="preserve"> </w:t>
      </w:r>
      <w:r w:rsidRPr="00CB4B83">
        <w:rPr>
          <w:rFonts w:asciiTheme="majorEastAsia" w:eastAsiaTheme="majorEastAsia" w:hAnsiTheme="majorEastAsia" w:hint="eastAsia"/>
        </w:rPr>
        <w:t>又在附注中說：</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也有可能讀為</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流</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留</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猶</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遺道</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裘錫圭</w:t>
      </w:r>
      <w:r w:rsidR="001B0481" w:rsidRPr="00CB4B83">
        <w:rPr>
          <w:rFonts w:asciiTheme="majorEastAsia" w:eastAsiaTheme="majorEastAsia" w:hAnsiTheme="majorEastAsia" w:hint="eastAsia"/>
        </w:rPr>
        <w:t>2004</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游</w:t>
      </w:r>
      <w:proofErr w:type="gramEnd"/>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古與</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通，</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此</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當讀為</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。而</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在此用為動詞，古書中有由、從、行等訓。《說苑·辨物》</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道也者，物之動莫不由道也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，正以</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連言。</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先王之由道</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猶言</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由道先王</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，指遵循先王，</w:t>
      </w:r>
      <w:proofErr w:type="gramStart"/>
      <w:r w:rsidRPr="00CB4B83">
        <w:rPr>
          <w:rFonts w:asciiTheme="majorEastAsia" w:eastAsiaTheme="majorEastAsia" w:hAnsiTheme="majorEastAsia" w:hint="eastAsia"/>
        </w:rPr>
        <w:t>按先王之道</w:t>
      </w:r>
      <w:proofErr w:type="gramEnd"/>
      <w:r w:rsidRPr="00CB4B83">
        <w:rPr>
          <w:rFonts w:asciiTheme="majorEastAsia" w:eastAsiaTheme="majorEastAsia" w:hAnsiTheme="majorEastAsia" w:hint="eastAsia"/>
        </w:rPr>
        <w:t>行事。</w:t>
      </w:r>
      <w:r w:rsidR="00965E71" w:rsidRPr="00CB4B83">
        <w:rPr>
          <w:rFonts w:asciiTheme="majorEastAsia" w:eastAsiaTheme="majorEastAsia" w:hAnsiTheme="majorEastAsia" w:hint="eastAsia"/>
        </w:rPr>
        <w:t xml:space="preserve">/ </w:t>
      </w:r>
      <w:r w:rsidR="001B0481" w:rsidRPr="00CB4B83">
        <w:rPr>
          <w:rFonts w:asciiTheme="majorEastAsia" w:eastAsiaTheme="majorEastAsia" w:hAnsiTheme="majorEastAsia" w:hint="eastAsia"/>
        </w:rPr>
        <w:t>裘錫圭2006、2012：「由道」，經由。「</w:t>
      </w:r>
      <w:proofErr w:type="gramStart"/>
      <w:r w:rsidR="001B0481" w:rsidRPr="00CB4B83">
        <w:rPr>
          <w:rFonts w:asciiTheme="majorEastAsia" w:eastAsiaTheme="majorEastAsia" w:hAnsiTheme="majorEastAsia" w:hint="eastAsia"/>
        </w:rPr>
        <w:t>紀先王</w:t>
      </w:r>
      <w:proofErr w:type="gramEnd"/>
      <w:r w:rsidR="001B0481" w:rsidRPr="00CB4B83">
        <w:rPr>
          <w:rFonts w:asciiTheme="majorEastAsia" w:eastAsiaTheme="majorEastAsia" w:hAnsiTheme="majorEastAsia" w:hint="eastAsia"/>
        </w:rPr>
        <w:t xml:space="preserve">之由道」，把先王治天下所經由的道路，亦即治天下的方法，整理出頭緒來，以便人們遵循。/ 蘇建洲：「先王之遊」典籍常見。/ </w:t>
      </w:r>
      <w:bookmarkStart w:id="46" w:name="_Hlk190171646"/>
      <w:r w:rsidR="00965E71" w:rsidRPr="00CB4B83">
        <w:rPr>
          <w:rFonts w:asciiTheme="majorEastAsia" w:eastAsiaTheme="majorEastAsia" w:hAnsiTheme="majorEastAsia" w:hint="eastAsia"/>
        </w:rPr>
        <w:t>夏世華</w:t>
      </w:r>
      <w:r w:rsidR="007E5141" w:rsidRPr="00CB4B83">
        <w:rPr>
          <w:rFonts w:asciiTheme="majorEastAsia" w:eastAsiaTheme="majorEastAsia" w:hAnsiTheme="majorEastAsia" w:hint="eastAsia"/>
        </w:rPr>
        <w:t>2008</w:t>
      </w:r>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遊</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從裘錫圭讀為</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，則此</w:t>
      </w:r>
      <w:proofErr w:type="gramStart"/>
      <w:r w:rsidRPr="00CB4B83">
        <w:rPr>
          <w:rFonts w:asciiTheme="majorEastAsia" w:eastAsiaTheme="majorEastAsia" w:hAnsiTheme="majorEastAsia" w:hint="eastAsia"/>
        </w:rPr>
        <w:t>句猶曰</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亦其先</w:t>
      </w:r>
      <w:proofErr w:type="gramEnd"/>
      <w:r w:rsidRPr="00CB4B83">
        <w:rPr>
          <w:rFonts w:asciiTheme="majorEastAsia" w:eastAsiaTheme="majorEastAsia" w:hAnsiTheme="majorEastAsia" w:hint="eastAsia"/>
        </w:rPr>
        <w:t>王之由道也。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由，行也，從也；道仍是名詞，即《禮記·禮運》</w:t>
      </w:r>
      <w:proofErr w:type="gramStart"/>
      <w:r w:rsidRPr="00CB4B83">
        <w:rPr>
          <w:rFonts w:asciiTheme="majorEastAsia" w:eastAsiaTheme="majorEastAsia" w:hAnsiTheme="majorEastAsia" w:hint="eastAsia"/>
        </w:rPr>
        <w:t>孔子答宰我之</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大道之行也，天下為公，選賢與能</w:t>
      </w:r>
      <w:proofErr w:type="gramStart"/>
      <w:r w:rsidRPr="00CB4B83">
        <w:rPr>
          <w:rFonts w:asciiTheme="majorEastAsia" w:eastAsiaTheme="majorEastAsia" w:hAnsiTheme="majorEastAsia" w:hint="eastAsia"/>
        </w:rPr>
        <w:t>（</w:t>
      </w:r>
      <w:proofErr w:type="gramEnd"/>
      <w:r w:rsidRPr="00CB4B83">
        <w:rPr>
          <w:rFonts w:asciiTheme="majorEastAsia" w:eastAsiaTheme="majorEastAsia" w:hAnsiTheme="majorEastAsia" w:hint="eastAsia"/>
        </w:rPr>
        <w:t>鄭注：</w:t>
      </w:r>
      <w:proofErr w:type="gramStart"/>
      <w:r w:rsidRPr="00CB4B83">
        <w:rPr>
          <w:rFonts w:asciiTheme="majorEastAsia" w:eastAsiaTheme="majorEastAsia" w:hAnsiTheme="majorEastAsia" w:hint="eastAsia"/>
        </w:rPr>
        <w:t>公猶共</w:t>
      </w:r>
      <w:proofErr w:type="gramEnd"/>
      <w:r w:rsidRPr="00CB4B83">
        <w:rPr>
          <w:rFonts w:asciiTheme="majorEastAsia" w:eastAsiaTheme="majorEastAsia" w:hAnsiTheme="majorEastAsia" w:hint="eastAsia"/>
        </w:rPr>
        <w:t>也，</w:t>
      </w:r>
      <w:proofErr w:type="gramStart"/>
      <w:r w:rsidRPr="00CB4B83">
        <w:rPr>
          <w:rFonts w:asciiTheme="majorEastAsia" w:eastAsiaTheme="majorEastAsia" w:hAnsiTheme="majorEastAsia" w:hint="eastAsia"/>
        </w:rPr>
        <w:t>禪位授聖</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家之</w:t>
      </w:r>
      <w:proofErr w:type="gramStart"/>
      <w:r w:rsidRPr="00CB4B83">
        <w:rPr>
          <w:rFonts w:asciiTheme="majorEastAsia" w:eastAsiaTheme="majorEastAsia" w:hAnsiTheme="majorEastAsia" w:hint="eastAsia"/>
        </w:rPr>
        <w:t>）</w:t>
      </w:r>
      <w:proofErr w:type="gramEnd"/>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之大道，亦即前文所謂</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昔者而弗（世</w:t>
      </w:r>
      <w:proofErr w:type="gramEnd"/>
      <w:r w:rsidRPr="00CB4B83">
        <w:rPr>
          <w:rFonts w:asciiTheme="majorEastAsia" w:eastAsiaTheme="majorEastAsia" w:hAnsiTheme="majorEastAsia" w:hint="eastAsia"/>
        </w:rPr>
        <w:t>）也，善與善相受也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之聖</w:t>
      </w:r>
      <w:proofErr w:type="gramStart"/>
      <w:r w:rsidRPr="00CB4B83">
        <w:rPr>
          <w:rFonts w:asciiTheme="majorEastAsia" w:eastAsiaTheme="majorEastAsia" w:hAnsiTheme="majorEastAsia" w:hint="eastAsia"/>
        </w:rPr>
        <w:t>聖相禪</w:t>
      </w:r>
      <w:proofErr w:type="gramEnd"/>
      <w:r w:rsidRPr="00CB4B83">
        <w:rPr>
          <w:rFonts w:asciiTheme="majorEastAsia" w:eastAsiaTheme="majorEastAsia" w:hAnsiTheme="majorEastAsia" w:hint="eastAsia"/>
        </w:rPr>
        <w:t>之道。子</w:t>
      </w:r>
      <w:proofErr w:type="gramStart"/>
      <w:r w:rsidRPr="00CB4B83">
        <w:rPr>
          <w:rFonts w:asciiTheme="majorEastAsia" w:eastAsiaTheme="majorEastAsia" w:hAnsiTheme="majorEastAsia" w:hint="eastAsia"/>
        </w:rPr>
        <w:t>羔</w:t>
      </w:r>
      <w:proofErr w:type="gramEnd"/>
      <w:r w:rsidRPr="00CB4B83">
        <w:rPr>
          <w:rFonts w:asciiTheme="majorEastAsia" w:eastAsiaTheme="majorEastAsia" w:hAnsiTheme="majorEastAsia" w:hint="eastAsia"/>
        </w:rPr>
        <w:t>之所以問</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如舜在</w:t>
      </w:r>
      <w:proofErr w:type="gramEnd"/>
      <w:r w:rsidRPr="00CB4B83">
        <w:rPr>
          <w:rFonts w:asciiTheme="majorEastAsia" w:eastAsiaTheme="majorEastAsia" w:hAnsiTheme="majorEastAsia" w:hint="eastAsia"/>
        </w:rPr>
        <w:t>今之</w:t>
      </w:r>
      <w:proofErr w:type="gramStart"/>
      <w:r w:rsidRPr="00CB4B83">
        <w:rPr>
          <w:rFonts w:asciiTheme="majorEastAsia" w:eastAsiaTheme="majorEastAsia" w:hAnsiTheme="majorEastAsia" w:hint="eastAsia"/>
        </w:rPr>
        <w:t>世則何若</w:t>
      </w:r>
      <w:proofErr w:type="gramEnd"/>
      <w:r w:rsidRPr="00CB4B83">
        <w:rPr>
          <w:rFonts w:asciiTheme="majorEastAsia" w:eastAsiaTheme="majorEastAsia" w:hAnsiTheme="majorEastAsia" w:hint="eastAsia"/>
        </w:rPr>
        <w:t>？</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是因為孔子上面</w:t>
      </w:r>
      <w:proofErr w:type="gramStart"/>
      <w:r w:rsidRPr="00CB4B83">
        <w:rPr>
          <w:rFonts w:asciiTheme="majorEastAsia" w:eastAsiaTheme="majorEastAsia" w:hAnsiTheme="majorEastAsia" w:hint="eastAsia"/>
        </w:rPr>
        <w:t>的答語重</w:t>
      </w:r>
      <w:proofErr w:type="gramEnd"/>
      <w:r w:rsidRPr="00CB4B83">
        <w:rPr>
          <w:rFonts w:asciiTheme="majorEastAsia" w:eastAsiaTheme="majorEastAsia" w:hAnsiTheme="majorEastAsia" w:hint="eastAsia"/>
        </w:rPr>
        <w:t>在</w:t>
      </w:r>
      <w:proofErr w:type="gramStart"/>
      <w:r w:rsidRPr="00CB4B83">
        <w:rPr>
          <w:rFonts w:asciiTheme="majorEastAsia" w:eastAsiaTheme="majorEastAsia" w:hAnsiTheme="majorEastAsia" w:hint="eastAsia"/>
        </w:rPr>
        <w:t>論舜之誠善</w:t>
      </w:r>
      <w:proofErr w:type="gramEnd"/>
      <w:r w:rsidRPr="00CB4B83">
        <w:rPr>
          <w:rFonts w:asciiTheme="majorEastAsia" w:eastAsiaTheme="majorEastAsia" w:hAnsiTheme="majorEastAsia" w:hint="eastAsia"/>
        </w:rPr>
        <w:t>，對其所</w:t>
      </w:r>
      <w:proofErr w:type="gramStart"/>
      <w:r w:rsidRPr="00CB4B83">
        <w:rPr>
          <w:rFonts w:asciiTheme="majorEastAsia" w:eastAsiaTheme="majorEastAsia" w:hAnsiTheme="majorEastAsia" w:hint="eastAsia"/>
        </w:rPr>
        <w:t>問堯德</w:t>
      </w:r>
      <w:proofErr w:type="gramEnd"/>
      <w:r w:rsidRPr="00CB4B83">
        <w:rPr>
          <w:rFonts w:asciiTheme="majorEastAsia" w:eastAsiaTheme="majorEastAsia" w:hAnsiTheme="majorEastAsia" w:hint="eastAsia"/>
        </w:rPr>
        <w:t>是否甚明的問題尚</w:t>
      </w:r>
      <w:proofErr w:type="gramStart"/>
      <w:r w:rsidRPr="00CB4B83">
        <w:rPr>
          <w:rFonts w:asciiTheme="majorEastAsia" w:eastAsiaTheme="majorEastAsia" w:hAnsiTheme="majorEastAsia" w:hint="eastAsia"/>
        </w:rPr>
        <w:t>僅置</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均也</w:t>
      </w:r>
      <w:proofErr w:type="gramEnd"/>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一</w:t>
      </w:r>
      <w:proofErr w:type="gramEnd"/>
      <w:r w:rsidRPr="00CB4B83">
        <w:rPr>
          <w:rFonts w:asciiTheme="majorEastAsia" w:eastAsiaTheme="majorEastAsia" w:hAnsiTheme="majorEastAsia" w:hint="eastAsia"/>
        </w:rPr>
        <w:t>判斷，而未加任何申述，</w:t>
      </w:r>
      <w:proofErr w:type="gramStart"/>
      <w:r w:rsidRPr="00CB4B83">
        <w:rPr>
          <w:rFonts w:asciiTheme="majorEastAsia" w:eastAsiaTheme="majorEastAsia" w:hAnsiTheme="majorEastAsia" w:hint="eastAsia"/>
        </w:rPr>
        <w:t>欲詳其</w:t>
      </w:r>
      <w:proofErr w:type="gramEnd"/>
      <w:r w:rsidRPr="00CB4B83">
        <w:rPr>
          <w:rFonts w:asciiTheme="majorEastAsia" w:eastAsiaTheme="majorEastAsia" w:hAnsiTheme="majorEastAsia" w:hint="eastAsia"/>
        </w:rPr>
        <w:t>義，</w:t>
      </w:r>
      <w:proofErr w:type="gramStart"/>
      <w:r w:rsidRPr="00CB4B83">
        <w:rPr>
          <w:rFonts w:asciiTheme="majorEastAsia" w:eastAsiaTheme="majorEastAsia" w:hAnsiTheme="majorEastAsia" w:hint="eastAsia"/>
        </w:rPr>
        <w:t>故復問</w:t>
      </w:r>
      <w:proofErr w:type="gramEnd"/>
      <w:r w:rsidRPr="00CB4B83">
        <w:rPr>
          <w:rFonts w:asciiTheme="majorEastAsia" w:eastAsiaTheme="majorEastAsia" w:hAnsiTheme="majorEastAsia" w:hint="eastAsia"/>
        </w:rPr>
        <w:t>之，</w:t>
      </w:r>
      <w:proofErr w:type="gramStart"/>
      <w:r w:rsidRPr="00CB4B83">
        <w:rPr>
          <w:rFonts w:asciiTheme="majorEastAsia" w:eastAsiaTheme="majorEastAsia" w:hAnsiTheme="majorEastAsia" w:hint="eastAsia"/>
        </w:rPr>
        <w:t>猶曰</w:t>
      </w:r>
      <w:proofErr w:type="gramEnd"/>
      <w:r w:rsidRPr="00CB4B83">
        <w:rPr>
          <w:rFonts w:asciiTheme="majorEastAsia" w:eastAsiaTheme="majorEastAsia" w:hAnsiTheme="majorEastAsia" w:hint="eastAsia"/>
        </w:rPr>
        <w:t>：若</w:t>
      </w:r>
      <w:proofErr w:type="gramStart"/>
      <w:r w:rsidRPr="00CB4B83">
        <w:rPr>
          <w:rFonts w:asciiTheme="majorEastAsia" w:eastAsiaTheme="majorEastAsia" w:hAnsiTheme="majorEastAsia" w:hint="eastAsia"/>
        </w:rPr>
        <w:t>無堯之世，則舜何如</w:t>
      </w:r>
      <w:proofErr w:type="gramEnd"/>
      <w:r w:rsidRPr="00CB4B83">
        <w:rPr>
          <w:rFonts w:asciiTheme="majorEastAsia" w:eastAsiaTheme="majorEastAsia" w:hAnsiTheme="majorEastAsia" w:hint="eastAsia"/>
        </w:rPr>
        <w:t>。孔子</w:t>
      </w:r>
      <w:proofErr w:type="gramStart"/>
      <w:r w:rsidRPr="00CB4B83">
        <w:rPr>
          <w:rFonts w:asciiTheme="majorEastAsia" w:eastAsiaTheme="majorEastAsia" w:hAnsiTheme="majorEastAsia" w:hint="eastAsia"/>
        </w:rPr>
        <w:t>答語正就此而答</w:t>
      </w:r>
      <w:proofErr w:type="gramEnd"/>
      <w:r w:rsidRPr="00CB4B83">
        <w:rPr>
          <w:rFonts w:asciiTheme="majorEastAsia" w:eastAsiaTheme="majorEastAsia" w:hAnsiTheme="majorEastAsia" w:hint="eastAsia"/>
        </w:rPr>
        <w:t>，舜</w:t>
      </w:r>
      <w:proofErr w:type="gramStart"/>
      <w:r w:rsidRPr="00CB4B83">
        <w:rPr>
          <w:rFonts w:asciiTheme="majorEastAsia" w:eastAsiaTheme="majorEastAsia" w:hAnsiTheme="majorEastAsia" w:hint="eastAsia"/>
        </w:rPr>
        <w:t>之興，首因</w:t>
      </w:r>
      <w:proofErr w:type="gramEnd"/>
      <w:r w:rsidRPr="00CB4B83">
        <w:rPr>
          <w:rFonts w:asciiTheme="majorEastAsia" w:eastAsiaTheme="majorEastAsia" w:hAnsiTheme="majorEastAsia" w:hint="eastAsia"/>
        </w:rPr>
        <w:t>其至賢之德，亦</w:t>
      </w:r>
      <w:proofErr w:type="gramStart"/>
      <w:r w:rsidRPr="00CB4B83">
        <w:rPr>
          <w:rFonts w:asciiTheme="majorEastAsia" w:eastAsiaTheme="majorEastAsia" w:hAnsiTheme="majorEastAsia" w:hint="eastAsia"/>
        </w:rPr>
        <w:t>因堯之</w:t>
      </w:r>
      <w:proofErr w:type="gramEnd"/>
      <w:r w:rsidRPr="00CB4B83">
        <w:rPr>
          <w:rFonts w:asciiTheme="majorEastAsia" w:eastAsiaTheme="majorEastAsia" w:hAnsiTheme="majorEastAsia" w:hint="eastAsia"/>
        </w:rPr>
        <w:t>甚明，能由道而行也，後接</w:t>
      </w:r>
      <w:r w:rsidR="00965E71"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不逢明王</w:t>
      </w:r>
      <w:proofErr w:type="gramEnd"/>
      <w:r w:rsidRPr="00CB4B83">
        <w:rPr>
          <w:rFonts w:asciiTheme="majorEastAsia" w:eastAsiaTheme="majorEastAsia" w:hAnsiTheme="majorEastAsia" w:hint="eastAsia"/>
        </w:rPr>
        <w:t>，則亦</w:t>
      </w:r>
      <w:proofErr w:type="gramStart"/>
      <w:r w:rsidRPr="00CB4B83">
        <w:rPr>
          <w:rFonts w:asciiTheme="majorEastAsia" w:eastAsiaTheme="majorEastAsia" w:hAnsiTheme="majorEastAsia" w:hint="eastAsia"/>
        </w:rPr>
        <w:t>不</w:t>
      </w:r>
      <w:proofErr w:type="gramEnd"/>
      <w:r w:rsidRPr="00CB4B83">
        <w:rPr>
          <w:rFonts w:asciiTheme="majorEastAsia" w:eastAsiaTheme="majorEastAsia" w:hAnsiTheme="majorEastAsia" w:hint="eastAsia"/>
        </w:rPr>
        <w:t>大使也</w:t>
      </w:r>
      <w:r w:rsidR="00965E71" w:rsidRPr="00CB4B83">
        <w:rPr>
          <w:rFonts w:asciiTheme="majorEastAsia" w:eastAsiaTheme="majorEastAsia" w:hAnsiTheme="majorEastAsia" w:hint="eastAsia"/>
        </w:rPr>
        <w:t>」</w:t>
      </w:r>
      <w:r w:rsidRPr="00CB4B83">
        <w:rPr>
          <w:rFonts w:asciiTheme="majorEastAsia" w:eastAsiaTheme="majorEastAsia" w:hAnsiTheme="majorEastAsia" w:hint="eastAsia"/>
        </w:rPr>
        <w:t>，則直接</w:t>
      </w:r>
      <w:proofErr w:type="gramStart"/>
      <w:r w:rsidRPr="00CB4B83">
        <w:rPr>
          <w:rFonts w:asciiTheme="majorEastAsia" w:eastAsiaTheme="majorEastAsia" w:hAnsiTheme="majorEastAsia" w:hint="eastAsia"/>
        </w:rPr>
        <w:t>肯定堯乃</w:t>
      </w:r>
      <w:proofErr w:type="gramEnd"/>
      <w:r w:rsidRPr="00CB4B83">
        <w:rPr>
          <w:rFonts w:asciiTheme="majorEastAsia" w:eastAsiaTheme="majorEastAsia" w:hAnsiTheme="majorEastAsia" w:hint="eastAsia"/>
        </w:rPr>
        <w:t>明王，</w:t>
      </w:r>
      <w:proofErr w:type="gramStart"/>
      <w:r w:rsidRPr="00CB4B83">
        <w:rPr>
          <w:rFonts w:asciiTheme="majorEastAsia" w:eastAsiaTheme="majorEastAsia" w:hAnsiTheme="majorEastAsia" w:hint="eastAsia"/>
        </w:rPr>
        <w:t>兩問兩答</w:t>
      </w:r>
      <w:proofErr w:type="gramEnd"/>
      <w:r w:rsidRPr="00CB4B83">
        <w:rPr>
          <w:rFonts w:asciiTheme="majorEastAsia" w:eastAsiaTheme="majorEastAsia" w:hAnsiTheme="majorEastAsia" w:hint="eastAsia"/>
        </w:rPr>
        <w:t>，其意完整無間。</w:t>
      </w:r>
      <w:r w:rsidR="007E5141" w:rsidRPr="00CB4B83">
        <w:rPr>
          <w:rFonts w:asciiTheme="majorEastAsia" w:eastAsiaTheme="majorEastAsia" w:hAnsiTheme="majorEastAsia" w:hint="eastAsia"/>
        </w:rPr>
        <w:t>/</w:t>
      </w:r>
      <w:bookmarkEnd w:id="46"/>
      <w:r w:rsidR="007E5141" w:rsidRPr="00CB4B83">
        <w:rPr>
          <w:rFonts w:asciiTheme="majorEastAsia" w:eastAsiaTheme="majorEastAsia" w:hAnsiTheme="majorEastAsia" w:hint="eastAsia"/>
        </w:rPr>
        <w:t>夏世華2010：「遊」讀「</w:t>
      </w:r>
      <w:proofErr w:type="gramStart"/>
      <w:r w:rsidR="007E5141" w:rsidRPr="00CB4B83">
        <w:rPr>
          <w:rFonts w:asciiTheme="majorEastAsia" w:eastAsiaTheme="majorEastAsia" w:hAnsiTheme="majorEastAsia" w:hint="eastAsia"/>
        </w:rPr>
        <w:t>迪</w:t>
      </w:r>
      <w:proofErr w:type="gramEnd"/>
      <w:r w:rsidR="007E5141" w:rsidRPr="00CB4B83">
        <w:rPr>
          <w:rFonts w:asciiTheme="majorEastAsia" w:eastAsiaTheme="majorEastAsia" w:hAnsiTheme="majorEastAsia" w:hint="eastAsia"/>
        </w:rPr>
        <w:t xml:space="preserve">」，道也。/ </w:t>
      </w:r>
      <w:proofErr w:type="gramStart"/>
      <w:r w:rsidR="007E5141" w:rsidRPr="00CB4B83">
        <w:rPr>
          <w:rFonts w:asciiTheme="majorEastAsia" w:eastAsiaTheme="majorEastAsia" w:hAnsiTheme="majorEastAsia" w:hint="eastAsia"/>
        </w:rPr>
        <w:t>顧史考</w:t>
      </w:r>
      <w:proofErr w:type="gramEnd"/>
      <w:r w:rsidR="007E5141" w:rsidRPr="00CB4B83">
        <w:rPr>
          <w:rFonts w:asciiTheme="majorEastAsia" w:eastAsiaTheme="majorEastAsia" w:hAnsiTheme="majorEastAsia" w:hint="eastAsia"/>
        </w:rPr>
        <w:t>：「遊」讀「</w:t>
      </w:r>
      <w:proofErr w:type="gramStart"/>
      <w:r w:rsidR="007E5141" w:rsidRPr="00CB4B83">
        <w:rPr>
          <w:rFonts w:asciiTheme="majorEastAsia" w:eastAsiaTheme="majorEastAsia" w:hAnsiTheme="majorEastAsia" w:hint="eastAsia"/>
        </w:rPr>
        <w:t>攸</w:t>
      </w:r>
      <w:proofErr w:type="gramEnd"/>
      <w:r w:rsidR="007E5141" w:rsidRPr="00CB4B83">
        <w:rPr>
          <w:rFonts w:asciiTheme="majorEastAsia" w:eastAsiaTheme="majorEastAsia" w:hAnsiTheme="majorEastAsia" w:hint="eastAsia"/>
        </w:rPr>
        <w:t>」，「</w:t>
      </w:r>
      <w:proofErr w:type="gramStart"/>
      <w:r w:rsidR="007E5141" w:rsidRPr="00CB4B83">
        <w:rPr>
          <w:rFonts w:asciiTheme="majorEastAsia" w:eastAsiaTheme="majorEastAsia" w:hAnsiTheme="majorEastAsia" w:hint="eastAsia"/>
        </w:rPr>
        <w:t>攸</w:t>
      </w:r>
      <w:proofErr w:type="gramEnd"/>
      <w:r w:rsidR="007E5141" w:rsidRPr="00CB4B83">
        <w:rPr>
          <w:rFonts w:asciiTheme="majorEastAsia" w:eastAsiaTheme="majorEastAsia" w:hAnsiTheme="majorEastAsia" w:hint="eastAsia"/>
        </w:rPr>
        <w:t>到」</w:t>
      </w:r>
      <w:proofErr w:type="gramStart"/>
      <w:r w:rsidR="007E5141" w:rsidRPr="00CB4B83">
        <w:rPr>
          <w:rFonts w:asciiTheme="majorEastAsia" w:eastAsiaTheme="majorEastAsia" w:hAnsiTheme="majorEastAsia" w:hint="eastAsia"/>
        </w:rPr>
        <w:t>或即「所道</w:t>
      </w:r>
      <w:proofErr w:type="gramEnd"/>
      <w:r w:rsidR="007E5141" w:rsidRPr="00CB4B83">
        <w:rPr>
          <w:rFonts w:asciiTheme="majorEastAsia" w:eastAsiaTheme="majorEastAsia" w:hAnsiTheme="majorEastAsia" w:hint="eastAsia"/>
        </w:rPr>
        <w:t>」「所行」義。</w:t>
      </w:r>
      <w:r w:rsidR="00B83C74" w:rsidRPr="00CB4B83">
        <w:rPr>
          <w:rFonts w:asciiTheme="majorEastAsia" w:eastAsiaTheme="majorEastAsia" w:hAnsiTheme="majorEastAsia" w:hint="eastAsia"/>
        </w:rPr>
        <w:t>/ 俞紹宏、張青松：「道</w:t>
      </w:r>
      <w:r w:rsidR="00B83C74" w:rsidRPr="00CB4B83">
        <w:rPr>
          <w:rFonts w:asciiTheme="majorEastAsia" w:eastAsiaTheme="majorEastAsia" w:hAnsiTheme="majorEastAsia"/>
        </w:rPr>
        <w:t>」</w:t>
      </w:r>
      <w:r w:rsidR="00B83C74" w:rsidRPr="00CB4B83">
        <w:rPr>
          <w:rFonts w:asciiTheme="majorEastAsia" w:eastAsiaTheme="majorEastAsia" w:hAnsiTheme="majorEastAsia" w:hint="eastAsia"/>
        </w:rPr>
        <w:t>，方式、方法。</w:t>
      </w:r>
    </w:p>
  </w:footnote>
  <w:footnote w:id="96">
    <w:p w14:paraId="2DB4D055" w14:textId="41014CCC"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A2250D" w:rsidRPr="00CB4B83">
        <w:rPr>
          <w:rFonts w:asciiTheme="majorEastAsia" w:eastAsiaTheme="majorEastAsia" w:hAnsiTheme="majorEastAsia" w:hint="eastAsia"/>
        </w:rPr>
        <w:t>整理者、李學勤、張桂光、李銳：</w:t>
      </w:r>
      <w:proofErr w:type="gramStart"/>
      <w:r w:rsidRPr="00CB4B83">
        <w:rPr>
          <w:rFonts w:asciiTheme="majorEastAsia" w:eastAsiaTheme="majorEastAsia" w:hAnsiTheme="majorEastAsia" w:hint="eastAsia"/>
        </w:rPr>
        <w:t>隸作</w:t>
      </w:r>
      <w:proofErr w:type="gramEnd"/>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奉</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A2250D"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陳偉</w:t>
      </w:r>
      <w:r w:rsidR="00A2250D" w:rsidRPr="00CB4B83">
        <w:rPr>
          <w:rFonts w:asciiTheme="majorEastAsia" w:eastAsiaTheme="majorEastAsia" w:hAnsiTheme="majorEastAsia" w:hint="eastAsia"/>
        </w:rPr>
        <w:t>、林志鵬</w:t>
      </w:r>
      <w:r w:rsidRPr="00CB4B83">
        <w:rPr>
          <w:rFonts w:asciiTheme="majorEastAsia" w:eastAsiaTheme="majorEastAsia" w:hAnsiTheme="majorEastAsia" w:hint="eastAsia"/>
        </w:rPr>
        <w:t>：</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奉</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逢</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。二字皆從</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豐</w:t>
      </w:r>
      <w:r w:rsidR="00A2250D" w:rsidRPr="00CB4B83">
        <w:rPr>
          <w:rFonts w:asciiTheme="majorEastAsia" w:eastAsiaTheme="majorEastAsia" w:hAnsiTheme="majorEastAsia" w:hint="eastAsia"/>
        </w:rPr>
        <w:t>」</w:t>
      </w:r>
      <w:r w:rsidRPr="00CB4B83">
        <w:rPr>
          <w:rFonts w:asciiTheme="majorEastAsia" w:eastAsiaTheme="majorEastAsia" w:hAnsiTheme="majorEastAsia" w:hint="eastAsia"/>
        </w:rPr>
        <w:t>得聲，應可通假。</w:t>
      </w:r>
    </w:p>
  </w:footnote>
  <w:footnote w:id="97">
    <w:p w14:paraId="65E8DFFA" w14:textId="652A16C0" w:rsidR="00222CA6" w:rsidRPr="00CB4B83" w:rsidRDefault="00222CA6" w:rsidP="000D3B79">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A2250D" w:rsidRPr="00CB4B83">
        <w:rPr>
          <w:rFonts w:asciiTheme="majorEastAsia" w:eastAsiaTheme="majorEastAsia" w:hAnsiTheme="majorEastAsia" w:hint="eastAsia"/>
        </w:rPr>
        <w:t>整理者：</w:t>
      </w:r>
      <w:r w:rsidR="007E5141" w:rsidRPr="00CB4B83">
        <w:rPr>
          <w:rFonts w:asciiTheme="majorEastAsia" w:eastAsiaTheme="majorEastAsia" w:hAnsiTheme="majorEastAsia" w:hint="eastAsia"/>
        </w:rPr>
        <w:t>「</w:t>
      </w:r>
      <w:r w:rsidR="007E5141" w:rsidRPr="00CB4B83">
        <w:rPr>
          <w:rFonts w:asciiTheme="majorEastAsia" w:eastAsiaTheme="majorEastAsia" w:hAnsiTheme="majorEastAsia"/>
          <w:noProof/>
        </w:rPr>
        <w:drawing>
          <wp:inline distT="0" distB="0" distL="0" distR="0" wp14:anchorId="5170DE83" wp14:editId="18470A3E">
            <wp:extent cx="117806" cy="129026"/>
            <wp:effectExtent l="0" t="0" r="0" b="4445"/>
            <wp:docPr id="3083468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46831" name=""/>
                    <pic:cNvPicPr/>
                  </pic:nvPicPr>
                  <pic:blipFill>
                    <a:blip r:embed="rId54"/>
                    <a:stretch>
                      <a:fillRect/>
                    </a:stretch>
                  </pic:blipFill>
                  <pic:spPr>
                    <a:xfrm>
                      <a:off x="0" y="0"/>
                      <a:ext cx="119364" cy="130733"/>
                    </a:xfrm>
                    <a:prstGeom prst="rect">
                      <a:avLst/>
                    </a:prstGeom>
                  </pic:spPr>
                </pic:pic>
              </a:graphicData>
            </a:graphic>
          </wp:inline>
        </w:drawing>
      </w:r>
      <w:r w:rsidR="007E5141"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A2250D" w:rsidRPr="00CB4B83">
        <w:rPr>
          <w:rFonts w:asciiTheme="majorEastAsia" w:eastAsiaTheme="majorEastAsia" w:hAnsiTheme="majorEastAsia" w:hint="eastAsia"/>
        </w:rPr>
        <w:t>「</w:t>
      </w:r>
      <w:r w:rsidR="004D0384" w:rsidRPr="00CB4B83">
        <w:rPr>
          <w:rFonts w:asciiTheme="majorEastAsia" w:eastAsiaTheme="majorEastAsia" w:hAnsiTheme="majorEastAsia"/>
          <w:noProof/>
        </w:rPr>
        <w:drawing>
          <wp:inline distT="0" distB="0" distL="0" distR="0" wp14:anchorId="2A360AD4" wp14:editId="764A4293">
            <wp:extent cx="121920" cy="130048"/>
            <wp:effectExtent l="0" t="0" r="0" b="3810"/>
            <wp:docPr id="4828291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5349" name=""/>
                    <pic:cNvPicPr/>
                  </pic:nvPicPr>
                  <pic:blipFill>
                    <a:blip r:embed="rId55"/>
                    <a:stretch>
                      <a:fillRect/>
                    </a:stretch>
                  </pic:blipFill>
                  <pic:spPr>
                    <a:xfrm>
                      <a:off x="0" y="0"/>
                      <a:ext cx="125427" cy="133789"/>
                    </a:xfrm>
                    <a:prstGeom prst="rect">
                      <a:avLst/>
                    </a:prstGeom>
                  </pic:spPr>
                </pic:pic>
              </a:graphicData>
            </a:graphic>
          </wp:inline>
        </w:drawing>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4D0384" w:rsidRPr="00CB4B83">
        <w:rPr>
          <w:rFonts w:asciiTheme="majorEastAsia" w:eastAsiaTheme="majorEastAsia" w:hAnsiTheme="majorEastAsia" w:hint="eastAsia"/>
        </w:rPr>
        <w:t>/</w:t>
      </w:r>
      <w:r w:rsidR="0034499E" w:rsidRPr="00CB4B83">
        <w:rPr>
          <w:rFonts w:asciiTheme="majorEastAsia" w:eastAsiaTheme="majorEastAsia" w:hAnsiTheme="majorEastAsia" w:hint="eastAsia"/>
        </w:rPr>
        <w:t xml:space="preserve"> 李銳：此字從「四」從「</w:t>
      </w:r>
      <w:proofErr w:type="gramStart"/>
      <w:r w:rsidR="0034499E" w:rsidRPr="00CB4B83">
        <w:rPr>
          <w:rFonts w:asciiTheme="majorEastAsia" w:eastAsiaTheme="majorEastAsia" w:hAnsiTheme="majorEastAsia" w:hint="eastAsia"/>
        </w:rPr>
        <w:t>皿</w:t>
      </w:r>
      <w:proofErr w:type="gramEnd"/>
      <w:r w:rsidR="0034499E" w:rsidRPr="00CB4B83">
        <w:rPr>
          <w:rFonts w:asciiTheme="majorEastAsia" w:eastAsiaTheme="majorEastAsia" w:hAnsiTheme="majorEastAsia" w:hint="eastAsia"/>
        </w:rPr>
        <w:t>」，四字形近</w:t>
      </w:r>
      <w:proofErr w:type="gramStart"/>
      <w:r w:rsidR="0034499E" w:rsidRPr="00CB4B83">
        <w:rPr>
          <w:rFonts w:asciiTheme="majorEastAsia" w:eastAsiaTheme="majorEastAsia" w:hAnsiTheme="majorEastAsia" w:hint="eastAsia"/>
        </w:rPr>
        <w:t>郭</w:t>
      </w:r>
      <w:proofErr w:type="gramEnd"/>
      <w:r w:rsidR="0034499E" w:rsidRPr="00CB4B83">
        <w:rPr>
          <w:rFonts w:asciiTheme="majorEastAsia" w:eastAsiaTheme="majorEastAsia" w:hAnsiTheme="majorEastAsia" w:hint="eastAsia"/>
        </w:rPr>
        <w:t>店</w:t>
      </w:r>
      <w:proofErr w:type="gramStart"/>
      <w:r w:rsidR="0034499E" w:rsidRPr="00CB4B83">
        <w:rPr>
          <w:rFonts w:asciiTheme="majorEastAsia" w:eastAsiaTheme="majorEastAsia" w:hAnsiTheme="majorEastAsia" w:hint="eastAsia"/>
        </w:rPr>
        <w:t>《老子》甲簡</w:t>
      </w:r>
      <w:proofErr w:type="gramEnd"/>
      <w:r w:rsidR="0034499E" w:rsidRPr="00CB4B83">
        <w:rPr>
          <w:rFonts w:asciiTheme="majorEastAsia" w:eastAsiaTheme="majorEastAsia" w:hAnsiTheme="majorEastAsia"/>
        </w:rPr>
        <w:t>9</w:t>
      </w:r>
      <w:r w:rsidR="0034499E" w:rsidRPr="00CB4B83">
        <w:rPr>
          <w:rFonts w:asciiTheme="majorEastAsia" w:eastAsiaTheme="majorEastAsia" w:hAnsiTheme="majorEastAsia" w:hint="eastAsia"/>
        </w:rPr>
        <w:t>。「</w:t>
      </w:r>
      <w:proofErr w:type="gramStart"/>
      <w:r w:rsidR="0034499E" w:rsidRPr="00CB4B83">
        <w:rPr>
          <w:rFonts w:asciiTheme="majorEastAsia" w:eastAsiaTheme="majorEastAsia" w:hAnsiTheme="majorEastAsia" w:hint="eastAsia"/>
        </w:rPr>
        <w:t>柶</w:t>
      </w:r>
      <w:proofErr w:type="gramEnd"/>
      <w:r w:rsidR="0034499E" w:rsidRPr="00CB4B83">
        <w:rPr>
          <w:rFonts w:asciiTheme="majorEastAsia" w:eastAsiaTheme="majorEastAsia" w:hAnsiTheme="majorEastAsia" w:hint="eastAsia"/>
        </w:rPr>
        <w:t>」與「</w:t>
      </w:r>
      <w:proofErr w:type="gramStart"/>
      <w:r w:rsidR="0034499E" w:rsidRPr="00CB4B83">
        <w:rPr>
          <w:rFonts w:asciiTheme="majorEastAsia" w:eastAsiaTheme="majorEastAsia" w:hAnsiTheme="majorEastAsia" w:hint="eastAsia"/>
        </w:rPr>
        <w:t>觶</w:t>
      </w:r>
      <w:proofErr w:type="gramEnd"/>
      <w:r w:rsidR="0034499E" w:rsidRPr="00CB4B83">
        <w:rPr>
          <w:rFonts w:asciiTheme="majorEastAsia" w:eastAsiaTheme="majorEastAsia" w:hAnsiTheme="majorEastAsia" w:hint="eastAsia"/>
        </w:rPr>
        <w:t>」古通，此</w:t>
      </w:r>
      <w:proofErr w:type="gramStart"/>
      <w:r w:rsidR="0034499E" w:rsidRPr="00CB4B83">
        <w:rPr>
          <w:rFonts w:asciiTheme="majorEastAsia" w:eastAsiaTheme="majorEastAsia" w:hAnsiTheme="majorEastAsia" w:hint="eastAsia"/>
        </w:rPr>
        <w:t>疑</w:t>
      </w:r>
      <w:proofErr w:type="gramEnd"/>
      <w:r w:rsidR="0034499E" w:rsidRPr="00CB4B83">
        <w:rPr>
          <w:rFonts w:asciiTheme="majorEastAsia" w:eastAsiaTheme="majorEastAsia" w:hAnsiTheme="majorEastAsia" w:hint="eastAsia"/>
        </w:rPr>
        <w:t>讀為「</w:t>
      </w:r>
      <w:proofErr w:type="gramStart"/>
      <w:r w:rsidR="0034499E" w:rsidRPr="00CB4B83">
        <w:rPr>
          <w:rFonts w:asciiTheme="majorEastAsia" w:eastAsiaTheme="majorEastAsia" w:hAnsiTheme="majorEastAsia" w:hint="eastAsia"/>
        </w:rPr>
        <w:t>觶</w:t>
      </w:r>
      <w:proofErr w:type="gramEnd"/>
      <w:r w:rsidR="0034499E" w:rsidRPr="00CB4B83">
        <w:rPr>
          <w:rFonts w:asciiTheme="majorEastAsia" w:eastAsiaTheme="majorEastAsia" w:hAnsiTheme="majorEastAsia" w:hint="eastAsia"/>
        </w:rPr>
        <w:t>」。「</w:t>
      </w:r>
      <w:proofErr w:type="gramStart"/>
      <w:r w:rsidR="0034499E" w:rsidRPr="00CB4B83">
        <w:rPr>
          <w:rFonts w:asciiTheme="majorEastAsia" w:eastAsiaTheme="majorEastAsia" w:hAnsiTheme="majorEastAsia" w:hint="eastAsia"/>
        </w:rPr>
        <w:t>亦記先</w:t>
      </w:r>
      <w:proofErr w:type="gramEnd"/>
      <w:r w:rsidR="0034499E" w:rsidRPr="00CB4B83">
        <w:rPr>
          <w:rFonts w:asciiTheme="majorEastAsia" w:eastAsiaTheme="majorEastAsia" w:hAnsiTheme="majorEastAsia" w:hint="eastAsia"/>
        </w:rPr>
        <w:t>王之遊，道</w:t>
      </w:r>
      <w:proofErr w:type="gramStart"/>
      <w:r w:rsidR="0034499E" w:rsidRPr="00CB4B83">
        <w:rPr>
          <w:rFonts w:asciiTheme="majorEastAsia" w:eastAsiaTheme="majorEastAsia" w:hAnsiTheme="majorEastAsia" w:hint="eastAsia"/>
        </w:rPr>
        <w:t>不</w:t>
      </w:r>
      <w:proofErr w:type="gramEnd"/>
      <w:r w:rsidR="0034499E" w:rsidRPr="00CB4B83">
        <w:rPr>
          <w:rFonts w:asciiTheme="majorEastAsia" w:eastAsiaTheme="majorEastAsia" w:hAnsiTheme="majorEastAsia" w:hint="eastAsia"/>
        </w:rPr>
        <w:t>奉</w:t>
      </w:r>
      <w:proofErr w:type="gramStart"/>
      <w:r w:rsidR="0034499E" w:rsidRPr="00CB4B83">
        <w:rPr>
          <w:rFonts w:asciiTheme="majorEastAsia" w:eastAsiaTheme="majorEastAsia" w:hAnsiTheme="majorEastAsia" w:hint="eastAsia"/>
        </w:rPr>
        <w:t>觶</w:t>
      </w:r>
      <w:proofErr w:type="gramEnd"/>
      <w:r w:rsidR="0034499E" w:rsidRPr="00CB4B83">
        <w:rPr>
          <w:rFonts w:asciiTheme="majorEastAsia" w:eastAsiaTheme="majorEastAsia" w:hAnsiTheme="majorEastAsia" w:hint="eastAsia"/>
        </w:rPr>
        <w:t xml:space="preserve">」疑惑與古代天子巡狩之禮有關。/ </w:t>
      </w:r>
      <w:r w:rsidR="001B0481" w:rsidRPr="00CB4B83">
        <w:rPr>
          <w:rFonts w:asciiTheme="majorEastAsia" w:eastAsiaTheme="majorEastAsia" w:hAnsiTheme="majorEastAsia" w:hint="eastAsia"/>
        </w:rPr>
        <w:t>蘇建洲：</w:t>
      </w:r>
      <w:proofErr w:type="gramStart"/>
      <w:r w:rsidR="001B0481" w:rsidRPr="00CB4B83">
        <w:rPr>
          <w:rFonts w:asciiTheme="majorEastAsia" w:eastAsiaTheme="majorEastAsia" w:hAnsiTheme="majorEastAsia" w:hint="eastAsia"/>
        </w:rPr>
        <w:t>疑</w:t>
      </w:r>
      <w:proofErr w:type="gramEnd"/>
      <w:r w:rsidR="001B0481" w:rsidRPr="00CB4B83">
        <w:rPr>
          <w:rFonts w:asciiTheme="majorEastAsia" w:eastAsiaTheme="majorEastAsia" w:hAnsiTheme="majorEastAsia" w:hint="eastAsia"/>
        </w:rPr>
        <w:t>讀為「</w:t>
      </w:r>
      <w:proofErr w:type="gramStart"/>
      <w:r w:rsidR="001B0481" w:rsidRPr="00CB4B83">
        <w:rPr>
          <w:rFonts w:asciiTheme="majorEastAsia" w:eastAsiaTheme="majorEastAsia" w:hAnsiTheme="majorEastAsia" w:hint="eastAsia"/>
        </w:rPr>
        <w:t>觶</w:t>
      </w:r>
      <w:proofErr w:type="gramEnd"/>
      <w:r w:rsidR="001B0481" w:rsidRPr="00CB4B83">
        <w:rPr>
          <w:rFonts w:asciiTheme="majorEastAsia" w:eastAsiaTheme="majorEastAsia" w:hAnsiTheme="majorEastAsia" w:hint="eastAsia"/>
        </w:rPr>
        <w:t xml:space="preserve">」。/ </w:t>
      </w:r>
      <w:r w:rsidR="0034499E" w:rsidRPr="00CB4B83">
        <w:rPr>
          <w:rFonts w:asciiTheme="majorEastAsia" w:eastAsiaTheme="majorEastAsia" w:hAnsiTheme="majorEastAsia" w:hint="eastAsia"/>
        </w:rPr>
        <w:t>何琳儀：從「四」「</w:t>
      </w:r>
      <w:proofErr w:type="gramStart"/>
      <w:r w:rsidR="0034499E" w:rsidRPr="00CB4B83">
        <w:rPr>
          <w:rFonts w:asciiTheme="majorEastAsia" w:eastAsiaTheme="majorEastAsia" w:hAnsiTheme="majorEastAsia" w:hint="eastAsia"/>
        </w:rPr>
        <w:t>皿</w:t>
      </w:r>
      <w:proofErr w:type="gramEnd"/>
      <w:r w:rsidR="0034499E" w:rsidRPr="00CB4B83">
        <w:rPr>
          <w:rFonts w:asciiTheme="majorEastAsia" w:eastAsiaTheme="majorEastAsia" w:hAnsiTheme="majorEastAsia" w:hint="eastAsia"/>
        </w:rPr>
        <w:t>」。/黃德寬：可能從「四」「益」。/ 劉信芳：從何琳儀說，讀「</w:t>
      </w:r>
      <w:proofErr w:type="gramStart"/>
      <w:r w:rsidR="0034499E" w:rsidRPr="00CB4B83">
        <w:rPr>
          <w:rFonts w:asciiTheme="majorEastAsia" w:eastAsiaTheme="majorEastAsia" w:hAnsiTheme="majorEastAsia" w:hint="eastAsia"/>
        </w:rPr>
        <w:t>駟</w:t>
      </w:r>
      <w:proofErr w:type="gramEnd"/>
      <w:r w:rsidR="0034499E" w:rsidRPr="00CB4B83">
        <w:rPr>
          <w:rFonts w:asciiTheme="majorEastAsia" w:eastAsiaTheme="majorEastAsia" w:hAnsiTheme="majorEastAsia" w:hint="eastAsia"/>
        </w:rPr>
        <w:t>」。《穆天子傳》有關於此段的文獻記載。/ 徐在國：</w:t>
      </w:r>
      <w:proofErr w:type="gramStart"/>
      <w:r w:rsidR="0034499E" w:rsidRPr="00CB4B83">
        <w:rPr>
          <w:rFonts w:asciiTheme="majorEastAsia" w:eastAsiaTheme="majorEastAsia" w:hAnsiTheme="majorEastAsia" w:hint="eastAsia"/>
        </w:rPr>
        <w:t>疑</w:t>
      </w:r>
      <w:proofErr w:type="gramEnd"/>
      <w:r w:rsidR="0034499E" w:rsidRPr="00CB4B83">
        <w:rPr>
          <w:rFonts w:asciiTheme="majorEastAsia" w:eastAsiaTheme="majorEastAsia" w:hAnsiTheme="majorEastAsia" w:hint="eastAsia"/>
        </w:rPr>
        <w:t xml:space="preserve">讀「監」。/ 黃德寬：釋「盟」，讀「明」。/ </w:t>
      </w:r>
      <w:r w:rsidR="000D3B79" w:rsidRPr="00CB4B83">
        <w:rPr>
          <w:rFonts w:asciiTheme="majorEastAsia" w:eastAsiaTheme="majorEastAsia" w:hAnsiTheme="majorEastAsia" w:hint="eastAsia"/>
        </w:rPr>
        <w:t>黃錫全：</w:t>
      </w:r>
      <w:proofErr w:type="gramStart"/>
      <w:r w:rsidR="000D3B79" w:rsidRPr="00CB4B83">
        <w:rPr>
          <w:rFonts w:asciiTheme="majorEastAsia" w:eastAsiaTheme="majorEastAsia" w:hAnsiTheme="majorEastAsia" w:hint="eastAsia"/>
        </w:rPr>
        <w:t>似釋「賹</w:t>
      </w:r>
      <w:proofErr w:type="gramEnd"/>
      <w:r w:rsidR="000D3B79" w:rsidRPr="00CB4B83">
        <w:rPr>
          <w:rFonts w:asciiTheme="majorEastAsia" w:eastAsiaTheme="majorEastAsia" w:hAnsiTheme="majorEastAsia" w:hint="eastAsia"/>
        </w:rPr>
        <w:t>」，讀「</w:t>
      </w:r>
      <w:proofErr w:type="gramStart"/>
      <w:r w:rsidR="000D3B79" w:rsidRPr="00CB4B83">
        <w:rPr>
          <w:rFonts w:asciiTheme="majorEastAsia" w:eastAsiaTheme="majorEastAsia" w:hAnsiTheme="majorEastAsia" w:hint="eastAsia"/>
        </w:rPr>
        <w:t>鎰</w:t>
      </w:r>
      <w:proofErr w:type="gramEnd"/>
      <w:r w:rsidR="000D3B79" w:rsidRPr="00CB4B83">
        <w:rPr>
          <w:rFonts w:asciiTheme="majorEastAsia" w:eastAsiaTheme="majorEastAsia" w:hAnsiTheme="majorEastAsia" w:hint="eastAsia"/>
        </w:rPr>
        <w:t>」。本是金屬稱量貨幣單位（重量）名，這</w:t>
      </w:r>
      <w:proofErr w:type="gramStart"/>
      <w:r w:rsidR="000D3B79" w:rsidRPr="00CB4B83">
        <w:rPr>
          <w:rFonts w:asciiTheme="majorEastAsia" w:eastAsiaTheme="majorEastAsia" w:hAnsiTheme="majorEastAsia" w:hint="eastAsia"/>
        </w:rPr>
        <w:t>裏泛指貨財</w:t>
      </w:r>
      <w:proofErr w:type="gramEnd"/>
      <w:r w:rsidR="000D3B79" w:rsidRPr="00CB4B83">
        <w:rPr>
          <w:rFonts w:asciiTheme="majorEastAsia" w:eastAsiaTheme="majorEastAsia" w:hAnsiTheme="majorEastAsia" w:hint="eastAsia"/>
        </w:rPr>
        <w:t>。此句可能是</w:t>
      </w:r>
      <w:proofErr w:type="gramStart"/>
      <w:r w:rsidR="000D3B79" w:rsidRPr="00CB4B83">
        <w:rPr>
          <w:rFonts w:asciiTheme="majorEastAsia" w:eastAsiaTheme="majorEastAsia" w:hAnsiTheme="majorEastAsia" w:hint="eastAsia"/>
        </w:rPr>
        <w:t>說先王外</w:t>
      </w:r>
      <w:proofErr w:type="gramEnd"/>
      <w:r w:rsidR="000D3B79" w:rsidRPr="00CB4B83">
        <w:rPr>
          <w:rFonts w:asciiTheme="majorEastAsia" w:eastAsiaTheme="majorEastAsia" w:hAnsiTheme="majorEastAsia" w:hint="eastAsia"/>
        </w:rPr>
        <w:t>出巡守，沿途沒有</w:t>
      </w:r>
      <w:proofErr w:type="gramStart"/>
      <w:r w:rsidR="000D3B79" w:rsidRPr="00CB4B83">
        <w:rPr>
          <w:rFonts w:asciiTheme="majorEastAsia" w:eastAsiaTheme="majorEastAsia" w:hAnsiTheme="majorEastAsia" w:hint="eastAsia"/>
        </w:rPr>
        <w:t>奉獻貨財的</w:t>
      </w:r>
      <w:proofErr w:type="gramEnd"/>
      <w:r w:rsidR="000D3B79" w:rsidRPr="00CB4B83">
        <w:rPr>
          <w:rFonts w:asciiTheme="majorEastAsia" w:eastAsiaTheme="majorEastAsia" w:hAnsiTheme="majorEastAsia" w:hint="eastAsia"/>
        </w:rPr>
        <w:t>，說明當時社會風氣很正。簡文是東周時期記述「</w:t>
      </w:r>
      <w:proofErr w:type="gramStart"/>
      <w:r w:rsidR="000D3B79" w:rsidRPr="00CB4B83">
        <w:rPr>
          <w:rFonts w:asciiTheme="majorEastAsia" w:eastAsiaTheme="majorEastAsia" w:hAnsiTheme="majorEastAsia" w:hint="eastAsia"/>
        </w:rPr>
        <w:t>先工</w:t>
      </w:r>
      <w:proofErr w:type="gramEnd"/>
      <w:r w:rsidR="000D3B79" w:rsidRPr="00CB4B83">
        <w:rPr>
          <w:rFonts w:asciiTheme="majorEastAsia" w:eastAsiaTheme="majorEastAsia" w:hAnsiTheme="majorEastAsia" w:hint="eastAsia"/>
        </w:rPr>
        <w:t>」之事，所記之「</w:t>
      </w:r>
      <w:proofErr w:type="gramStart"/>
      <w:r w:rsidR="000D3B79" w:rsidRPr="00CB4B83">
        <w:rPr>
          <w:rFonts w:asciiTheme="majorEastAsia" w:eastAsiaTheme="majorEastAsia" w:hAnsiTheme="majorEastAsia" w:hint="eastAsia"/>
        </w:rPr>
        <w:t>賹</w:t>
      </w:r>
      <w:proofErr w:type="gramEnd"/>
      <w:r w:rsidR="000D3B79" w:rsidRPr="00CB4B83">
        <w:rPr>
          <w:rFonts w:asciiTheme="majorEastAsia" w:eastAsiaTheme="majorEastAsia" w:hAnsiTheme="majorEastAsia" w:hint="eastAsia"/>
        </w:rPr>
        <w:t>（</w:t>
      </w:r>
      <w:proofErr w:type="gramStart"/>
      <w:r w:rsidR="000D3B79" w:rsidRPr="00CB4B83">
        <w:rPr>
          <w:rFonts w:asciiTheme="majorEastAsia" w:eastAsiaTheme="majorEastAsia" w:hAnsiTheme="majorEastAsia" w:hint="eastAsia"/>
        </w:rPr>
        <w:t>鎰</w:t>
      </w:r>
      <w:proofErr w:type="gramEnd"/>
      <w:r w:rsidR="000D3B79" w:rsidRPr="00CB4B83">
        <w:rPr>
          <w:rFonts w:asciiTheme="majorEastAsia" w:eastAsiaTheme="majorEastAsia" w:hAnsiTheme="majorEastAsia" w:hint="eastAsia"/>
        </w:rPr>
        <w:t xml:space="preserve">）」名則為東周的用語，非謂堯舜時期即有這種稱謂。/張桂光：釋「壺」。/ </w:t>
      </w:r>
      <w:r w:rsidRPr="00CB4B83">
        <w:rPr>
          <w:rFonts w:asciiTheme="majorEastAsia" w:eastAsiaTheme="majorEastAsia" w:hAnsiTheme="majorEastAsia" w:hint="eastAsia"/>
        </w:rPr>
        <w:t>陳偉：</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是</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字。在同篇</w:t>
      </w:r>
      <w:r w:rsidRPr="00CB4B83">
        <w:rPr>
          <w:rFonts w:asciiTheme="majorEastAsia" w:eastAsiaTheme="majorEastAsia" w:hAnsiTheme="majorEastAsia"/>
        </w:rPr>
        <w:t>1</w:t>
      </w:r>
      <w:r w:rsidRPr="00CB4B83">
        <w:rPr>
          <w:rFonts w:asciiTheme="majorEastAsia" w:eastAsiaTheme="majorEastAsia" w:hAnsiTheme="majorEastAsia" w:hint="eastAsia"/>
        </w:rPr>
        <w:t>號簡有一字，上從日，下從</w:t>
      </w:r>
      <w:proofErr w:type="gramStart"/>
      <w:r w:rsidRPr="00CB4B83">
        <w:rPr>
          <w:rFonts w:asciiTheme="majorEastAsia" w:eastAsiaTheme="majorEastAsia" w:hAnsiTheme="majorEastAsia" w:hint="eastAsia"/>
        </w:rPr>
        <w:t>皿</w:t>
      </w:r>
      <w:proofErr w:type="gramEnd"/>
      <w:r w:rsidRPr="00CB4B83">
        <w:rPr>
          <w:rFonts w:asciiTheme="majorEastAsia" w:eastAsiaTheme="majorEastAsia" w:hAnsiTheme="majorEastAsia" w:hint="eastAsia"/>
        </w:rPr>
        <w:t>，黃德寬認為是</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字異體，讀為</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此字下從</w:t>
      </w:r>
      <w:proofErr w:type="gramEnd"/>
      <w:r w:rsidR="004D038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皿</w:t>
      </w:r>
      <w:proofErr w:type="gramEnd"/>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，上部或許是</w:t>
      </w:r>
      <w:r w:rsidR="004D0384" w:rsidRPr="00CB4B83">
        <w:rPr>
          <w:rFonts w:asciiTheme="majorEastAsia" w:eastAsiaTheme="majorEastAsia" w:hAnsiTheme="majorEastAsia" w:hint="eastAsia"/>
        </w:rPr>
        <w:t>「</w:t>
      </w:r>
      <w:proofErr w:type="gramStart"/>
      <w:r w:rsidR="004D0384" w:rsidRPr="00CB4B83">
        <w:rPr>
          <w:rFonts w:asciiTheme="majorEastAsia" w:eastAsiaTheme="majorEastAsia" w:hAnsiTheme="majorEastAsia" w:hint="eastAsia"/>
        </w:rPr>
        <w:t>冏</w:t>
      </w:r>
      <w:proofErr w:type="gramEnd"/>
      <w:r w:rsidR="004D0384"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字訛體</w:t>
      </w:r>
      <w:proofErr w:type="gramEnd"/>
      <w:r w:rsidRPr="00CB4B83">
        <w:rPr>
          <w:rFonts w:asciiTheme="majorEastAsia" w:eastAsiaTheme="majorEastAsia" w:hAnsiTheme="majorEastAsia" w:hint="eastAsia"/>
        </w:rPr>
        <w:t>，亦是</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盟</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字，讀為</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明王</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，古書習見。</w:t>
      </w:r>
      <w:r w:rsidR="004D0384" w:rsidRPr="00CB4B83">
        <w:rPr>
          <w:rFonts w:asciiTheme="majorEastAsia" w:eastAsiaTheme="majorEastAsia" w:hAnsiTheme="majorEastAsia" w:hint="eastAsia"/>
        </w:rPr>
        <w:t>/</w:t>
      </w:r>
      <w:r w:rsidRPr="00CB4B83">
        <w:rPr>
          <w:rFonts w:asciiTheme="majorEastAsia" w:eastAsiaTheme="majorEastAsia" w:hAnsiTheme="majorEastAsia"/>
        </w:rPr>
        <w:t xml:space="preserve"> </w:t>
      </w:r>
      <w:r w:rsidRPr="00CB4B83">
        <w:rPr>
          <w:rFonts w:asciiTheme="majorEastAsia" w:eastAsiaTheme="majorEastAsia" w:hAnsiTheme="majorEastAsia" w:hint="eastAsia"/>
        </w:rPr>
        <w:t>李學勤</w:t>
      </w:r>
      <w:r w:rsidR="004D0384" w:rsidRPr="00CB4B83">
        <w:rPr>
          <w:rFonts w:asciiTheme="majorEastAsia" w:eastAsiaTheme="majorEastAsia" w:hAnsiTheme="majorEastAsia" w:hint="eastAsia"/>
        </w:rPr>
        <w:t>：</w:t>
      </w:r>
      <w:proofErr w:type="gramStart"/>
      <w:r w:rsidR="00730549" w:rsidRPr="00CB4B83">
        <w:rPr>
          <w:rFonts w:asciiTheme="majorEastAsia" w:eastAsiaTheme="majorEastAsia" w:hAnsiTheme="majorEastAsia" w:hint="eastAsia"/>
        </w:rPr>
        <w:t>隸作</w:t>
      </w:r>
      <w:proofErr w:type="gramEnd"/>
      <w:r w:rsidR="00730549" w:rsidRPr="00CB4B83">
        <w:rPr>
          <w:rFonts w:asciiTheme="majorEastAsia" w:eastAsiaTheme="majorEastAsia" w:hAnsiTheme="majorEastAsia" w:hint="eastAsia"/>
        </w:rPr>
        <w:t>「</w:t>
      </w:r>
      <w:r w:rsidR="00730549" w:rsidRPr="00CB4B83">
        <w:rPr>
          <w:rFonts w:asciiTheme="majorEastAsia" w:eastAsiaTheme="majorEastAsia" w:hAnsiTheme="majorEastAsia"/>
          <w:noProof/>
        </w:rPr>
        <w:drawing>
          <wp:inline distT="0" distB="0" distL="0" distR="0" wp14:anchorId="14BEECC2" wp14:editId="7B8D9368">
            <wp:extent cx="91750" cy="109394"/>
            <wp:effectExtent l="0" t="0" r="3810" b="5080"/>
            <wp:docPr id="102202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534" name=""/>
                    <pic:cNvPicPr/>
                  </pic:nvPicPr>
                  <pic:blipFill>
                    <a:blip r:embed="rId56"/>
                    <a:stretch>
                      <a:fillRect/>
                    </a:stretch>
                  </pic:blipFill>
                  <pic:spPr>
                    <a:xfrm>
                      <a:off x="0" y="0"/>
                      <a:ext cx="95189" cy="113494"/>
                    </a:xfrm>
                    <a:prstGeom prst="rect">
                      <a:avLst/>
                    </a:prstGeom>
                  </pic:spPr>
                </pic:pic>
              </a:graphicData>
            </a:graphic>
          </wp:inline>
        </w:drawing>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從</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貝</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聲，讀</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廢</w:t>
      </w:r>
      <w:r w:rsidR="004D0384"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4D0384"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魏啓鵬</w:t>
      </w:r>
      <w:r w:rsidR="0073054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隸作</w:t>
      </w:r>
      <w:proofErr w:type="gramEnd"/>
      <w:r w:rsidR="00730549" w:rsidRPr="00CB4B83">
        <w:rPr>
          <w:rFonts w:asciiTheme="majorEastAsia" w:eastAsiaTheme="majorEastAsia" w:hAnsiTheme="majorEastAsia" w:hint="eastAsia"/>
        </w:rPr>
        <w:t>「</w:t>
      </w:r>
      <w:r w:rsidR="00730549" w:rsidRPr="00CB4B83">
        <w:rPr>
          <w:rFonts w:asciiTheme="majorEastAsia" w:eastAsiaTheme="majorEastAsia" w:hAnsiTheme="majorEastAsia"/>
          <w:noProof/>
        </w:rPr>
        <w:drawing>
          <wp:inline distT="0" distB="0" distL="0" distR="0" wp14:anchorId="56C380FD" wp14:editId="1E3C4328">
            <wp:extent cx="91750" cy="109394"/>
            <wp:effectExtent l="0" t="0" r="3810" b="5080"/>
            <wp:docPr id="311125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534" name=""/>
                    <pic:cNvPicPr/>
                  </pic:nvPicPr>
                  <pic:blipFill>
                    <a:blip r:embed="rId56"/>
                    <a:stretch>
                      <a:fillRect/>
                    </a:stretch>
                  </pic:blipFill>
                  <pic:spPr>
                    <a:xfrm>
                      <a:off x="0" y="0"/>
                      <a:ext cx="95189" cy="113494"/>
                    </a:xfrm>
                    <a:prstGeom prst="rect">
                      <a:avLst/>
                    </a:prstGeom>
                  </pic:spPr>
                </pic:pic>
              </a:graphicData>
            </a:graphic>
          </wp:inline>
        </w:drawing>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，讀</w:t>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奉</w:t>
      </w:r>
      <w:r w:rsidR="00730549" w:rsidRPr="00CB4B83">
        <w:rPr>
          <w:rFonts w:asciiTheme="majorEastAsia" w:eastAsiaTheme="majorEastAsia" w:hAnsiTheme="majorEastAsia"/>
          <w:noProof/>
        </w:rPr>
        <w:drawing>
          <wp:inline distT="0" distB="0" distL="0" distR="0" wp14:anchorId="65E861C0" wp14:editId="1EFAE4E9">
            <wp:extent cx="91750" cy="109394"/>
            <wp:effectExtent l="0" t="0" r="3810" b="5080"/>
            <wp:docPr id="17486311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534" name=""/>
                    <pic:cNvPicPr/>
                  </pic:nvPicPr>
                  <pic:blipFill>
                    <a:blip r:embed="rId56"/>
                    <a:stretch>
                      <a:fillRect/>
                    </a:stretch>
                  </pic:blipFill>
                  <pic:spPr>
                    <a:xfrm>
                      <a:off x="0" y="0"/>
                      <a:ext cx="95189" cy="113494"/>
                    </a:xfrm>
                    <a:prstGeom prst="rect">
                      <a:avLst/>
                    </a:prstGeom>
                  </pic:spPr>
                </pic:pic>
              </a:graphicData>
            </a:graphic>
          </wp:inline>
        </w:drawing>
      </w:r>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為</w:t>
      </w:r>
      <w:r w:rsidR="0073054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逢敗</w:t>
      </w:r>
      <w:proofErr w:type="gramEnd"/>
      <w:r w:rsidR="00730549" w:rsidRPr="00CB4B83">
        <w:rPr>
          <w:rFonts w:asciiTheme="majorEastAsia" w:eastAsiaTheme="majorEastAsia" w:hAnsiTheme="majorEastAsia" w:hint="eastAsia"/>
        </w:rPr>
        <w:t>」</w:t>
      </w:r>
      <w:r w:rsidRPr="00CB4B83">
        <w:rPr>
          <w:rFonts w:asciiTheme="majorEastAsia" w:eastAsiaTheme="majorEastAsia" w:hAnsiTheme="majorEastAsia" w:hint="eastAsia"/>
        </w:rPr>
        <w:t>。</w:t>
      </w:r>
      <w:r w:rsidR="001B0481" w:rsidRPr="00CB4B83">
        <w:rPr>
          <w:rFonts w:asciiTheme="majorEastAsia" w:eastAsiaTheme="majorEastAsia" w:hAnsiTheme="majorEastAsia" w:hint="eastAsia"/>
        </w:rPr>
        <w:t>/ 蘇建洲：或許讀「變」。簡文的意思大約是，先王出外巡狩時，地方人民沒有奉解</w:t>
      </w:r>
      <w:proofErr w:type="gramStart"/>
      <w:r w:rsidR="001B0481" w:rsidRPr="00CB4B83">
        <w:rPr>
          <w:rFonts w:asciiTheme="majorEastAsia" w:eastAsiaTheme="majorEastAsia" w:hAnsiTheme="majorEastAsia" w:hint="eastAsia"/>
        </w:rPr>
        <w:t>觶</w:t>
      </w:r>
      <w:proofErr w:type="gramEnd"/>
      <w:r w:rsidR="001B0481" w:rsidRPr="00CB4B83">
        <w:rPr>
          <w:rFonts w:asciiTheme="majorEastAsia" w:eastAsiaTheme="majorEastAsia" w:hAnsiTheme="majorEastAsia" w:hint="eastAsia"/>
        </w:rPr>
        <w:t xml:space="preserve">酒，先王也不會因此而心急變色。此表現出先王寬厚的心胸。/ </w:t>
      </w:r>
      <w:del w:id="47" w:author="MAK, Chi Ki Caily [CHL]" w:date="2025-02-11T13:08:00Z" w16du:dateUtc="2025-02-11T05:08:00Z">
        <w:r w:rsidR="001B0481" w:rsidRPr="00CB4B83" w:rsidDel="00796FDE">
          <w:rPr>
            <w:rFonts w:asciiTheme="majorEastAsia" w:eastAsiaTheme="majorEastAsia" w:hAnsiTheme="majorEastAsia" w:hint="eastAsia"/>
          </w:rPr>
          <w:delText>裘錫圭2006、2012：疑「大㳏」讀「大仕」。《論語·公治長》：「令尹子文三仕為令尹，無喜色。」仕為令尹之類大概就可以算作「大仕」了。</w:delText>
        </w:r>
        <w:r w:rsidR="007E5141" w:rsidRPr="00CB4B83" w:rsidDel="00796FDE">
          <w:rPr>
            <w:rFonts w:asciiTheme="majorEastAsia" w:eastAsiaTheme="majorEastAsia" w:hAnsiTheme="majorEastAsia" w:hint="eastAsia"/>
          </w:rPr>
          <w:delText xml:space="preserve">/ </w:delText>
        </w:r>
      </w:del>
      <w:r w:rsidR="007E5141" w:rsidRPr="00CB4B83">
        <w:rPr>
          <w:rFonts w:asciiTheme="majorEastAsia" w:eastAsiaTheme="majorEastAsia" w:hAnsiTheme="majorEastAsia" w:hint="eastAsia"/>
        </w:rPr>
        <w:t>張峰：「</w:t>
      </w:r>
      <w:r w:rsidR="007E5141" w:rsidRPr="00CB4B83">
        <w:rPr>
          <w:rFonts w:asciiTheme="majorEastAsia" w:eastAsiaTheme="majorEastAsia" w:hAnsiTheme="majorEastAsia"/>
          <w:noProof/>
        </w:rPr>
        <w:drawing>
          <wp:inline distT="0" distB="0" distL="0" distR="0" wp14:anchorId="0E545B9E" wp14:editId="554B8381">
            <wp:extent cx="117806" cy="129026"/>
            <wp:effectExtent l="0" t="0" r="0" b="4445"/>
            <wp:docPr id="329652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46831" name=""/>
                    <pic:cNvPicPr/>
                  </pic:nvPicPr>
                  <pic:blipFill>
                    <a:blip r:embed="rId54"/>
                    <a:stretch>
                      <a:fillRect/>
                    </a:stretch>
                  </pic:blipFill>
                  <pic:spPr>
                    <a:xfrm>
                      <a:off x="0" y="0"/>
                      <a:ext cx="119364" cy="130733"/>
                    </a:xfrm>
                    <a:prstGeom prst="rect">
                      <a:avLst/>
                    </a:prstGeom>
                  </pic:spPr>
                </pic:pic>
              </a:graphicData>
            </a:graphic>
          </wp:inline>
        </w:drawing>
      </w:r>
      <w:r w:rsidR="007E5141" w:rsidRPr="00CB4B83">
        <w:rPr>
          <w:rFonts w:asciiTheme="majorEastAsia" w:eastAsiaTheme="majorEastAsia" w:hAnsiTheme="majorEastAsia" w:hint="eastAsia"/>
        </w:rPr>
        <w:t>」上所從的「</w:t>
      </w:r>
      <w:proofErr w:type="gramStart"/>
      <w:r w:rsidR="007E5141" w:rsidRPr="00CB4B83">
        <w:rPr>
          <w:rFonts w:asciiTheme="majorEastAsia" w:eastAsiaTheme="majorEastAsia" w:hAnsiTheme="majorEastAsia" w:hint="eastAsia"/>
        </w:rPr>
        <w:t>囧</w:t>
      </w:r>
      <w:proofErr w:type="gramEnd"/>
      <w:r w:rsidR="007E5141" w:rsidRPr="00CB4B83">
        <w:rPr>
          <w:rFonts w:asciiTheme="majorEastAsia" w:eastAsiaTheme="majorEastAsia" w:hAnsiTheme="majorEastAsia" w:hint="eastAsia"/>
        </w:rPr>
        <w:t>」</w:t>
      </w:r>
      <w:proofErr w:type="gramStart"/>
      <w:r w:rsidR="007E5141" w:rsidRPr="00CB4B83">
        <w:rPr>
          <w:rFonts w:asciiTheme="majorEastAsia" w:eastAsiaTheme="majorEastAsia" w:hAnsiTheme="majorEastAsia" w:hint="eastAsia"/>
        </w:rPr>
        <w:t>訛書為</w:t>
      </w:r>
      <w:proofErr w:type="gramEnd"/>
      <w:r w:rsidR="007E5141" w:rsidRPr="00CB4B83">
        <w:rPr>
          <w:rFonts w:asciiTheme="majorEastAsia" w:eastAsiaTheme="majorEastAsia" w:hAnsiTheme="majorEastAsia" w:hint="eastAsia"/>
        </w:rPr>
        <w:t>「四」。</w:t>
      </w:r>
    </w:p>
  </w:footnote>
  <w:footnote w:id="98">
    <w:p w14:paraId="3968E713" w14:textId="0CEC6F3D" w:rsidR="00222CA6" w:rsidRPr="00CB4B83" w:rsidRDefault="00222CA6" w:rsidP="001B0481">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0034499E" w:rsidRPr="00CB4B83">
        <w:rPr>
          <w:rFonts w:asciiTheme="majorEastAsia" w:eastAsiaTheme="majorEastAsia" w:hAnsiTheme="majorEastAsia" w:hint="eastAsia"/>
        </w:rPr>
        <w:t>整理者：</w:t>
      </w:r>
      <w:r w:rsidR="00B83C74" w:rsidRPr="00CB4B83">
        <w:rPr>
          <w:rFonts w:asciiTheme="majorEastAsia" w:eastAsiaTheme="majorEastAsia" w:hAnsiTheme="majorEastAsia" w:hint="eastAsia"/>
        </w:rPr>
        <w:t>「</w:t>
      </w:r>
      <w:r w:rsidR="00B83C74" w:rsidRPr="00CB4B83">
        <w:rPr>
          <w:rFonts w:asciiTheme="majorEastAsia" w:eastAsiaTheme="majorEastAsia" w:hAnsiTheme="majorEastAsia"/>
          <w:noProof/>
        </w:rPr>
        <w:drawing>
          <wp:inline distT="0" distB="0" distL="0" distR="0" wp14:anchorId="6DFC3A6B" wp14:editId="005A1A7A">
            <wp:extent cx="71252" cy="142505"/>
            <wp:effectExtent l="0" t="0" r="5080" b="0"/>
            <wp:docPr id="489471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6130" name=""/>
                    <pic:cNvPicPr/>
                  </pic:nvPicPr>
                  <pic:blipFill>
                    <a:blip r:embed="rId57"/>
                    <a:stretch>
                      <a:fillRect/>
                    </a:stretch>
                  </pic:blipFill>
                  <pic:spPr>
                    <a:xfrm>
                      <a:off x="0" y="0"/>
                      <a:ext cx="77157" cy="154316"/>
                    </a:xfrm>
                    <a:prstGeom prst="rect">
                      <a:avLst/>
                    </a:prstGeom>
                  </pic:spPr>
                </pic:pic>
              </a:graphicData>
            </a:graphic>
          </wp:inline>
        </w:drawing>
      </w:r>
      <w:r w:rsidR="00B83C74"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34499E" w:rsidRPr="00CB4B83">
        <w:rPr>
          <w:rFonts w:asciiTheme="majorEastAsia" w:eastAsiaTheme="majorEastAsia" w:hAnsiTheme="majorEastAsia" w:hint="eastAsia"/>
        </w:rPr>
        <w:t>「</w:t>
      </w:r>
      <w:r w:rsidR="004D0384" w:rsidRPr="00CB4B83">
        <w:rPr>
          <w:rFonts w:asciiTheme="majorEastAsia" w:eastAsiaTheme="majorEastAsia" w:hAnsiTheme="majorEastAsia"/>
          <w:noProof/>
        </w:rPr>
        <w:drawing>
          <wp:inline distT="0" distB="0" distL="0" distR="0" wp14:anchorId="6D050881" wp14:editId="75242B4E">
            <wp:extent cx="127412" cy="142113"/>
            <wp:effectExtent l="0" t="0" r="6350" b="0"/>
            <wp:docPr id="17166367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8"/>
                    <a:stretch>
                      <a:fillRect/>
                    </a:stretch>
                  </pic:blipFill>
                  <pic:spPr>
                    <a:xfrm>
                      <a:off x="0" y="0"/>
                      <a:ext cx="131932" cy="147154"/>
                    </a:xfrm>
                    <a:prstGeom prst="rect">
                      <a:avLst/>
                    </a:prstGeom>
                  </pic:spPr>
                </pic:pic>
              </a:graphicData>
            </a:graphic>
          </wp:inline>
        </w:drawing>
      </w:r>
      <w:r w:rsidR="0034499E" w:rsidRPr="00CB4B83">
        <w:rPr>
          <w:rFonts w:asciiTheme="majorEastAsia" w:eastAsiaTheme="majorEastAsia" w:hAnsiTheme="majorEastAsia" w:hint="eastAsia"/>
        </w:rPr>
        <w:t>」，</w:t>
      </w:r>
      <w:r w:rsidRPr="00CB4B83">
        <w:rPr>
          <w:rFonts w:asciiTheme="majorEastAsia" w:eastAsiaTheme="majorEastAsia" w:hAnsiTheme="majorEastAsia" w:hint="eastAsia"/>
        </w:rPr>
        <w:t>未訓讀。</w:t>
      </w:r>
      <w:r w:rsidR="0034499E" w:rsidRPr="00CB4B83">
        <w:rPr>
          <w:rFonts w:asciiTheme="majorEastAsia" w:eastAsiaTheme="majorEastAsia" w:hAnsiTheme="majorEastAsia" w:hint="eastAsia"/>
        </w:rPr>
        <w:t xml:space="preserve">/ </w:t>
      </w:r>
      <w:r w:rsidRPr="00CB4B83">
        <w:rPr>
          <w:rFonts w:asciiTheme="majorEastAsia" w:eastAsiaTheme="majorEastAsia" w:hAnsiTheme="majorEastAsia" w:hint="eastAsia"/>
        </w:rPr>
        <w:t>魏啓鵬</w:t>
      </w:r>
      <w:r w:rsidR="000D3B79" w:rsidRPr="00CB4B83">
        <w:rPr>
          <w:rFonts w:asciiTheme="majorEastAsia" w:eastAsiaTheme="majorEastAsia" w:hAnsiTheme="majorEastAsia" w:hint="eastAsia"/>
        </w:rPr>
        <w:t>：「</w:t>
      </w:r>
      <w:r w:rsidR="000D3B79" w:rsidRPr="00CB4B83">
        <w:rPr>
          <w:rFonts w:asciiTheme="majorEastAsia" w:eastAsiaTheme="majorEastAsia" w:hAnsiTheme="majorEastAsia"/>
          <w:noProof/>
        </w:rPr>
        <w:drawing>
          <wp:inline distT="0" distB="0" distL="0" distR="0" wp14:anchorId="3A68CF71" wp14:editId="61EAF0A6">
            <wp:extent cx="127412" cy="142113"/>
            <wp:effectExtent l="0" t="0" r="6350" b="0"/>
            <wp:docPr id="3920254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8"/>
                    <a:stretch>
                      <a:fillRect/>
                    </a:stretch>
                  </pic:blipFill>
                  <pic:spPr>
                    <a:xfrm>
                      <a:off x="0" y="0"/>
                      <a:ext cx="131932" cy="147154"/>
                    </a:xfrm>
                    <a:prstGeom prst="rect">
                      <a:avLst/>
                    </a:prstGeom>
                  </pic:spPr>
                </pic:pic>
              </a:graphicData>
            </a:graphic>
          </wp:inline>
        </w:drawing>
      </w:r>
      <w:r w:rsidR="000D3B79" w:rsidRPr="00CB4B83">
        <w:rPr>
          <w:rFonts w:asciiTheme="majorEastAsia" w:eastAsiaTheme="majorEastAsia" w:hAnsiTheme="majorEastAsia" w:hint="eastAsia"/>
        </w:rPr>
        <w:t>」為「㳏」或「</w:t>
      </w:r>
      <w:r w:rsidR="000D3B79" w:rsidRPr="00CB4B83">
        <w:rPr>
          <w:rFonts w:ascii="新細明體-ExtB" w:eastAsia="新細明體-ExtB" w:hAnsi="新細明體-ExtB" w:cs="新細明體-ExtB" w:hint="eastAsia"/>
        </w:rPr>
        <w:t>𣳪</w:t>
      </w:r>
      <w:r w:rsidR="000D3B79" w:rsidRPr="00CB4B83">
        <w:rPr>
          <w:rFonts w:asciiTheme="majorEastAsia" w:eastAsiaTheme="majorEastAsia" w:hAnsiTheme="majorEastAsia" w:cs="新細明體" w:hint="eastAsia"/>
        </w:rPr>
        <w:t>」，</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大</w:t>
      </w:r>
      <w:r w:rsidR="000D3B79" w:rsidRPr="00CB4B83">
        <w:rPr>
          <w:rFonts w:asciiTheme="majorEastAsia" w:eastAsiaTheme="majorEastAsia" w:hAnsiTheme="majorEastAsia" w:hint="eastAsia"/>
        </w:rPr>
        <w:t>㳏」</w:t>
      </w:r>
      <w:r w:rsidRPr="00CB4B83">
        <w:rPr>
          <w:rFonts w:asciiTheme="majorEastAsia" w:eastAsiaTheme="majorEastAsia" w:hAnsiTheme="majorEastAsia" w:hint="eastAsia"/>
        </w:rPr>
        <w:t>讀為</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大事</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，指祀與戎。</w:t>
      </w:r>
      <w:proofErr w:type="gramStart"/>
      <w:r w:rsidR="000D3B79" w:rsidRPr="00CB4B83">
        <w:rPr>
          <w:rFonts w:asciiTheme="majorEastAsia" w:eastAsiaTheme="majorEastAsia" w:hAnsiTheme="majorEastAsia" w:hint="eastAsia"/>
        </w:rPr>
        <w:t>簡文斷讀為</w:t>
      </w:r>
      <w:proofErr w:type="gramEnd"/>
      <w:r w:rsidR="000D3B79" w:rsidRPr="00CB4B83">
        <w:rPr>
          <w:rFonts w:asciiTheme="majorEastAsia" w:eastAsiaTheme="majorEastAsia" w:hAnsiTheme="majorEastAsia" w:hint="eastAsia"/>
        </w:rPr>
        <w:t>「先王之遊，道</w:t>
      </w:r>
      <w:proofErr w:type="gramStart"/>
      <w:r w:rsidR="000D3B79" w:rsidRPr="00CB4B83">
        <w:rPr>
          <w:rFonts w:asciiTheme="majorEastAsia" w:eastAsiaTheme="majorEastAsia" w:hAnsiTheme="majorEastAsia" w:hint="eastAsia"/>
        </w:rPr>
        <w:t>不</w:t>
      </w:r>
      <w:proofErr w:type="gramEnd"/>
      <w:r w:rsidR="000D3B79" w:rsidRPr="00CB4B83">
        <w:rPr>
          <w:rFonts w:asciiTheme="majorEastAsia" w:eastAsiaTheme="majorEastAsia" w:hAnsiTheme="majorEastAsia" w:hint="eastAsia"/>
        </w:rPr>
        <w:t>奉</w:t>
      </w:r>
      <w:r w:rsidR="000D3B79" w:rsidRPr="00CB4B83">
        <w:rPr>
          <w:rFonts w:asciiTheme="majorEastAsia" w:eastAsiaTheme="majorEastAsia" w:hAnsiTheme="majorEastAsia"/>
          <w:noProof/>
        </w:rPr>
        <w:drawing>
          <wp:inline distT="0" distB="0" distL="0" distR="0" wp14:anchorId="685DCB42" wp14:editId="4ED7BF87">
            <wp:extent cx="106586" cy="119909"/>
            <wp:effectExtent l="0" t="0" r="8255" b="0"/>
            <wp:docPr id="1706798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8537" name=""/>
                    <pic:cNvPicPr/>
                  </pic:nvPicPr>
                  <pic:blipFill>
                    <a:blip r:embed="rId59"/>
                    <a:stretch>
                      <a:fillRect/>
                    </a:stretch>
                  </pic:blipFill>
                  <pic:spPr>
                    <a:xfrm>
                      <a:off x="0" y="0"/>
                      <a:ext cx="109005" cy="122631"/>
                    </a:xfrm>
                    <a:prstGeom prst="rect">
                      <a:avLst/>
                    </a:prstGeom>
                  </pic:spPr>
                </pic:pic>
              </a:graphicData>
            </a:graphic>
          </wp:inline>
        </w:drawing>
      </w:r>
      <w:r w:rsidR="000D3B79" w:rsidRPr="00CB4B83">
        <w:rPr>
          <w:rFonts w:asciiTheme="majorEastAsia" w:eastAsiaTheme="majorEastAsia" w:hAnsiTheme="majorEastAsia" w:hint="eastAsia"/>
        </w:rPr>
        <w:t>，王則亦不大</w:t>
      </w:r>
      <w:r w:rsidR="000D3B79" w:rsidRPr="00CB4B83">
        <w:rPr>
          <w:rFonts w:asciiTheme="majorEastAsia" w:eastAsiaTheme="majorEastAsia" w:hAnsiTheme="majorEastAsia"/>
          <w:noProof/>
        </w:rPr>
        <w:drawing>
          <wp:inline distT="0" distB="0" distL="0" distR="0" wp14:anchorId="60D02943" wp14:editId="2CCBD219">
            <wp:extent cx="127412" cy="142113"/>
            <wp:effectExtent l="0" t="0" r="6350" b="0"/>
            <wp:docPr id="12655950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343" name=""/>
                    <pic:cNvPicPr/>
                  </pic:nvPicPr>
                  <pic:blipFill>
                    <a:blip r:embed="rId58"/>
                    <a:stretch>
                      <a:fillRect/>
                    </a:stretch>
                  </pic:blipFill>
                  <pic:spPr>
                    <a:xfrm>
                      <a:off x="0" y="0"/>
                      <a:ext cx="131932" cy="147154"/>
                    </a:xfrm>
                    <a:prstGeom prst="rect">
                      <a:avLst/>
                    </a:prstGeom>
                  </pic:spPr>
                </pic:pic>
              </a:graphicData>
            </a:graphic>
          </wp:inline>
        </w:drawing>
      </w:r>
      <w:r w:rsidR="000D3B79" w:rsidRPr="00CB4B83">
        <w:rPr>
          <w:rFonts w:asciiTheme="majorEastAsia" w:eastAsiaTheme="majorEastAsia" w:hAnsiTheme="majorEastAsia" w:hint="eastAsia"/>
        </w:rPr>
        <w:t>」。簡文意為，先王巡狩，在巡行途中如果沒有遭逢和發現危害邦國安寧和人民生計的災禍，就不必采取祭祀和征伐這樣的重大舉措。</w:t>
      </w:r>
      <w:proofErr w:type="gramStart"/>
      <w:r w:rsidR="000D3B79" w:rsidRPr="00CB4B83">
        <w:rPr>
          <w:rFonts w:asciiTheme="majorEastAsia" w:eastAsiaTheme="majorEastAsia" w:hAnsiTheme="majorEastAsia" w:hint="eastAsia"/>
        </w:rPr>
        <w:t>所述先王</w:t>
      </w:r>
      <w:proofErr w:type="gramEnd"/>
      <w:r w:rsidR="000D3B79" w:rsidRPr="00CB4B83">
        <w:rPr>
          <w:rFonts w:asciiTheme="majorEastAsia" w:eastAsiaTheme="majorEastAsia" w:hAnsiTheme="majorEastAsia" w:hint="eastAsia"/>
        </w:rPr>
        <w:t>巡狩</w:t>
      </w:r>
      <w:proofErr w:type="gramStart"/>
      <w:r w:rsidR="000D3B79" w:rsidRPr="00CB4B83">
        <w:rPr>
          <w:rFonts w:asciiTheme="majorEastAsia" w:eastAsiaTheme="majorEastAsia" w:hAnsiTheme="majorEastAsia" w:hint="eastAsia"/>
        </w:rPr>
        <w:t>乃唐虞</w:t>
      </w:r>
      <w:proofErr w:type="gramEnd"/>
      <w:r w:rsidR="000D3B79" w:rsidRPr="00CB4B83">
        <w:rPr>
          <w:rFonts w:asciiTheme="majorEastAsia" w:eastAsiaTheme="majorEastAsia" w:hAnsiTheme="majorEastAsia" w:hint="eastAsia"/>
        </w:rPr>
        <w:t>之制，故尚可</w:t>
      </w:r>
      <w:proofErr w:type="gramStart"/>
      <w:r w:rsidR="000D3B79" w:rsidRPr="00CB4B83">
        <w:rPr>
          <w:rFonts w:asciiTheme="majorEastAsia" w:eastAsiaTheme="majorEastAsia" w:hAnsiTheme="majorEastAsia" w:hint="eastAsia"/>
        </w:rPr>
        <w:t>窺視大舜巡狩</w:t>
      </w:r>
      <w:proofErr w:type="gramEnd"/>
      <w:r w:rsidR="000D3B79" w:rsidRPr="00CB4B83">
        <w:rPr>
          <w:rFonts w:asciiTheme="majorEastAsia" w:eastAsiaTheme="majorEastAsia" w:hAnsiTheme="majorEastAsia" w:hint="eastAsia"/>
        </w:rPr>
        <w:t>四方、</w:t>
      </w:r>
      <w:proofErr w:type="gramStart"/>
      <w:r w:rsidR="000D3B79" w:rsidRPr="00CB4B83">
        <w:rPr>
          <w:rFonts w:asciiTheme="majorEastAsia" w:eastAsiaTheme="majorEastAsia" w:hAnsiTheme="majorEastAsia" w:hint="eastAsia"/>
        </w:rPr>
        <w:t>舉善懲</w:t>
      </w:r>
      <w:proofErr w:type="gramEnd"/>
      <w:r w:rsidR="000D3B79" w:rsidRPr="00CB4B83">
        <w:rPr>
          <w:rFonts w:asciiTheme="majorEastAsia" w:eastAsiaTheme="majorEastAsia" w:hAnsiTheme="majorEastAsia" w:hint="eastAsia"/>
        </w:rPr>
        <w:t>惡的歷史事跡。/</w:t>
      </w:r>
      <w:r w:rsidR="0098583B" w:rsidRPr="00CB4B83">
        <w:rPr>
          <w:rFonts w:asciiTheme="majorEastAsia" w:eastAsiaTheme="majorEastAsia" w:hAnsiTheme="majorEastAsia" w:hint="eastAsia"/>
        </w:rPr>
        <w:t xml:space="preserve"> 張桂光：隸「㳏」。</w:t>
      </w:r>
      <w:proofErr w:type="gramStart"/>
      <w:r w:rsidR="0098583B" w:rsidRPr="00CB4B83">
        <w:rPr>
          <w:rFonts w:asciiTheme="majorEastAsia" w:eastAsiaTheme="majorEastAsia" w:hAnsiTheme="majorEastAsia" w:hint="eastAsia"/>
        </w:rPr>
        <w:t>斷讀簡文為</w:t>
      </w:r>
      <w:proofErr w:type="gramEnd"/>
      <w:r w:rsidR="0098583B" w:rsidRPr="00CB4B83">
        <w:rPr>
          <w:rFonts w:asciiTheme="majorEastAsia" w:eastAsiaTheme="majorEastAsia" w:hAnsiTheme="majorEastAsia" w:hint="eastAsia"/>
        </w:rPr>
        <w:t>「</w:t>
      </w:r>
      <w:proofErr w:type="gramStart"/>
      <w:r w:rsidR="0098583B" w:rsidRPr="00CB4B83">
        <w:rPr>
          <w:rFonts w:asciiTheme="majorEastAsia" w:eastAsiaTheme="majorEastAsia" w:hAnsiTheme="majorEastAsia" w:hint="eastAsia"/>
        </w:rPr>
        <w:t>亦紀先</w:t>
      </w:r>
      <w:proofErr w:type="gramEnd"/>
      <w:r w:rsidR="0098583B" w:rsidRPr="00CB4B83">
        <w:rPr>
          <w:rFonts w:asciiTheme="majorEastAsia" w:eastAsiaTheme="majorEastAsia" w:hAnsiTheme="majorEastAsia" w:hint="eastAsia"/>
        </w:rPr>
        <w:t>王之遊，道</w:t>
      </w:r>
      <w:proofErr w:type="gramStart"/>
      <w:r w:rsidR="0098583B" w:rsidRPr="00CB4B83">
        <w:rPr>
          <w:rFonts w:asciiTheme="majorEastAsia" w:eastAsiaTheme="majorEastAsia" w:hAnsiTheme="majorEastAsia" w:hint="eastAsia"/>
        </w:rPr>
        <w:t>不奉壺</w:t>
      </w:r>
      <w:proofErr w:type="gramEnd"/>
      <w:r w:rsidR="0098583B" w:rsidRPr="00CB4B83">
        <w:rPr>
          <w:rFonts w:asciiTheme="majorEastAsia" w:eastAsiaTheme="majorEastAsia" w:hAnsiTheme="majorEastAsia" w:hint="eastAsia"/>
        </w:rPr>
        <w:t xml:space="preserve">，王則亦不大㳏」。/ </w:t>
      </w:r>
      <w:r w:rsidRPr="00CB4B83">
        <w:rPr>
          <w:rFonts w:asciiTheme="majorEastAsia" w:eastAsiaTheme="majorEastAsia" w:hAnsiTheme="majorEastAsia" w:hint="eastAsia"/>
        </w:rPr>
        <w:t>李學勤</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隸</w:t>
      </w:r>
      <w:r w:rsidR="000D3B7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汴</w:t>
      </w:r>
      <w:proofErr w:type="gramEnd"/>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w:t>
      </w:r>
      <w:proofErr w:type="gramEnd"/>
      <w:r w:rsidRPr="00CB4B83">
        <w:rPr>
          <w:rFonts w:asciiTheme="majorEastAsia" w:eastAsiaTheme="majorEastAsia" w:hAnsiTheme="majorEastAsia" w:hint="eastAsia"/>
        </w:rPr>
        <w:t>讀為</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變</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w:t>
      </w:r>
      <w:proofErr w:type="gramStart"/>
      <w:r w:rsidR="000D3B79" w:rsidRPr="00CB4B83">
        <w:rPr>
          <w:rFonts w:asciiTheme="majorEastAsia" w:eastAsiaTheme="majorEastAsia" w:hAnsiTheme="majorEastAsia" w:hint="eastAsia"/>
        </w:rPr>
        <w:t>簡文斷讀為</w:t>
      </w:r>
      <w:proofErr w:type="gramEnd"/>
      <w:r w:rsidR="000D3B79" w:rsidRPr="00CB4B83">
        <w:rPr>
          <w:rFonts w:asciiTheme="majorEastAsia" w:eastAsiaTheme="majorEastAsia" w:hAnsiTheme="majorEastAsia" w:hint="eastAsia"/>
        </w:rPr>
        <w:t>「</w:t>
      </w:r>
      <w:proofErr w:type="gramStart"/>
      <w:r w:rsidR="000D3B79" w:rsidRPr="00CB4B83">
        <w:rPr>
          <w:rFonts w:asciiTheme="majorEastAsia" w:eastAsiaTheme="majorEastAsia" w:hAnsiTheme="majorEastAsia" w:hint="eastAsia"/>
        </w:rPr>
        <w:t>亦紀先</w:t>
      </w:r>
      <w:proofErr w:type="gramEnd"/>
      <w:r w:rsidR="000D3B79" w:rsidRPr="00CB4B83">
        <w:rPr>
          <w:rFonts w:asciiTheme="majorEastAsia" w:eastAsiaTheme="majorEastAsia" w:hAnsiTheme="majorEastAsia" w:hint="eastAsia"/>
        </w:rPr>
        <w:t>王之遊道</w:t>
      </w:r>
      <w:proofErr w:type="gramStart"/>
      <w:r w:rsidR="000D3B79" w:rsidRPr="00CB4B83">
        <w:rPr>
          <w:rFonts w:asciiTheme="majorEastAsia" w:eastAsiaTheme="majorEastAsia" w:hAnsiTheme="majorEastAsia" w:hint="eastAsia"/>
        </w:rPr>
        <w:t>不</w:t>
      </w:r>
      <w:proofErr w:type="gramEnd"/>
      <w:r w:rsidR="000D3B79" w:rsidRPr="00CB4B83">
        <w:rPr>
          <w:rFonts w:asciiTheme="majorEastAsia" w:eastAsiaTheme="majorEastAsia" w:hAnsiTheme="majorEastAsia" w:hint="eastAsia"/>
        </w:rPr>
        <w:t xml:space="preserve">奉，廢王則，亦不大變」。/ </w:t>
      </w:r>
      <w:bookmarkStart w:id="48" w:name="_Hlk190172072"/>
      <w:r w:rsidRPr="00CB4B83">
        <w:rPr>
          <w:rFonts w:asciiTheme="majorEastAsia" w:eastAsiaTheme="majorEastAsia" w:hAnsiTheme="majorEastAsia" w:hint="eastAsia"/>
        </w:rPr>
        <w:t>陳偉</w:t>
      </w:r>
      <w:del w:id="49" w:author="MAK, Chi Ki Caily [CHL]" w:date="2025-02-11T13:13:00Z" w16du:dateUtc="2025-02-11T05:13:00Z">
        <w:r w:rsidR="005206B6" w:rsidRPr="00CB4B83" w:rsidDel="00796FDE">
          <w:rPr>
            <w:rFonts w:asciiTheme="majorEastAsia" w:eastAsiaTheme="majorEastAsia" w:hAnsiTheme="majorEastAsia" w:hint="eastAsia"/>
          </w:rPr>
          <w:delText>、裘錫圭</w:delText>
        </w:r>
      </w:del>
      <w:r w:rsidR="005206B6" w:rsidRPr="00CB4B83">
        <w:rPr>
          <w:rFonts w:asciiTheme="majorEastAsia" w:eastAsiaTheme="majorEastAsia" w:hAnsiTheme="majorEastAsia" w:hint="eastAsia"/>
        </w:rPr>
        <w:t>、林志鵬、夏世華</w:t>
      </w:r>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疑當讀</w:t>
      </w:r>
      <w:proofErr w:type="gramEnd"/>
      <w:r w:rsidRPr="00CB4B83">
        <w:rPr>
          <w:rFonts w:asciiTheme="majorEastAsia" w:eastAsiaTheme="majorEastAsia" w:hAnsiTheme="majorEastAsia" w:hint="eastAsia"/>
        </w:rPr>
        <w:t>為</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使</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。《大戴禮記·衛將軍文子》記孔子語</w:t>
      </w:r>
      <w:proofErr w:type="gramStart"/>
      <w:r w:rsidRPr="00CB4B83">
        <w:rPr>
          <w:rFonts w:asciiTheme="majorEastAsia" w:eastAsiaTheme="majorEastAsia" w:hAnsiTheme="majorEastAsia" w:hint="eastAsia"/>
        </w:rPr>
        <w:t>云</w:t>
      </w:r>
      <w:proofErr w:type="gramEnd"/>
      <w:r w:rsidRPr="00CB4B83">
        <w:rPr>
          <w:rFonts w:asciiTheme="majorEastAsia" w:eastAsiaTheme="majorEastAsia" w:hAnsiTheme="majorEastAsia" w:hint="eastAsia"/>
        </w:rPr>
        <w:t>：</w:t>
      </w:r>
      <w:r w:rsidR="000D3B7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有士君子</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有眾使也</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有刑用也</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然後怒。</w:t>
      </w:r>
      <w:proofErr w:type="gramEnd"/>
      <w:r w:rsidR="000D3B79"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盧辯注</w:t>
      </w:r>
      <w:proofErr w:type="gramEnd"/>
      <w:r w:rsidRPr="00CB4B83">
        <w:rPr>
          <w:rFonts w:asciiTheme="majorEastAsia" w:eastAsiaTheme="majorEastAsia" w:hAnsiTheme="majorEastAsia" w:hint="eastAsia"/>
        </w:rPr>
        <w:t>：</w:t>
      </w:r>
      <w:r w:rsidR="000D3B79" w:rsidRPr="00CB4B83">
        <w:rPr>
          <w:rFonts w:asciiTheme="majorEastAsia" w:eastAsiaTheme="majorEastAsia" w:hAnsiTheme="majorEastAsia" w:hint="eastAsia"/>
        </w:rPr>
        <w:t>「</w:t>
      </w:r>
      <w:r w:rsidRPr="00CB4B83">
        <w:rPr>
          <w:rFonts w:asciiTheme="majorEastAsia" w:eastAsiaTheme="majorEastAsia" w:hAnsiTheme="majorEastAsia" w:hint="eastAsia"/>
        </w:rPr>
        <w:t>使，舉也。</w:t>
      </w:r>
      <w:r w:rsidR="000D3B79" w:rsidRPr="00CB4B83">
        <w:rPr>
          <w:rFonts w:asciiTheme="majorEastAsia" w:eastAsiaTheme="majorEastAsia" w:hAnsiTheme="majorEastAsia" w:hint="eastAsia"/>
        </w:rPr>
        <w:t>」</w:t>
      </w:r>
      <w:r w:rsidR="005206B6" w:rsidRPr="00CB4B83">
        <w:rPr>
          <w:rFonts w:asciiTheme="majorEastAsia" w:eastAsiaTheme="majorEastAsia" w:hAnsiTheme="majorEastAsia" w:hint="eastAsia"/>
        </w:rPr>
        <w:t>簡文大概是</w:t>
      </w:r>
      <w:proofErr w:type="gramStart"/>
      <w:r w:rsidR="005206B6" w:rsidRPr="00CB4B83">
        <w:rPr>
          <w:rFonts w:asciiTheme="majorEastAsia" w:eastAsiaTheme="majorEastAsia" w:hAnsiTheme="majorEastAsia" w:hint="eastAsia"/>
        </w:rPr>
        <w:t>說不遇明</w:t>
      </w:r>
      <w:proofErr w:type="gramEnd"/>
      <w:r w:rsidR="005206B6" w:rsidRPr="00CB4B83">
        <w:rPr>
          <w:rFonts w:asciiTheme="majorEastAsia" w:eastAsiaTheme="majorEastAsia" w:hAnsiTheme="majorEastAsia" w:hint="eastAsia"/>
        </w:rPr>
        <w:t xml:space="preserve">王，也就不能得到重用。/ </w:t>
      </w:r>
      <w:bookmarkEnd w:id="48"/>
      <w:r w:rsidR="005206B6" w:rsidRPr="00CB4B83">
        <w:rPr>
          <w:rFonts w:asciiTheme="majorEastAsia" w:eastAsiaTheme="majorEastAsia" w:hAnsiTheme="majorEastAsia" w:hint="eastAsia"/>
        </w:rPr>
        <w:t>黃錫全：從「水」「</w:t>
      </w:r>
      <w:proofErr w:type="gramStart"/>
      <w:r w:rsidR="005206B6" w:rsidRPr="00CB4B83">
        <w:rPr>
          <w:rFonts w:asciiTheme="majorEastAsia" w:eastAsiaTheme="majorEastAsia" w:hAnsiTheme="majorEastAsia" w:hint="eastAsia"/>
        </w:rPr>
        <w:t>弁</w:t>
      </w:r>
      <w:proofErr w:type="gramEnd"/>
      <w:r w:rsidR="005206B6" w:rsidRPr="00CB4B83">
        <w:rPr>
          <w:rFonts w:asciiTheme="majorEastAsia" w:eastAsiaTheme="majorEastAsia" w:hAnsiTheme="majorEastAsia" w:hint="eastAsia"/>
        </w:rPr>
        <w:t>」，讀「</w:t>
      </w:r>
      <w:proofErr w:type="gramStart"/>
      <w:r w:rsidR="005206B6" w:rsidRPr="00CB4B83">
        <w:rPr>
          <w:rFonts w:asciiTheme="majorEastAsia" w:eastAsiaTheme="majorEastAsia" w:hAnsiTheme="majorEastAsia" w:hint="eastAsia"/>
        </w:rPr>
        <w:t>弁</w:t>
      </w:r>
      <w:proofErr w:type="gramEnd"/>
      <w:r w:rsidR="005206B6" w:rsidRPr="00CB4B83">
        <w:rPr>
          <w:rFonts w:asciiTheme="majorEastAsia" w:eastAsiaTheme="majorEastAsia" w:hAnsiTheme="majorEastAsia" w:hint="eastAsia"/>
        </w:rPr>
        <w:t>」，喜樂。此句是說「出遊的先王也不貪圖享樂」。</w:t>
      </w:r>
      <w:r w:rsidR="001B0481" w:rsidRPr="00CB4B83">
        <w:rPr>
          <w:rFonts w:asciiTheme="majorEastAsia" w:eastAsiaTheme="majorEastAsia" w:hAnsiTheme="majorEastAsia" w:hint="eastAsia"/>
        </w:rPr>
        <w:t>/ 黃武智：</w:t>
      </w:r>
      <w:proofErr w:type="gramStart"/>
      <w:r w:rsidR="001B0481" w:rsidRPr="00CB4B83">
        <w:rPr>
          <w:rFonts w:asciiTheme="majorEastAsia" w:eastAsiaTheme="majorEastAsia" w:hAnsiTheme="majorEastAsia" w:hint="eastAsia"/>
        </w:rPr>
        <w:t>簡文斷讀為</w:t>
      </w:r>
      <w:proofErr w:type="gramEnd"/>
      <w:r w:rsidR="007E5141" w:rsidRPr="00CB4B83">
        <w:rPr>
          <w:rFonts w:asciiTheme="majorEastAsia" w:eastAsiaTheme="majorEastAsia" w:hAnsiTheme="majorEastAsia" w:hint="eastAsia"/>
        </w:rPr>
        <w:t>「</w:t>
      </w:r>
      <w:proofErr w:type="gramStart"/>
      <w:r w:rsidR="001B0481" w:rsidRPr="00CB4B83">
        <w:rPr>
          <w:rFonts w:asciiTheme="majorEastAsia" w:eastAsiaTheme="majorEastAsia" w:hAnsiTheme="majorEastAsia" w:hint="eastAsia"/>
        </w:rPr>
        <w:t>亦紀先</w:t>
      </w:r>
      <w:proofErr w:type="gramEnd"/>
      <w:r w:rsidR="001B0481" w:rsidRPr="00CB4B83">
        <w:rPr>
          <w:rFonts w:asciiTheme="majorEastAsia" w:eastAsiaTheme="majorEastAsia" w:hAnsiTheme="majorEastAsia" w:hint="eastAsia"/>
        </w:rPr>
        <w:t>王之</w:t>
      </w:r>
      <w:r w:rsidR="007E5141" w:rsidRPr="00CB4B83">
        <w:rPr>
          <w:rFonts w:asciiTheme="majorEastAsia" w:eastAsiaTheme="majorEastAsia" w:hAnsiTheme="majorEastAsia" w:hint="eastAsia"/>
        </w:rPr>
        <w:t>遊</w:t>
      </w:r>
      <w:r w:rsidR="001B0481" w:rsidRPr="00CB4B83">
        <w:rPr>
          <w:rFonts w:asciiTheme="majorEastAsia" w:eastAsiaTheme="majorEastAsia" w:hAnsiTheme="majorEastAsia" w:hint="eastAsia"/>
        </w:rPr>
        <w:t>道。</w:t>
      </w:r>
      <w:proofErr w:type="gramStart"/>
      <w:r w:rsidR="001B0481" w:rsidRPr="00CB4B83">
        <w:rPr>
          <w:rFonts w:asciiTheme="majorEastAsia" w:eastAsiaTheme="majorEastAsia" w:hAnsiTheme="majorEastAsia" w:hint="eastAsia"/>
        </w:rPr>
        <w:t>不逢明王</w:t>
      </w:r>
      <w:proofErr w:type="gramEnd"/>
      <w:r w:rsidR="001B0481" w:rsidRPr="00CB4B83">
        <w:rPr>
          <w:rFonts w:asciiTheme="majorEastAsia" w:eastAsiaTheme="majorEastAsia" w:hAnsiTheme="majorEastAsia" w:hint="eastAsia"/>
        </w:rPr>
        <w:t>，則亦</w:t>
      </w:r>
      <w:proofErr w:type="gramStart"/>
      <w:r w:rsidR="001B0481" w:rsidRPr="00CB4B83">
        <w:rPr>
          <w:rFonts w:asciiTheme="majorEastAsia" w:eastAsiaTheme="majorEastAsia" w:hAnsiTheme="majorEastAsia" w:hint="eastAsia"/>
        </w:rPr>
        <w:t>不</w:t>
      </w:r>
      <w:proofErr w:type="gramEnd"/>
      <w:r w:rsidR="001B0481" w:rsidRPr="00CB4B83">
        <w:rPr>
          <w:rFonts w:asciiTheme="majorEastAsia" w:eastAsiaTheme="majorEastAsia" w:hAnsiTheme="majorEastAsia" w:hint="eastAsia"/>
        </w:rPr>
        <w:t>大使</w:t>
      </w:r>
      <w:r w:rsidR="007E5141" w:rsidRPr="00CB4B83">
        <w:rPr>
          <w:rFonts w:asciiTheme="majorEastAsia" w:eastAsiaTheme="majorEastAsia" w:hAnsiTheme="majorEastAsia" w:hint="eastAsia"/>
        </w:rPr>
        <w:t>」</w:t>
      </w:r>
      <w:r w:rsidR="001B0481" w:rsidRPr="00CB4B83">
        <w:rPr>
          <w:rFonts w:asciiTheme="majorEastAsia" w:eastAsiaTheme="majorEastAsia" w:hAnsiTheme="majorEastAsia" w:hint="eastAsia"/>
        </w:rPr>
        <w:t>，簡文意為，文獻中對先王行道之事跡亦有所記載，賢德之士如無法</w:t>
      </w:r>
      <w:proofErr w:type="gramStart"/>
      <w:r w:rsidR="001B0481" w:rsidRPr="00CB4B83">
        <w:rPr>
          <w:rFonts w:asciiTheme="majorEastAsia" w:eastAsiaTheme="majorEastAsia" w:hAnsiTheme="majorEastAsia" w:hint="eastAsia"/>
        </w:rPr>
        <w:t>得遇明君</w:t>
      </w:r>
      <w:proofErr w:type="gramEnd"/>
      <w:r w:rsidR="001B0481" w:rsidRPr="00CB4B83">
        <w:rPr>
          <w:rFonts w:asciiTheme="majorEastAsia" w:eastAsiaTheme="majorEastAsia" w:hAnsiTheme="majorEastAsia" w:hint="eastAsia"/>
        </w:rPr>
        <w:t>，則亦難以受重用</w:t>
      </w:r>
      <w:r w:rsidR="007E5141" w:rsidRPr="00CB4B83">
        <w:rPr>
          <w:rFonts w:asciiTheme="majorEastAsia" w:eastAsiaTheme="majorEastAsia" w:hAnsiTheme="majorEastAsia" w:hint="eastAsia"/>
        </w:rPr>
        <w:t xml:space="preserve">。/ </w:t>
      </w:r>
      <w:proofErr w:type="gramStart"/>
      <w:r w:rsidR="007E5141" w:rsidRPr="00CB4B83">
        <w:rPr>
          <w:rFonts w:asciiTheme="majorEastAsia" w:eastAsiaTheme="majorEastAsia" w:hAnsiTheme="majorEastAsia" w:hint="eastAsia"/>
        </w:rPr>
        <w:t>顧史考</w:t>
      </w:r>
      <w:proofErr w:type="gramEnd"/>
      <w:r w:rsidR="007E5141" w:rsidRPr="00CB4B83">
        <w:rPr>
          <w:rFonts w:asciiTheme="majorEastAsia" w:eastAsiaTheme="majorEastAsia" w:hAnsiTheme="majorEastAsia" w:hint="eastAsia"/>
        </w:rPr>
        <w:t>：為「</w:t>
      </w:r>
      <w:proofErr w:type="gramStart"/>
      <w:r w:rsidR="007E5141" w:rsidRPr="00CB4B83">
        <w:rPr>
          <w:rFonts w:asciiTheme="majorEastAsia" w:eastAsiaTheme="majorEastAsia" w:hAnsiTheme="majorEastAsia" w:hint="eastAsia"/>
        </w:rPr>
        <w:t>淒</w:t>
      </w:r>
      <w:proofErr w:type="gramEnd"/>
      <w:r w:rsidR="007E5141" w:rsidRPr="00CB4B83">
        <w:rPr>
          <w:rFonts w:asciiTheme="majorEastAsia" w:eastAsiaTheme="majorEastAsia" w:hAnsiTheme="majorEastAsia" w:hint="eastAsia"/>
        </w:rPr>
        <w:t>」之訛，讀「濟」。</w:t>
      </w:r>
      <w:r w:rsidR="00B83C74" w:rsidRPr="00CB4B83">
        <w:rPr>
          <w:rFonts w:asciiTheme="majorEastAsia" w:eastAsiaTheme="majorEastAsia" w:hAnsiTheme="majorEastAsia" w:hint="eastAsia"/>
        </w:rPr>
        <w:t>/俞紹宏、張青松：「則」，法則。「</w:t>
      </w:r>
      <w:r w:rsidR="00B83C74" w:rsidRPr="00CB4B83">
        <w:rPr>
          <w:rFonts w:asciiTheme="majorEastAsia" w:eastAsiaTheme="majorEastAsia" w:hAnsiTheme="majorEastAsia"/>
          <w:noProof/>
        </w:rPr>
        <w:drawing>
          <wp:inline distT="0" distB="0" distL="0" distR="0" wp14:anchorId="70AC96A5" wp14:editId="68E98C6A">
            <wp:extent cx="71252" cy="142505"/>
            <wp:effectExtent l="0" t="0" r="5080" b="0"/>
            <wp:docPr id="16776961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6130" name=""/>
                    <pic:cNvPicPr/>
                  </pic:nvPicPr>
                  <pic:blipFill>
                    <a:blip r:embed="rId57"/>
                    <a:stretch>
                      <a:fillRect/>
                    </a:stretch>
                  </pic:blipFill>
                  <pic:spPr>
                    <a:xfrm>
                      <a:off x="0" y="0"/>
                      <a:ext cx="77157" cy="154316"/>
                    </a:xfrm>
                    <a:prstGeom prst="rect">
                      <a:avLst/>
                    </a:prstGeom>
                  </pic:spPr>
                </pic:pic>
              </a:graphicData>
            </a:graphic>
          </wp:inline>
        </w:drawing>
      </w:r>
      <w:r w:rsidR="00B83C74" w:rsidRPr="00CB4B83">
        <w:rPr>
          <w:rFonts w:asciiTheme="majorEastAsia" w:eastAsiaTheme="majorEastAsia" w:hAnsiTheme="majorEastAsia" w:hint="eastAsia"/>
        </w:rPr>
        <w:t>」右旁或為「</w:t>
      </w:r>
      <w:proofErr w:type="gramStart"/>
      <w:r w:rsidR="00B83C74" w:rsidRPr="00CB4B83">
        <w:rPr>
          <w:rFonts w:asciiTheme="majorEastAsia" w:eastAsiaTheme="majorEastAsia" w:hAnsiTheme="majorEastAsia" w:hint="eastAsia"/>
        </w:rPr>
        <w:t>弁</w:t>
      </w:r>
      <w:proofErr w:type="gramEnd"/>
      <w:r w:rsidR="00B83C74" w:rsidRPr="00CB4B83">
        <w:rPr>
          <w:rFonts w:asciiTheme="majorEastAsia" w:eastAsiaTheme="majorEastAsia" w:hAnsiTheme="majorEastAsia" w:hint="eastAsia"/>
        </w:rPr>
        <w:t>」之訛。簡文或是說，</w:t>
      </w:r>
      <w:proofErr w:type="gramStart"/>
      <w:r w:rsidR="00B83C74" w:rsidRPr="00CB4B83">
        <w:rPr>
          <w:rFonts w:asciiTheme="majorEastAsia" w:eastAsiaTheme="majorEastAsia" w:hAnsiTheme="majorEastAsia" w:hint="eastAsia"/>
        </w:rPr>
        <w:t>舜如還</w:t>
      </w:r>
      <w:proofErr w:type="gramEnd"/>
      <w:r w:rsidR="00B83C74" w:rsidRPr="00CB4B83">
        <w:rPr>
          <w:rFonts w:asciiTheme="majorEastAsia" w:eastAsiaTheme="majorEastAsia" w:hAnsiTheme="majorEastAsia" w:hint="eastAsia"/>
        </w:rPr>
        <w:t>在世，也還會以先王巡視天下的做法（法則）為法則，巡視之途不要民眾奉</w:t>
      </w:r>
      <w:proofErr w:type="gramStart"/>
      <w:r w:rsidR="00B83C74" w:rsidRPr="00CB4B83">
        <w:rPr>
          <w:rFonts w:asciiTheme="majorEastAsia" w:eastAsiaTheme="majorEastAsia" w:hAnsiTheme="majorEastAsia" w:hint="eastAsia"/>
        </w:rPr>
        <w:t>觶</w:t>
      </w:r>
      <w:proofErr w:type="gramEnd"/>
      <w:r w:rsidR="00B83C74" w:rsidRPr="00CB4B83">
        <w:rPr>
          <w:rFonts w:asciiTheme="majorEastAsia" w:eastAsiaTheme="majorEastAsia" w:hAnsiTheme="majorEastAsia" w:hint="eastAsia"/>
        </w:rPr>
        <w:t>獻酒，對先王的法則無大的改變。「道」屬下讀，</w:t>
      </w:r>
      <w:proofErr w:type="gramStart"/>
      <w:r w:rsidR="00B83C74" w:rsidRPr="00CB4B83">
        <w:rPr>
          <w:rFonts w:asciiTheme="majorEastAsia" w:eastAsiaTheme="majorEastAsia" w:hAnsiTheme="majorEastAsia" w:hint="eastAsia"/>
        </w:rPr>
        <w:t>訓為</w:t>
      </w:r>
      <w:proofErr w:type="gramEnd"/>
      <w:r w:rsidR="00B83C74" w:rsidRPr="00CB4B83">
        <w:rPr>
          <w:rFonts w:asciiTheme="majorEastAsia" w:eastAsiaTheme="majorEastAsia" w:hAnsiTheme="majorEastAsia" w:hint="eastAsia"/>
        </w:rPr>
        <w:t>「路」，文意也通。</w:t>
      </w:r>
      <w:ins w:id="50" w:author="MAK, Chi Ki Caily [CHL]" w:date="2025-02-11T13:08:00Z" w16du:dateUtc="2025-02-11T05:08:00Z">
        <w:r w:rsidR="00796FDE" w:rsidRPr="00CB4B83">
          <w:rPr>
            <w:rFonts w:asciiTheme="majorEastAsia" w:eastAsiaTheme="majorEastAsia" w:hAnsiTheme="majorEastAsia" w:hint="eastAsia"/>
          </w:rPr>
          <w:t xml:space="preserve">/ </w:t>
        </w:r>
        <w:bookmarkStart w:id="51" w:name="_Hlk190172127"/>
        <w:r w:rsidR="00796FDE" w:rsidRPr="00CB4B83">
          <w:rPr>
            <w:rFonts w:asciiTheme="majorEastAsia" w:eastAsiaTheme="majorEastAsia" w:hAnsiTheme="majorEastAsia" w:hint="eastAsia"/>
          </w:rPr>
          <w:t>裘錫圭2006、2012：</w:t>
        </w:r>
        <w:proofErr w:type="gramStart"/>
        <w:r w:rsidR="00796FDE" w:rsidRPr="00CB4B83">
          <w:rPr>
            <w:rFonts w:asciiTheme="majorEastAsia" w:eastAsiaTheme="majorEastAsia" w:hAnsiTheme="majorEastAsia" w:hint="eastAsia"/>
          </w:rPr>
          <w:t>疑</w:t>
        </w:r>
        <w:proofErr w:type="gramEnd"/>
        <w:r w:rsidR="00796FDE" w:rsidRPr="00CB4B83">
          <w:rPr>
            <w:rFonts w:asciiTheme="majorEastAsia" w:eastAsiaTheme="majorEastAsia" w:hAnsiTheme="majorEastAsia" w:hint="eastAsia"/>
          </w:rPr>
          <w:t>「大㳏」讀「大仕」。《論語·公治長》：「令尹子文三</w:t>
        </w:r>
        <w:proofErr w:type="gramStart"/>
        <w:r w:rsidR="00796FDE" w:rsidRPr="00CB4B83">
          <w:rPr>
            <w:rFonts w:asciiTheme="majorEastAsia" w:eastAsiaTheme="majorEastAsia" w:hAnsiTheme="majorEastAsia" w:hint="eastAsia"/>
          </w:rPr>
          <w:t>仕</w:t>
        </w:r>
        <w:proofErr w:type="gramEnd"/>
        <w:r w:rsidR="00796FDE" w:rsidRPr="00CB4B83">
          <w:rPr>
            <w:rFonts w:asciiTheme="majorEastAsia" w:eastAsiaTheme="majorEastAsia" w:hAnsiTheme="majorEastAsia" w:hint="eastAsia"/>
          </w:rPr>
          <w:t>為令</w:t>
        </w:r>
        <w:proofErr w:type="gramStart"/>
        <w:r w:rsidR="00796FDE" w:rsidRPr="00CB4B83">
          <w:rPr>
            <w:rFonts w:asciiTheme="majorEastAsia" w:eastAsiaTheme="majorEastAsia" w:hAnsiTheme="majorEastAsia" w:hint="eastAsia"/>
          </w:rPr>
          <w:t>尹</w:t>
        </w:r>
        <w:proofErr w:type="gramEnd"/>
        <w:r w:rsidR="00796FDE" w:rsidRPr="00CB4B83">
          <w:rPr>
            <w:rFonts w:asciiTheme="majorEastAsia" w:eastAsiaTheme="majorEastAsia" w:hAnsiTheme="majorEastAsia" w:hint="eastAsia"/>
          </w:rPr>
          <w:t>，無喜色。」</w:t>
        </w:r>
        <w:proofErr w:type="gramStart"/>
        <w:r w:rsidR="00796FDE" w:rsidRPr="00CB4B83">
          <w:rPr>
            <w:rFonts w:asciiTheme="majorEastAsia" w:eastAsiaTheme="majorEastAsia" w:hAnsiTheme="majorEastAsia" w:hint="eastAsia"/>
          </w:rPr>
          <w:t>仕</w:t>
        </w:r>
        <w:proofErr w:type="gramEnd"/>
        <w:r w:rsidR="00796FDE" w:rsidRPr="00CB4B83">
          <w:rPr>
            <w:rFonts w:asciiTheme="majorEastAsia" w:eastAsiaTheme="majorEastAsia" w:hAnsiTheme="majorEastAsia" w:hint="eastAsia"/>
          </w:rPr>
          <w:t>為令</w:t>
        </w:r>
        <w:proofErr w:type="gramStart"/>
        <w:r w:rsidR="00796FDE" w:rsidRPr="00CB4B83">
          <w:rPr>
            <w:rFonts w:asciiTheme="majorEastAsia" w:eastAsiaTheme="majorEastAsia" w:hAnsiTheme="majorEastAsia" w:hint="eastAsia"/>
          </w:rPr>
          <w:t>尹</w:t>
        </w:r>
        <w:proofErr w:type="gramEnd"/>
        <w:r w:rsidR="00796FDE" w:rsidRPr="00CB4B83">
          <w:rPr>
            <w:rFonts w:asciiTheme="majorEastAsia" w:eastAsiaTheme="majorEastAsia" w:hAnsiTheme="majorEastAsia" w:hint="eastAsia"/>
          </w:rPr>
          <w:t>之類大概就可以算作「大</w:t>
        </w:r>
        <w:proofErr w:type="gramStart"/>
        <w:r w:rsidR="00796FDE" w:rsidRPr="00CB4B83">
          <w:rPr>
            <w:rFonts w:asciiTheme="majorEastAsia" w:eastAsiaTheme="majorEastAsia" w:hAnsiTheme="majorEastAsia" w:hint="eastAsia"/>
          </w:rPr>
          <w:t>仕</w:t>
        </w:r>
        <w:proofErr w:type="gramEnd"/>
        <w:r w:rsidR="00796FDE" w:rsidRPr="00CB4B83">
          <w:rPr>
            <w:rFonts w:asciiTheme="majorEastAsia" w:eastAsiaTheme="majorEastAsia" w:hAnsiTheme="majorEastAsia" w:hint="eastAsia"/>
          </w:rPr>
          <w:t>」了。</w:t>
        </w:r>
      </w:ins>
    </w:p>
    <w:bookmarkEnd w:id="51"/>
  </w:footnote>
  <w:footnote w:id="99">
    <w:p w14:paraId="7C8EFB03" w14:textId="03F0E358" w:rsidR="00387021" w:rsidRPr="00CB4B83" w:rsidRDefault="00387021" w:rsidP="00387021">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Pr="00CB4B83">
        <w:rPr>
          <w:rFonts w:asciiTheme="majorEastAsia" w:eastAsiaTheme="majorEastAsia" w:hAnsiTheme="majorEastAsia" w:hint="eastAsia"/>
        </w:rPr>
        <w:t>整理者：簡文</w:t>
      </w:r>
      <w:proofErr w:type="gramStart"/>
      <w:r w:rsidRPr="00CB4B83">
        <w:rPr>
          <w:rFonts w:asciiTheme="majorEastAsia" w:eastAsiaTheme="majorEastAsia" w:hAnsiTheme="majorEastAsia" w:hint="eastAsia"/>
        </w:rPr>
        <w:t>謂舜為</w:t>
      </w:r>
      <w:proofErr w:type="gramEnd"/>
      <w:r w:rsidRPr="00CB4B83">
        <w:rPr>
          <w:rFonts w:asciiTheme="majorEastAsia" w:eastAsiaTheme="majorEastAsia" w:hAnsiTheme="majorEastAsia" w:hint="eastAsia"/>
        </w:rPr>
        <w:t>受天命的凡人。/ 孫合肥：</w:t>
      </w:r>
      <w:proofErr w:type="gramStart"/>
      <w:r w:rsidRPr="00CB4B83">
        <w:rPr>
          <w:rFonts w:asciiTheme="majorEastAsia" w:eastAsiaTheme="majorEastAsia" w:hAnsiTheme="majorEastAsia" w:hint="eastAsia"/>
        </w:rPr>
        <w:t>原釋「</w:t>
      </w:r>
      <w:proofErr w:type="gramEnd"/>
      <w:r w:rsidRPr="00CB4B83">
        <w:rPr>
          <w:rFonts w:asciiTheme="majorEastAsia" w:eastAsiaTheme="majorEastAsia" w:hAnsiTheme="majorEastAsia" w:hint="eastAsia"/>
        </w:rPr>
        <w:t>受」之字</w:t>
      </w:r>
      <w:proofErr w:type="gramStart"/>
      <w:r w:rsidRPr="00CB4B83">
        <w:rPr>
          <w:rFonts w:asciiTheme="majorEastAsia" w:eastAsiaTheme="majorEastAsia" w:hAnsiTheme="majorEastAsia" w:hint="eastAsia"/>
        </w:rPr>
        <w:t>應釋「</w:t>
      </w:r>
      <w:proofErr w:type="gramEnd"/>
      <w:r w:rsidRPr="00CB4B83">
        <w:rPr>
          <w:rFonts w:asciiTheme="majorEastAsia" w:eastAsiaTheme="majorEastAsia" w:hAnsiTheme="majorEastAsia" w:hint="eastAsia"/>
        </w:rPr>
        <w:t>遺」，遺訓。</w:t>
      </w:r>
      <w:proofErr w:type="gramStart"/>
      <w:r w:rsidRPr="00CB4B83">
        <w:rPr>
          <w:rFonts w:asciiTheme="majorEastAsia" w:eastAsiaTheme="majorEastAsia" w:hAnsiTheme="majorEastAsia" w:hint="eastAsia"/>
        </w:rPr>
        <w:t>郭</w:t>
      </w:r>
      <w:proofErr w:type="gramEnd"/>
      <w:r w:rsidRPr="00CB4B83">
        <w:rPr>
          <w:rFonts w:asciiTheme="majorEastAsia" w:eastAsiaTheme="majorEastAsia" w:hAnsiTheme="majorEastAsia" w:hint="eastAsia"/>
        </w:rPr>
        <w:t>店《語叢三》簡5「</w:t>
      </w:r>
      <w:r w:rsidRPr="00CB4B83">
        <w:rPr>
          <w:rFonts w:asciiTheme="majorEastAsia" w:eastAsiaTheme="majorEastAsia" w:hAnsiTheme="majorEastAsia"/>
          <w:noProof/>
        </w:rPr>
        <w:drawing>
          <wp:inline distT="0" distB="0" distL="0" distR="0" wp14:anchorId="4B4E54D3" wp14:editId="0D4B13EF">
            <wp:extent cx="62081" cy="114610"/>
            <wp:effectExtent l="0" t="0" r="0" b="0"/>
            <wp:docPr id="1494080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8098" name=""/>
                    <pic:cNvPicPr/>
                  </pic:nvPicPr>
                  <pic:blipFill>
                    <a:blip r:embed="rId60"/>
                    <a:stretch>
                      <a:fillRect/>
                    </a:stretch>
                  </pic:blipFill>
                  <pic:spPr>
                    <a:xfrm>
                      <a:off x="0" y="0"/>
                      <a:ext cx="65424" cy="120782"/>
                    </a:xfrm>
                    <a:prstGeom prst="rect">
                      <a:avLst/>
                    </a:prstGeom>
                  </pic:spPr>
                </pic:pic>
              </a:graphicData>
            </a:graphic>
          </wp:inline>
        </w:drawing>
      </w:r>
      <w:r w:rsidRPr="00CB4B83">
        <w:rPr>
          <w:rFonts w:asciiTheme="majorEastAsia" w:eastAsiaTheme="majorEastAsia" w:hAnsiTheme="majorEastAsia" w:hint="eastAsia"/>
        </w:rPr>
        <w:t>」以往釋「受」，也</w:t>
      </w:r>
      <w:proofErr w:type="gramStart"/>
      <w:r w:rsidRPr="00CB4B83">
        <w:rPr>
          <w:rFonts w:asciiTheme="majorEastAsia" w:eastAsiaTheme="majorEastAsia" w:hAnsiTheme="majorEastAsia" w:hint="eastAsia"/>
        </w:rPr>
        <w:t>應釋「</w:t>
      </w:r>
      <w:proofErr w:type="gramEnd"/>
      <w:r w:rsidRPr="00CB4B83">
        <w:rPr>
          <w:rFonts w:asciiTheme="majorEastAsia" w:eastAsiaTheme="majorEastAsia" w:hAnsiTheme="majorEastAsia" w:hint="eastAsia"/>
        </w:rPr>
        <w:t>遺」，加也。簡文「不義而加諸己，</w:t>
      </w:r>
      <w:proofErr w:type="gramStart"/>
      <w:r w:rsidRPr="00CB4B83">
        <w:rPr>
          <w:rFonts w:asciiTheme="majorEastAsia" w:eastAsiaTheme="majorEastAsia" w:hAnsiTheme="majorEastAsia" w:hint="eastAsia"/>
        </w:rPr>
        <w:t>弗</w:t>
      </w:r>
      <w:proofErr w:type="gramEnd"/>
      <w:r w:rsidRPr="00CB4B83">
        <w:rPr>
          <w:rFonts w:asciiTheme="majorEastAsia" w:eastAsiaTheme="majorEastAsia" w:hAnsiTheme="majorEastAsia" w:hint="eastAsia"/>
        </w:rPr>
        <w:t>遺也」，「遺」正與「加」相應。</w:t>
      </w:r>
    </w:p>
  </w:footnote>
  <w:footnote w:id="100">
    <w:p w14:paraId="49F78FB9" w14:textId="361E8F7C" w:rsidR="00222CA6" w:rsidRPr="00CB4B83" w:rsidRDefault="00222CA6">
      <w:pPr>
        <w:pStyle w:val="af2"/>
        <w:rPr>
          <w:rFonts w:asciiTheme="majorEastAsia" w:eastAsiaTheme="majorEastAsia" w:hAnsiTheme="majorEastAsia"/>
        </w:rPr>
      </w:pPr>
      <w:r w:rsidRPr="00CB4B83">
        <w:rPr>
          <w:rStyle w:val="af4"/>
          <w:rFonts w:asciiTheme="majorEastAsia" w:eastAsiaTheme="majorEastAsia" w:hAnsiTheme="majorEastAsia"/>
        </w:rPr>
        <w:footnoteRef/>
      </w:r>
      <w:r w:rsidRPr="00CB4B83">
        <w:rPr>
          <w:rFonts w:asciiTheme="majorEastAsia" w:eastAsiaTheme="majorEastAsia" w:hAnsiTheme="majorEastAsia"/>
        </w:rPr>
        <w:t xml:space="preserve"> </w:t>
      </w:r>
      <w:r w:rsidR="00387021" w:rsidRPr="00CB4B83">
        <w:rPr>
          <w:rFonts w:asciiTheme="majorEastAsia" w:eastAsiaTheme="majorEastAsia" w:hAnsiTheme="majorEastAsia" w:hint="eastAsia"/>
        </w:rPr>
        <w:t>整理者：簡</w:t>
      </w:r>
      <w:proofErr w:type="gramStart"/>
      <w:r w:rsidR="00387021" w:rsidRPr="00CB4B83">
        <w:rPr>
          <w:rFonts w:asciiTheme="majorEastAsia" w:eastAsiaTheme="majorEastAsia" w:hAnsiTheme="majorEastAsia" w:hint="eastAsia"/>
        </w:rPr>
        <w:t>14首殘字未釋。</w:t>
      </w:r>
      <w:proofErr w:type="gramEnd"/>
      <w:r w:rsidR="00387021" w:rsidRPr="00CB4B83">
        <w:rPr>
          <w:rFonts w:asciiTheme="majorEastAsia" w:eastAsiaTheme="majorEastAsia" w:hAnsiTheme="majorEastAsia" w:hint="eastAsia"/>
        </w:rPr>
        <w:t>/ 裘錫圭：簡14拼接於簡7後。簡</w:t>
      </w:r>
      <w:proofErr w:type="gramStart"/>
      <w:r w:rsidR="00387021" w:rsidRPr="00CB4B83">
        <w:rPr>
          <w:rFonts w:asciiTheme="majorEastAsia" w:eastAsiaTheme="majorEastAsia" w:hAnsiTheme="majorEastAsia" w:hint="eastAsia"/>
        </w:rPr>
        <w:t>14首殘字當釋「</w:t>
      </w:r>
      <w:proofErr w:type="gramEnd"/>
      <w:r w:rsidR="00387021" w:rsidRPr="00CB4B83">
        <w:rPr>
          <w:rFonts w:asciiTheme="majorEastAsia" w:eastAsiaTheme="majorEastAsia" w:hAnsiTheme="majorEastAsia" w:hint="eastAsia"/>
        </w:rPr>
        <w:t>而」。</w:t>
      </w:r>
    </w:p>
  </w:footnote>
  <w:footnote w:id="101">
    <w:p w14:paraId="70444F9C" w14:textId="261713A2" w:rsidR="00387021" w:rsidRPr="00CB4B83" w:rsidRDefault="00387021" w:rsidP="00387021">
      <w:pPr>
        <w:pStyle w:val="af2"/>
        <w:rPr>
          <w:rFonts w:asciiTheme="majorEastAsia" w:eastAsiaTheme="majorEastAsia" w:hAnsiTheme="majorEastAsia"/>
          <w:lang w:eastAsia="zh-CN"/>
        </w:rPr>
      </w:pPr>
      <w:r w:rsidRPr="00CB4B83">
        <w:rPr>
          <w:rStyle w:val="af4"/>
          <w:rFonts w:asciiTheme="majorEastAsia" w:eastAsiaTheme="majorEastAsia" w:hAnsiTheme="majorEastAsia"/>
        </w:rPr>
        <w:footnoteRef/>
      </w:r>
      <w:r w:rsidRPr="00CB4B83">
        <w:rPr>
          <w:rFonts w:asciiTheme="majorEastAsia" w:eastAsiaTheme="majorEastAsia" w:hAnsiTheme="majorEastAsia" w:hint="eastAsia"/>
        </w:rPr>
        <w:t xml:space="preserve"> 整理者：「三天子」即三王者。/ 裘錫圭：簡14拼接於簡7後。簡</w:t>
      </w:r>
      <w:proofErr w:type="gramStart"/>
      <w:r w:rsidRPr="00CB4B83">
        <w:rPr>
          <w:rFonts w:asciiTheme="majorEastAsia" w:eastAsiaTheme="majorEastAsia" w:hAnsiTheme="majorEastAsia" w:hint="eastAsia"/>
        </w:rPr>
        <w:t>14首殘字當釋「</w:t>
      </w:r>
      <w:proofErr w:type="gramEnd"/>
      <w:r w:rsidRPr="00CB4B83">
        <w:rPr>
          <w:rFonts w:asciiTheme="majorEastAsia" w:eastAsiaTheme="majorEastAsia" w:hAnsiTheme="majorEastAsia" w:hint="eastAsia"/>
        </w:rPr>
        <w:t>而」。本篇「天子」指上帝之子，「人子」指凡人之子。/ 林志鵬：「三天子」為前文提及</w:t>
      </w:r>
      <w:proofErr w:type="gramStart"/>
      <w:r w:rsidRPr="00CB4B83">
        <w:rPr>
          <w:rFonts w:asciiTheme="majorEastAsia" w:eastAsiaTheme="majorEastAsia" w:hAnsiTheme="majorEastAsia" w:hint="eastAsia"/>
        </w:rPr>
        <w:t>的禹、契</w:t>
      </w:r>
      <w:proofErr w:type="gramEnd"/>
      <w:r w:rsidRPr="00CB4B83">
        <w:rPr>
          <w:rFonts w:asciiTheme="majorEastAsia" w:eastAsiaTheme="majorEastAsia" w:hAnsiTheme="majorEastAsia" w:hint="eastAsia"/>
        </w:rPr>
        <w:t>、后稷。「三天子事之」</w:t>
      </w:r>
      <w:proofErr w:type="gramStart"/>
      <w:r w:rsidRPr="00CB4B83">
        <w:rPr>
          <w:rFonts w:asciiTheme="majorEastAsia" w:eastAsiaTheme="majorEastAsia" w:hAnsiTheme="majorEastAsia" w:hint="eastAsia"/>
        </w:rPr>
        <w:t>指禹、契</w:t>
      </w:r>
      <w:proofErr w:type="gramEnd"/>
      <w:r w:rsidRPr="00CB4B83">
        <w:rPr>
          <w:rFonts w:asciiTheme="majorEastAsia" w:eastAsiaTheme="majorEastAsia" w:hAnsiTheme="majorEastAsia" w:hint="eastAsia"/>
        </w:rPr>
        <w:t>、</w:t>
      </w:r>
      <w:proofErr w:type="gramStart"/>
      <w:r w:rsidRPr="00CB4B83">
        <w:rPr>
          <w:rFonts w:asciiTheme="majorEastAsia" w:eastAsiaTheme="majorEastAsia" w:hAnsiTheme="majorEastAsia" w:hint="eastAsia"/>
        </w:rPr>
        <w:t>后稷事舜</w:t>
      </w:r>
      <w:proofErr w:type="gramEnd"/>
      <w:r w:rsidRPr="00CB4B83">
        <w:rPr>
          <w:rFonts w:asciiTheme="majorEastAsia" w:eastAsiaTheme="majorEastAsia" w:hAnsiTheme="majorEastAsia"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391"/>
    <w:multiLevelType w:val="hybridMultilevel"/>
    <w:tmpl w:val="A8A6766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6C250BD5"/>
    <w:multiLevelType w:val="hybridMultilevel"/>
    <w:tmpl w:val="11AAF3A4"/>
    <w:lvl w:ilvl="0" w:tplc="865276E8">
      <w:start w:val="1"/>
      <w:numFmt w:val="bullet"/>
      <w:lvlText w:val="-"/>
      <w:lvlJc w:val="left"/>
      <w:pPr>
        <w:ind w:left="360" w:hanging="360"/>
      </w:pPr>
      <w:rPr>
        <w:rFonts w:ascii="Aptos" w:eastAsia="DengXian"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70717E1C"/>
    <w:multiLevelType w:val="hybridMultilevel"/>
    <w:tmpl w:val="FFEA488C"/>
    <w:lvl w:ilvl="0" w:tplc="7A348E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36719855">
    <w:abstractNumId w:val="2"/>
  </w:num>
  <w:num w:numId="2" w16cid:durableId="400835733">
    <w:abstractNumId w:val="1"/>
  </w:num>
  <w:num w:numId="3" w16cid:durableId="1335769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K, Chi Ki Caily [CHL]">
    <w15:presenceInfo w15:providerId="AD" w15:userId="S::ckcmak@eduhk.hk::4675c086-40b8-47dc-810b-fd7f0fa90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86"/>
    <w:rsid w:val="00000969"/>
    <w:rsid w:val="000137E7"/>
    <w:rsid w:val="00026C3F"/>
    <w:rsid w:val="00030E92"/>
    <w:rsid w:val="00050E04"/>
    <w:rsid w:val="000554E3"/>
    <w:rsid w:val="00062BC4"/>
    <w:rsid w:val="000635B9"/>
    <w:rsid w:val="00067BA9"/>
    <w:rsid w:val="00076C40"/>
    <w:rsid w:val="00077E2B"/>
    <w:rsid w:val="00091357"/>
    <w:rsid w:val="00091E08"/>
    <w:rsid w:val="00094AF4"/>
    <w:rsid w:val="000A3402"/>
    <w:rsid w:val="000B705B"/>
    <w:rsid w:val="000D0AC6"/>
    <w:rsid w:val="000D3B79"/>
    <w:rsid w:val="000D49A3"/>
    <w:rsid w:val="00102ADA"/>
    <w:rsid w:val="00121A00"/>
    <w:rsid w:val="001225F7"/>
    <w:rsid w:val="0014699B"/>
    <w:rsid w:val="001B0481"/>
    <w:rsid w:val="001B6FA3"/>
    <w:rsid w:val="001F79F5"/>
    <w:rsid w:val="00202308"/>
    <w:rsid w:val="002117DB"/>
    <w:rsid w:val="00222CA6"/>
    <w:rsid w:val="0023296B"/>
    <w:rsid w:val="00257C27"/>
    <w:rsid w:val="0028496E"/>
    <w:rsid w:val="0029635A"/>
    <w:rsid w:val="002A4F4C"/>
    <w:rsid w:val="002A60BF"/>
    <w:rsid w:val="002A6C78"/>
    <w:rsid w:val="002B3E3E"/>
    <w:rsid w:val="002C30DF"/>
    <w:rsid w:val="002E23F2"/>
    <w:rsid w:val="002E75BF"/>
    <w:rsid w:val="002F5870"/>
    <w:rsid w:val="0034499E"/>
    <w:rsid w:val="0036584D"/>
    <w:rsid w:val="00375D4D"/>
    <w:rsid w:val="003807AB"/>
    <w:rsid w:val="00387021"/>
    <w:rsid w:val="003954A6"/>
    <w:rsid w:val="003A2CC6"/>
    <w:rsid w:val="003C7AE3"/>
    <w:rsid w:val="003D299C"/>
    <w:rsid w:val="003D7D7E"/>
    <w:rsid w:val="003E083C"/>
    <w:rsid w:val="0040764F"/>
    <w:rsid w:val="004112FC"/>
    <w:rsid w:val="004126D9"/>
    <w:rsid w:val="00414393"/>
    <w:rsid w:val="00416BF0"/>
    <w:rsid w:val="00417C14"/>
    <w:rsid w:val="00445A9C"/>
    <w:rsid w:val="00445BE9"/>
    <w:rsid w:val="00483D72"/>
    <w:rsid w:val="00484E7D"/>
    <w:rsid w:val="004D0384"/>
    <w:rsid w:val="004D32D4"/>
    <w:rsid w:val="004E1A75"/>
    <w:rsid w:val="00501124"/>
    <w:rsid w:val="005206B6"/>
    <w:rsid w:val="00534B6F"/>
    <w:rsid w:val="0054052A"/>
    <w:rsid w:val="00550A9A"/>
    <w:rsid w:val="00564E93"/>
    <w:rsid w:val="00587D90"/>
    <w:rsid w:val="00594D72"/>
    <w:rsid w:val="005A4929"/>
    <w:rsid w:val="005C5013"/>
    <w:rsid w:val="005D0FAA"/>
    <w:rsid w:val="005E0A3F"/>
    <w:rsid w:val="005F712B"/>
    <w:rsid w:val="00605AFB"/>
    <w:rsid w:val="00611C56"/>
    <w:rsid w:val="0063563C"/>
    <w:rsid w:val="0065495C"/>
    <w:rsid w:val="006B2639"/>
    <w:rsid w:val="006D0BAC"/>
    <w:rsid w:val="006D7F33"/>
    <w:rsid w:val="006E1886"/>
    <w:rsid w:val="007012B0"/>
    <w:rsid w:val="00713587"/>
    <w:rsid w:val="00730549"/>
    <w:rsid w:val="00742C26"/>
    <w:rsid w:val="00742FCD"/>
    <w:rsid w:val="007464A3"/>
    <w:rsid w:val="00751EBE"/>
    <w:rsid w:val="007648B4"/>
    <w:rsid w:val="0077042D"/>
    <w:rsid w:val="00772C64"/>
    <w:rsid w:val="00781857"/>
    <w:rsid w:val="00783B94"/>
    <w:rsid w:val="00796FDE"/>
    <w:rsid w:val="007A5DE8"/>
    <w:rsid w:val="007A6710"/>
    <w:rsid w:val="007B61EB"/>
    <w:rsid w:val="007B6863"/>
    <w:rsid w:val="007D28BD"/>
    <w:rsid w:val="007D5EA9"/>
    <w:rsid w:val="007E5141"/>
    <w:rsid w:val="007F1565"/>
    <w:rsid w:val="00802B92"/>
    <w:rsid w:val="00816514"/>
    <w:rsid w:val="008802BE"/>
    <w:rsid w:val="0088249B"/>
    <w:rsid w:val="008863A9"/>
    <w:rsid w:val="008929E6"/>
    <w:rsid w:val="008B5068"/>
    <w:rsid w:val="008C4D8A"/>
    <w:rsid w:val="008D1A2A"/>
    <w:rsid w:val="008D2E0C"/>
    <w:rsid w:val="008E00F3"/>
    <w:rsid w:val="008F48A7"/>
    <w:rsid w:val="009036DF"/>
    <w:rsid w:val="00905D96"/>
    <w:rsid w:val="00914C8B"/>
    <w:rsid w:val="009425D8"/>
    <w:rsid w:val="00943B58"/>
    <w:rsid w:val="0096388C"/>
    <w:rsid w:val="00965E71"/>
    <w:rsid w:val="0098583B"/>
    <w:rsid w:val="009A27B9"/>
    <w:rsid w:val="009B6EDA"/>
    <w:rsid w:val="009E0DCB"/>
    <w:rsid w:val="009E51EB"/>
    <w:rsid w:val="009E5A30"/>
    <w:rsid w:val="00A06E82"/>
    <w:rsid w:val="00A141B0"/>
    <w:rsid w:val="00A15646"/>
    <w:rsid w:val="00A20A7C"/>
    <w:rsid w:val="00A2250D"/>
    <w:rsid w:val="00A553A3"/>
    <w:rsid w:val="00A86155"/>
    <w:rsid w:val="00AD5796"/>
    <w:rsid w:val="00AD63C4"/>
    <w:rsid w:val="00AF29AB"/>
    <w:rsid w:val="00B03576"/>
    <w:rsid w:val="00B05FC4"/>
    <w:rsid w:val="00B23A8F"/>
    <w:rsid w:val="00B37E68"/>
    <w:rsid w:val="00B5346D"/>
    <w:rsid w:val="00B5359A"/>
    <w:rsid w:val="00B71492"/>
    <w:rsid w:val="00B8350C"/>
    <w:rsid w:val="00B83C74"/>
    <w:rsid w:val="00B84E48"/>
    <w:rsid w:val="00BC13BC"/>
    <w:rsid w:val="00BC512B"/>
    <w:rsid w:val="00BD62EF"/>
    <w:rsid w:val="00C27352"/>
    <w:rsid w:val="00C4129D"/>
    <w:rsid w:val="00C76D77"/>
    <w:rsid w:val="00C81AB4"/>
    <w:rsid w:val="00CB4B83"/>
    <w:rsid w:val="00CB5E03"/>
    <w:rsid w:val="00CD0A29"/>
    <w:rsid w:val="00CF35D7"/>
    <w:rsid w:val="00D03CB2"/>
    <w:rsid w:val="00D11224"/>
    <w:rsid w:val="00D36FC8"/>
    <w:rsid w:val="00D92DE7"/>
    <w:rsid w:val="00D94F67"/>
    <w:rsid w:val="00DA116E"/>
    <w:rsid w:val="00DB0678"/>
    <w:rsid w:val="00DE14E7"/>
    <w:rsid w:val="00DF68AE"/>
    <w:rsid w:val="00E010E8"/>
    <w:rsid w:val="00E03178"/>
    <w:rsid w:val="00E33F37"/>
    <w:rsid w:val="00E452EE"/>
    <w:rsid w:val="00E54002"/>
    <w:rsid w:val="00E71CA8"/>
    <w:rsid w:val="00E80E43"/>
    <w:rsid w:val="00E91EFF"/>
    <w:rsid w:val="00EC4294"/>
    <w:rsid w:val="00EC6C51"/>
    <w:rsid w:val="00EF0151"/>
    <w:rsid w:val="00F61D8E"/>
    <w:rsid w:val="00F7732B"/>
    <w:rsid w:val="00F82C23"/>
    <w:rsid w:val="00FA34B1"/>
    <w:rsid w:val="00FA38B3"/>
    <w:rsid w:val="00FC3963"/>
    <w:rsid w:val="00FC47D2"/>
    <w:rsid w:val="00FC5F38"/>
    <w:rsid w:val="00FD175B"/>
    <w:rsid w:val="00FE1EED"/>
    <w:rsid w:val="00FE47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10BB1"/>
  <w15:chartTrackingRefBased/>
  <w15:docId w15:val="{C3ADDBCB-4048-44B8-A839-D86F2077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18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18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188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E188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E18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188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E188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188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E188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E188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E188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E188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E188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E1886"/>
    <w:rPr>
      <w:rFonts w:eastAsiaTheme="majorEastAsia" w:cstheme="majorBidi"/>
      <w:color w:val="0F4761" w:themeColor="accent1" w:themeShade="BF"/>
    </w:rPr>
  </w:style>
  <w:style w:type="character" w:customStyle="1" w:styleId="60">
    <w:name w:val="標題 6 字元"/>
    <w:basedOn w:val="a0"/>
    <w:link w:val="6"/>
    <w:uiPriority w:val="9"/>
    <w:semiHidden/>
    <w:rsid w:val="006E1886"/>
    <w:rPr>
      <w:rFonts w:eastAsiaTheme="majorEastAsia" w:cstheme="majorBidi"/>
      <w:color w:val="595959" w:themeColor="text1" w:themeTint="A6"/>
    </w:rPr>
  </w:style>
  <w:style w:type="character" w:customStyle="1" w:styleId="70">
    <w:name w:val="標題 7 字元"/>
    <w:basedOn w:val="a0"/>
    <w:link w:val="7"/>
    <w:uiPriority w:val="9"/>
    <w:semiHidden/>
    <w:rsid w:val="006E1886"/>
    <w:rPr>
      <w:rFonts w:eastAsiaTheme="majorEastAsia" w:cstheme="majorBidi"/>
      <w:color w:val="595959" w:themeColor="text1" w:themeTint="A6"/>
    </w:rPr>
  </w:style>
  <w:style w:type="character" w:customStyle="1" w:styleId="80">
    <w:name w:val="標題 8 字元"/>
    <w:basedOn w:val="a0"/>
    <w:link w:val="8"/>
    <w:uiPriority w:val="9"/>
    <w:semiHidden/>
    <w:rsid w:val="006E1886"/>
    <w:rPr>
      <w:rFonts w:eastAsiaTheme="majorEastAsia" w:cstheme="majorBidi"/>
      <w:color w:val="272727" w:themeColor="text1" w:themeTint="D8"/>
    </w:rPr>
  </w:style>
  <w:style w:type="character" w:customStyle="1" w:styleId="90">
    <w:name w:val="標題 9 字元"/>
    <w:basedOn w:val="a0"/>
    <w:link w:val="9"/>
    <w:uiPriority w:val="9"/>
    <w:semiHidden/>
    <w:rsid w:val="006E1886"/>
    <w:rPr>
      <w:rFonts w:eastAsiaTheme="majorEastAsia" w:cstheme="majorBidi"/>
      <w:color w:val="272727" w:themeColor="text1" w:themeTint="D8"/>
    </w:rPr>
  </w:style>
  <w:style w:type="paragraph" w:styleId="a3">
    <w:name w:val="Title"/>
    <w:basedOn w:val="a"/>
    <w:next w:val="a"/>
    <w:link w:val="a4"/>
    <w:uiPriority w:val="10"/>
    <w:qFormat/>
    <w:rsid w:val="006E18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E1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8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E18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1886"/>
    <w:pPr>
      <w:spacing w:before="160"/>
      <w:jc w:val="center"/>
    </w:pPr>
    <w:rPr>
      <w:i/>
      <w:iCs/>
      <w:color w:val="404040" w:themeColor="text1" w:themeTint="BF"/>
    </w:rPr>
  </w:style>
  <w:style w:type="character" w:customStyle="1" w:styleId="a8">
    <w:name w:val="引文 字元"/>
    <w:basedOn w:val="a0"/>
    <w:link w:val="a7"/>
    <w:uiPriority w:val="29"/>
    <w:rsid w:val="006E1886"/>
    <w:rPr>
      <w:i/>
      <w:iCs/>
      <w:color w:val="404040" w:themeColor="text1" w:themeTint="BF"/>
    </w:rPr>
  </w:style>
  <w:style w:type="paragraph" w:styleId="a9">
    <w:name w:val="List Paragraph"/>
    <w:basedOn w:val="a"/>
    <w:uiPriority w:val="34"/>
    <w:qFormat/>
    <w:rsid w:val="006E1886"/>
    <w:pPr>
      <w:ind w:left="720"/>
      <w:contextualSpacing/>
    </w:pPr>
  </w:style>
  <w:style w:type="character" w:styleId="aa">
    <w:name w:val="Intense Emphasis"/>
    <w:basedOn w:val="a0"/>
    <w:uiPriority w:val="21"/>
    <w:qFormat/>
    <w:rsid w:val="006E1886"/>
    <w:rPr>
      <w:i/>
      <w:iCs/>
      <w:color w:val="0F4761" w:themeColor="accent1" w:themeShade="BF"/>
    </w:rPr>
  </w:style>
  <w:style w:type="paragraph" w:styleId="ab">
    <w:name w:val="Intense Quote"/>
    <w:basedOn w:val="a"/>
    <w:next w:val="a"/>
    <w:link w:val="ac"/>
    <w:uiPriority w:val="30"/>
    <w:qFormat/>
    <w:rsid w:val="006E1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E1886"/>
    <w:rPr>
      <w:i/>
      <w:iCs/>
      <w:color w:val="0F4761" w:themeColor="accent1" w:themeShade="BF"/>
    </w:rPr>
  </w:style>
  <w:style w:type="character" w:styleId="ad">
    <w:name w:val="Intense Reference"/>
    <w:basedOn w:val="a0"/>
    <w:uiPriority w:val="32"/>
    <w:qFormat/>
    <w:rsid w:val="006E1886"/>
    <w:rPr>
      <w:b/>
      <w:bCs/>
      <w:smallCaps/>
      <w:color w:val="0F4761" w:themeColor="accent1" w:themeShade="BF"/>
      <w:spacing w:val="5"/>
    </w:rPr>
  </w:style>
  <w:style w:type="paragraph" w:styleId="ae">
    <w:name w:val="header"/>
    <w:basedOn w:val="a"/>
    <w:link w:val="af"/>
    <w:uiPriority w:val="99"/>
    <w:unhideWhenUsed/>
    <w:rsid w:val="002A4F4C"/>
    <w:pPr>
      <w:tabs>
        <w:tab w:val="center" w:pos="4153"/>
        <w:tab w:val="right" w:pos="8306"/>
      </w:tabs>
      <w:snapToGrid w:val="0"/>
    </w:pPr>
    <w:rPr>
      <w:sz w:val="20"/>
      <w:szCs w:val="20"/>
    </w:rPr>
  </w:style>
  <w:style w:type="character" w:customStyle="1" w:styleId="af">
    <w:name w:val="頁首 字元"/>
    <w:basedOn w:val="a0"/>
    <w:link w:val="ae"/>
    <w:uiPriority w:val="99"/>
    <w:rsid w:val="002A4F4C"/>
    <w:rPr>
      <w:sz w:val="20"/>
      <w:szCs w:val="20"/>
    </w:rPr>
  </w:style>
  <w:style w:type="paragraph" w:styleId="af0">
    <w:name w:val="footer"/>
    <w:basedOn w:val="a"/>
    <w:link w:val="af1"/>
    <w:uiPriority w:val="99"/>
    <w:unhideWhenUsed/>
    <w:rsid w:val="002A4F4C"/>
    <w:pPr>
      <w:tabs>
        <w:tab w:val="center" w:pos="4153"/>
        <w:tab w:val="right" w:pos="8306"/>
      </w:tabs>
      <w:snapToGrid w:val="0"/>
    </w:pPr>
    <w:rPr>
      <w:sz w:val="20"/>
      <w:szCs w:val="20"/>
    </w:rPr>
  </w:style>
  <w:style w:type="character" w:customStyle="1" w:styleId="af1">
    <w:name w:val="頁尾 字元"/>
    <w:basedOn w:val="a0"/>
    <w:link w:val="af0"/>
    <w:uiPriority w:val="99"/>
    <w:rsid w:val="002A4F4C"/>
    <w:rPr>
      <w:sz w:val="20"/>
      <w:szCs w:val="20"/>
    </w:rPr>
  </w:style>
  <w:style w:type="paragraph" w:styleId="af2">
    <w:name w:val="footnote text"/>
    <w:basedOn w:val="a"/>
    <w:link w:val="af3"/>
    <w:uiPriority w:val="99"/>
    <w:unhideWhenUsed/>
    <w:rsid w:val="002A4F4C"/>
    <w:pPr>
      <w:snapToGrid w:val="0"/>
    </w:pPr>
    <w:rPr>
      <w:sz w:val="20"/>
      <w:szCs w:val="20"/>
    </w:rPr>
  </w:style>
  <w:style w:type="character" w:customStyle="1" w:styleId="af3">
    <w:name w:val="註腳文字 字元"/>
    <w:basedOn w:val="a0"/>
    <w:link w:val="af2"/>
    <w:uiPriority w:val="99"/>
    <w:rsid w:val="002A4F4C"/>
    <w:rPr>
      <w:sz w:val="20"/>
      <w:szCs w:val="20"/>
    </w:rPr>
  </w:style>
  <w:style w:type="character" w:styleId="af4">
    <w:name w:val="footnote reference"/>
    <w:basedOn w:val="a0"/>
    <w:uiPriority w:val="99"/>
    <w:semiHidden/>
    <w:unhideWhenUsed/>
    <w:rsid w:val="002A4F4C"/>
    <w:rPr>
      <w:vertAlign w:val="superscript"/>
    </w:rPr>
  </w:style>
  <w:style w:type="paragraph" w:styleId="af5">
    <w:name w:val="Revision"/>
    <w:hidden/>
    <w:uiPriority w:val="99"/>
    <w:semiHidden/>
    <w:rsid w:val="008D2E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4.png"/><Relationship Id="rId18" Type="http://schemas.openxmlformats.org/officeDocument/2006/relationships/image" Target="media/image27.png"/><Relationship Id="rId26" Type="http://schemas.openxmlformats.org/officeDocument/2006/relationships/image" Target="media/image36.png"/><Relationship Id="rId39" Type="http://schemas.openxmlformats.org/officeDocument/2006/relationships/image" Target="media/image63.png"/><Relationship Id="rId21" Type="http://schemas.openxmlformats.org/officeDocument/2006/relationships/image" Target="media/image32.png"/><Relationship Id="rId34" Type="http://schemas.openxmlformats.org/officeDocument/2006/relationships/image" Target="media/image57.png"/><Relationship Id="rId42" Type="http://schemas.openxmlformats.org/officeDocument/2006/relationships/image" Target="media/image67.png"/><Relationship Id="rId47" Type="http://schemas.openxmlformats.org/officeDocument/2006/relationships/image" Target="media/image77.png"/><Relationship Id="rId50" Type="http://schemas.openxmlformats.org/officeDocument/2006/relationships/image" Target="media/image82.png"/><Relationship Id="rId55" Type="http://schemas.openxmlformats.org/officeDocument/2006/relationships/image" Target="media/image8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5.png"/><Relationship Id="rId29" Type="http://schemas.openxmlformats.org/officeDocument/2006/relationships/image" Target="media/image43.png"/><Relationship Id="rId11" Type="http://schemas.openxmlformats.org/officeDocument/2006/relationships/image" Target="media/image5.png"/><Relationship Id="rId24" Type="http://schemas.openxmlformats.org/officeDocument/2006/relationships/image" Target="media/image35.png"/><Relationship Id="rId32" Type="http://schemas.openxmlformats.org/officeDocument/2006/relationships/image" Target="media/image47.png"/><Relationship Id="rId37" Type="http://schemas.openxmlformats.org/officeDocument/2006/relationships/image" Target="media/image61.png"/><Relationship Id="rId40" Type="http://schemas.openxmlformats.org/officeDocument/2006/relationships/image" Target="media/image64.png"/><Relationship Id="rId45" Type="http://schemas.openxmlformats.org/officeDocument/2006/relationships/image" Target="media/image73.png"/><Relationship Id="rId53" Type="http://schemas.openxmlformats.org/officeDocument/2006/relationships/image" Target="media/image8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8.png"/><Relationship Id="rId22" Type="http://schemas.openxmlformats.org/officeDocument/2006/relationships/image" Target="media/image33.png"/><Relationship Id="rId27" Type="http://schemas.openxmlformats.org/officeDocument/2006/relationships/image" Target="media/image37.png"/><Relationship Id="rId30" Type="http://schemas.openxmlformats.org/officeDocument/2006/relationships/image" Target="media/image44.png"/><Relationship Id="rId35" Type="http://schemas.openxmlformats.org/officeDocument/2006/relationships/image" Target="media/image58.png"/><Relationship Id="rId43" Type="http://schemas.openxmlformats.org/officeDocument/2006/relationships/image" Target="media/image68.png"/><Relationship Id="rId48" Type="http://schemas.openxmlformats.org/officeDocument/2006/relationships/image" Target="media/image78.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26.png"/><Relationship Id="rId25" Type="http://schemas.openxmlformats.org/officeDocument/2006/relationships/image" Target="media/image38.png"/><Relationship Id="rId33" Type="http://schemas.openxmlformats.org/officeDocument/2006/relationships/image" Target="media/image54.png"/><Relationship Id="rId38" Type="http://schemas.openxmlformats.org/officeDocument/2006/relationships/image" Target="media/image62.png"/><Relationship Id="rId46" Type="http://schemas.openxmlformats.org/officeDocument/2006/relationships/image" Target="media/image76.png"/><Relationship Id="rId20" Type="http://schemas.openxmlformats.org/officeDocument/2006/relationships/image" Target="media/image31.png"/><Relationship Id="rId41" Type="http://schemas.openxmlformats.org/officeDocument/2006/relationships/image" Target="media/image65.png"/><Relationship Id="rId54"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2.png"/><Relationship Id="rId23" Type="http://schemas.openxmlformats.org/officeDocument/2006/relationships/image" Target="media/image34.png"/><Relationship Id="rId28" Type="http://schemas.openxmlformats.org/officeDocument/2006/relationships/image" Target="media/image42.png"/><Relationship Id="rId36" Type="http://schemas.openxmlformats.org/officeDocument/2006/relationships/image" Target="media/image60.png"/><Relationship Id="rId49" Type="http://schemas.openxmlformats.org/officeDocument/2006/relationships/image" Target="media/image79.png"/><Relationship Id="rId57" Type="http://schemas.microsoft.com/office/2011/relationships/people" Target="people.xml"/><Relationship Id="rId10" Type="http://schemas.openxmlformats.org/officeDocument/2006/relationships/image" Target="media/image4.png"/><Relationship Id="rId31" Type="http://schemas.openxmlformats.org/officeDocument/2006/relationships/image" Target="media/image46.png"/><Relationship Id="rId44" Type="http://schemas.openxmlformats.org/officeDocument/2006/relationships/image" Target="media/image72.png"/><Relationship Id="rId52" Type="http://schemas.openxmlformats.org/officeDocument/2006/relationships/image" Target="media/image84.png"/></Relationships>
</file>

<file path=word/_rels/footnotes.xml.rels><?xml version="1.0" encoding="UTF-8" standalone="yes"?>
<Relationships xmlns="http://schemas.openxmlformats.org/package/2006/relationships"><Relationship Id="rId13" Type="http://schemas.openxmlformats.org/officeDocument/2006/relationships/image" Target="media/image18.png"/><Relationship Id="rId18" Type="http://schemas.openxmlformats.org/officeDocument/2006/relationships/image" Target="media/image23.png"/><Relationship Id="rId26" Type="http://schemas.openxmlformats.org/officeDocument/2006/relationships/image" Target="media/image39.png"/><Relationship Id="rId39" Type="http://schemas.openxmlformats.org/officeDocument/2006/relationships/image" Target="media/image59.png"/><Relationship Id="rId21" Type="http://schemas.openxmlformats.org/officeDocument/2006/relationships/image" Target="media/image29.png"/><Relationship Id="rId34" Type="http://schemas.openxmlformats.org/officeDocument/2006/relationships/image" Target="media/image51.png"/><Relationship Id="rId42" Type="http://schemas.openxmlformats.org/officeDocument/2006/relationships/image" Target="media/image69.png"/><Relationship Id="rId47" Type="http://schemas.openxmlformats.org/officeDocument/2006/relationships/image" Target="media/image75.png"/><Relationship Id="rId50" Type="http://schemas.openxmlformats.org/officeDocument/2006/relationships/image" Target="media/image34.png"/><Relationship Id="rId55" Type="http://schemas.openxmlformats.org/officeDocument/2006/relationships/image" Target="media/image85.png"/><Relationship Id="rId7" Type="http://schemas.openxmlformats.org/officeDocument/2006/relationships/image" Target="media/image11.png"/><Relationship Id="rId2" Type="http://schemas.openxmlformats.org/officeDocument/2006/relationships/image" Target="media/image4.png"/><Relationship Id="rId16" Type="http://schemas.openxmlformats.org/officeDocument/2006/relationships/image" Target="media/image21.png"/><Relationship Id="rId29" Type="http://schemas.openxmlformats.org/officeDocument/2006/relationships/image" Target="media/image45.png"/><Relationship Id="rId11" Type="http://schemas.openxmlformats.org/officeDocument/2006/relationships/image" Target="media/image16.png"/><Relationship Id="rId24" Type="http://schemas.openxmlformats.org/officeDocument/2006/relationships/image" Target="media/image36.png"/><Relationship Id="rId32" Type="http://schemas.openxmlformats.org/officeDocument/2006/relationships/image" Target="media/image49.png"/><Relationship Id="rId37" Type="http://schemas.openxmlformats.org/officeDocument/2006/relationships/image" Target="media/image55.png"/><Relationship Id="rId40" Type="http://schemas.openxmlformats.org/officeDocument/2006/relationships/image" Target="media/image65.png"/><Relationship Id="rId45" Type="http://schemas.openxmlformats.org/officeDocument/2006/relationships/image" Target="media/image73.png"/><Relationship Id="rId53" Type="http://schemas.openxmlformats.org/officeDocument/2006/relationships/image" Target="media/image82.png"/><Relationship Id="rId58" Type="http://schemas.openxmlformats.org/officeDocument/2006/relationships/image" Target="media/image88.png"/><Relationship Id="rId5" Type="http://schemas.openxmlformats.org/officeDocument/2006/relationships/image" Target="media/image9.png"/><Relationship Id="rId19" Type="http://schemas.openxmlformats.org/officeDocument/2006/relationships/image" Target="media/image24.png"/><Relationship Id="rId4" Type="http://schemas.openxmlformats.org/officeDocument/2006/relationships/image" Target="media/image8.png"/><Relationship Id="rId9" Type="http://schemas.openxmlformats.org/officeDocument/2006/relationships/image" Target="media/image13.png"/><Relationship Id="rId14" Type="http://schemas.openxmlformats.org/officeDocument/2006/relationships/image" Target="media/image19.png"/><Relationship Id="rId22" Type="http://schemas.openxmlformats.org/officeDocument/2006/relationships/image" Target="media/image27.png"/><Relationship Id="rId27" Type="http://schemas.openxmlformats.org/officeDocument/2006/relationships/image" Target="media/image40.png"/><Relationship Id="rId30" Type="http://schemas.openxmlformats.org/officeDocument/2006/relationships/image" Target="media/image47.png"/><Relationship Id="rId35" Type="http://schemas.openxmlformats.org/officeDocument/2006/relationships/image" Target="media/image52.png"/><Relationship Id="rId43" Type="http://schemas.openxmlformats.org/officeDocument/2006/relationships/image" Target="media/image70.png"/><Relationship Id="rId48" Type="http://schemas.openxmlformats.org/officeDocument/2006/relationships/image" Target="media/image77.png"/><Relationship Id="rId56" Type="http://schemas.openxmlformats.org/officeDocument/2006/relationships/image" Target="media/image87.png"/><Relationship Id="rId8" Type="http://schemas.openxmlformats.org/officeDocument/2006/relationships/image" Target="media/image12.png"/><Relationship Id="rId51" Type="http://schemas.openxmlformats.org/officeDocument/2006/relationships/image" Target="media/image81.png"/><Relationship Id="rId3" Type="http://schemas.openxmlformats.org/officeDocument/2006/relationships/image" Target="media/image6.png"/><Relationship Id="rId12" Type="http://schemas.openxmlformats.org/officeDocument/2006/relationships/image" Target="media/image17.png"/><Relationship Id="rId17" Type="http://schemas.openxmlformats.org/officeDocument/2006/relationships/image" Target="media/image22.png"/><Relationship Id="rId25" Type="http://schemas.openxmlformats.org/officeDocument/2006/relationships/image" Target="media/image37.png"/><Relationship Id="rId33" Type="http://schemas.openxmlformats.org/officeDocument/2006/relationships/image" Target="media/image50.png"/><Relationship Id="rId38" Type="http://schemas.openxmlformats.org/officeDocument/2006/relationships/image" Target="media/image56.png"/><Relationship Id="rId46" Type="http://schemas.openxmlformats.org/officeDocument/2006/relationships/image" Target="media/image74.png"/><Relationship Id="rId59" Type="http://schemas.openxmlformats.org/officeDocument/2006/relationships/image" Target="media/image91.png"/><Relationship Id="rId20" Type="http://schemas.openxmlformats.org/officeDocument/2006/relationships/image" Target="media/image28.png"/><Relationship Id="rId41" Type="http://schemas.openxmlformats.org/officeDocument/2006/relationships/image" Target="media/image66.png"/><Relationship Id="rId54" Type="http://schemas.openxmlformats.org/officeDocument/2006/relationships/image" Target="media/image86.png"/><Relationship Id="rId1" Type="http://schemas.openxmlformats.org/officeDocument/2006/relationships/image" Target="media/image3.png"/><Relationship Id="rId6" Type="http://schemas.openxmlformats.org/officeDocument/2006/relationships/image" Target="media/image10.png"/><Relationship Id="rId15" Type="http://schemas.openxmlformats.org/officeDocument/2006/relationships/image" Target="media/image20.png"/><Relationship Id="rId23" Type="http://schemas.openxmlformats.org/officeDocument/2006/relationships/image" Target="media/image31.png"/><Relationship Id="rId28" Type="http://schemas.openxmlformats.org/officeDocument/2006/relationships/image" Target="media/image41.png"/><Relationship Id="rId36" Type="http://schemas.openxmlformats.org/officeDocument/2006/relationships/image" Target="media/image53.png"/><Relationship Id="rId49" Type="http://schemas.openxmlformats.org/officeDocument/2006/relationships/image" Target="media/image80.png"/><Relationship Id="rId57" Type="http://schemas.openxmlformats.org/officeDocument/2006/relationships/image" Target="media/image90.png"/><Relationship Id="rId10" Type="http://schemas.openxmlformats.org/officeDocument/2006/relationships/image" Target="media/image15.png"/><Relationship Id="rId31" Type="http://schemas.openxmlformats.org/officeDocument/2006/relationships/image" Target="media/image48.png"/><Relationship Id="rId44" Type="http://schemas.openxmlformats.org/officeDocument/2006/relationships/image" Target="media/image71.png"/><Relationship Id="rId52" Type="http://schemas.openxmlformats.org/officeDocument/2006/relationships/image" Target="media/image2.png"/><Relationship Id="rId60" Type="http://schemas.openxmlformats.org/officeDocument/2006/relationships/image" Target="media/image9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3FE07-1164-4C45-AC29-F27F2F345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1964</TotalTime>
  <Pages>22</Pages>
  <Words>1526</Words>
  <Characters>1710</Characters>
  <Application>Microsoft Office Word</Application>
  <DocSecurity>0</DocSecurity>
  <Lines>57</Lines>
  <Paragraphs>23</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Chi Ki Caily</dc:creator>
  <cp:keywords/>
  <dc:description/>
  <cp:lastModifiedBy>MAK, Chi Ki Caily [CHL]</cp:lastModifiedBy>
  <cp:revision>67</cp:revision>
  <dcterms:created xsi:type="dcterms:W3CDTF">2024-10-17T04:26:00Z</dcterms:created>
  <dcterms:modified xsi:type="dcterms:W3CDTF">2025-02-17T14:10:00Z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a1235db4-f2e5-4f63-a03f-4a40902e263d</vt:lpwstr>
  </property>
</Properties>
</file>