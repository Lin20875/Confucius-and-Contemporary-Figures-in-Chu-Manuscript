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EE53" w14:textId="323F4B04" w:rsidR="000E0A7B" w:rsidRPr="00347FA3" w:rsidRDefault="000E0A7B" w:rsidP="000E0A7B">
      <w:pPr>
        <w:pStyle w:val="1"/>
        <w:rPr>
          <w:rFonts w:ascii="Times New Roman" w:hAnsi="Times New Roman" w:cs="Times New Roman"/>
          <w:sz w:val="24"/>
          <w:szCs w:val="24"/>
        </w:rPr>
      </w:pPr>
      <w:r w:rsidRPr="00347FA3">
        <w:rPr>
          <w:rFonts w:ascii="Times New Roman" w:hAnsi="Times New Roman" w:cs="Times New Roman"/>
          <w:sz w:val="24"/>
          <w:szCs w:val="24"/>
        </w:rPr>
        <w:t>史蒥問於夫子</w:t>
      </w:r>
    </w:p>
    <w:p w14:paraId="3AF2E981" w14:textId="77777777" w:rsidR="000E0A7B" w:rsidRPr="00347FA3" w:rsidRDefault="000E0A7B" w:rsidP="000E0A7B">
      <w:pPr>
        <w:rPr>
          <w:rFonts w:ascii="Times New Roman" w:eastAsiaTheme="majorEastAsia" w:hAnsi="Times New Roman" w:cs="Times New Roman"/>
        </w:rPr>
      </w:pPr>
    </w:p>
    <w:p w14:paraId="13F4BD60" w14:textId="182D5292" w:rsidR="000E0A7B" w:rsidRPr="00347FA3" w:rsidRDefault="000E0A7B" w:rsidP="000E0A7B">
      <w:pPr>
        <w:pStyle w:val="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7FA3">
        <w:rPr>
          <w:rFonts w:ascii="Times New Roman" w:hAnsi="Times New Roman" w:cs="Times New Roman"/>
          <w:sz w:val="24"/>
          <w:szCs w:val="24"/>
        </w:rPr>
        <w:t>本篇字跡、</w:t>
      </w:r>
      <w:proofErr w:type="gramStart"/>
      <w:r w:rsidRPr="00347FA3">
        <w:rPr>
          <w:rFonts w:ascii="Times New Roman" w:hAnsi="Times New Roman" w:cs="Times New Roman"/>
          <w:sz w:val="24"/>
          <w:szCs w:val="24"/>
        </w:rPr>
        <w:t>竹簡編聯問題</w:t>
      </w:r>
      <w:proofErr w:type="gramEnd"/>
    </w:p>
    <w:p w14:paraId="22213469" w14:textId="59106583" w:rsidR="008803ED" w:rsidRPr="00347FA3" w:rsidRDefault="008803ED" w:rsidP="000E0A7B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整理者：本</w:t>
      </w:r>
      <w:proofErr w:type="gramStart"/>
      <w:r w:rsidRPr="00347FA3">
        <w:rPr>
          <w:rFonts w:ascii="Times New Roman" w:eastAsiaTheme="majorEastAsia" w:hAnsi="Times New Roman" w:cs="Times New Roman"/>
        </w:rPr>
        <w:t>篇完簡原</w:t>
      </w:r>
      <w:proofErr w:type="gramEnd"/>
      <w:r w:rsidRPr="00347FA3">
        <w:rPr>
          <w:rFonts w:ascii="Times New Roman" w:eastAsiaTheme="majorEastAsia" w:hAnsi="Times New Roman" w:cs="Times New Roman"/>
        </w:rPr>
        <w:t>長約</w:t>
      </w:r>
      <w:r w:rsidRPr="00347FA3">
        <w:rPr>
          <w:rFonts w:ascii="Times New Roman" w:eastAsiaTheme="majorEastAsia" w:hAnsi="Times New Roman" w:cs="Times New Roman"/>
        </w:rPr>
        <w:t>37</w:t>
      </w:r>
      <w:r w:rsidRPr="00347FA3">
        <w:rPr>
          <w:rFonts w:ascii="Times New Roman" w:eastAsiaTheme="majorEastAsia" w:hAnsi="Times New Roman" w:cs="Times New Roman"/>
        </w:rPr>
        <w:t>厘米，</w:t>
      </w:r>
      <w:proofErr w:type="gramStart"/>
      <w:r w:rsidRPr="00347FA3">
        <w:rPr>
          <w:rFonts w:ascii="Times New Roman" w:eastAsiaTheme="majorEastAsia" w:hAnsi="Times New Roman" w:cs="Times New Roman"/>
        </w:rPr>
        <w:t>每簡寬</w:t>
      </w:r>
      <w:proofErr w:type="gramEnd"/>
      <w:r w:rsidRPr="00347FA3">
        <w:rPr>
          <w:rFonts w:ascii="Times New Roman" w:eastAsiaTheme="majorEastAsia" w:hAnsi="Times New Roman" w:cs="Times New Roman"/>
        </w:rPr>
        <w:t>0.6</w:t>
      </w:r>
      <w:r w:rsidRPr="00347FA3">
        <w:rPr>
          <w:rFonts w:ascii="Times New Roman" w:eastAsiaTheme="majorEastAsia" w:hAnsi="Times New Roman" w:cs="Times New Roman"/>
        </w:rPr>
        <w:t>厘米，厚</w:t>
      </w:r>
      <w:r w:rsidRPr="00347FA3">
        <w:rPr>
          <w:rFonts w:ascii="Times New Roman" w:eastAsiaTheme="majorEastAsia" w:hAnsi="Times New Roman" w:cs="Times New Roman"/>
        </w:rPr>
        <w:t>0.12</w:t>
      </w:r>
      <w:r w:rsidRPr="00347FA3">
        <w:rPr>
          <w:rFonts w:ascii="Times New Roman" w:eastAsiaTheme="majorEastAsia" w:hAnsi="Times New Roman" w:cs="Times New Roman"/>
        </w:rPr>
        <w:t>厘米左右。上下兩端平頭，</w:t>
      </w:r>
      <w:proofErr w:type="gramStart"/>
      <w:r w:rsidRPr="00347FA3">
        <w:rPr>
          <w:rFonts w:ascii="Times New Roman" w:eastAsiaTheme="majorEastAsia" w:hAnsi="Times New Roman" w:cs="Times New Roman"/>
        </w:rPr>
        <w:t>契口居簡右側</w:t>
      </w:r>
      <w:proofErr w:type="gramEnd"/>
      <w:r w:rsidRPr="00347FA3">
        <w:rPr>
          <w:rFonts w:ascii="Times New Roman" w:eastAsiaTheme="majorEastAsia" w:hAnsi="Times New Roman" w:cs="Times New Roman"/>
        </w:rPr>
        <w:t>，第一</w:t>
      </w:r>
      <w:proofErr w:type="gramStart"/>
      <w:r w:rsidRPr="00347FA3">
        <w:rPr>
          <w:rFonts w:ascii="Times New Roman" w:eastAsiaTheme="majorEastAsia" w:hAnsi="Times New Roman" w:cs="Times New Roman"/>
        </w:rPr>
        <w:t>契口距上端</w:t>
      </w:r>
      <w:proofErr w:type="gramEnd"/>
      <w:r w:rsidRPr="00347FA3">
        <w:rPr>
          <w:rFonts w:ascii="Times New Roman" w:eastAsiaTheme="majorEastAsia" w:hAnsi="Times New Roman" w:cs="Times New Roman"/>
        </w:rPr>
        <w:t>約</w:t>
      </w:r>
      <w:r w:rsidRPr="00347FA3">
        <w:rPr>
          <w:rFonts w:ascii="Times New Roman" w:eastAsiaTheme="majorEastAsia" w:hAnsi="Times New Roman" w:cs="Times New Roman"/>
        </w:rPr>
        <w:t>10</w:t>
      </w:r>
      <w:r w:rsidRPr="00347FA3">
        <w:rPr>
          <w:rFonts w:ascii="Times New Roman" w:eastAsiaTheme="majorEastAsia" w:hAnsi="Times New Roman" w:cs="Times New Roman"/>
        </w:rPr>
        <w:t>厘米，第一契口與第二契口間距約</w:t>
      </w:r>
      <w:r w:rsidRPr="00347FA3">
        <w:rPr>
          <w:rFonts w:ascii="Times New Roman" w:eastAsiaTheme="majorEastAsia" w:hAnsi="Times New Roman" w:cs="Times New Roman"/>
        </w:rPr>
        <w:t>17</w:t>
      </w:r>
      <w:r w:rsidRPr="00347FA3">
        <w:rPr>
          <w:rFonts w:ascii="Times New Roman" w:eastAsiaTheme="majorEastAsia" w:hAnsi="Times New Roman" w:cs="Times New Roman"/>
        </w:rPr>
        <w:t>厘米，第二</w:t>
      </w:r>
      <w:proofErr w:type="gramStart"/>
      <w:r w:rsidRPr="00347FA3">
        <w:rPr>
          <w:rFonts w:ascii="Times New Roman" w:eastAsiaTheme="majorEastAsia" w:hAnsi="Times New Roman" w:cs="Times New Roman"/>
        </w:rPr>
        <w:t>契口距</w:t>
      </w:r>
      <w:proofErr w:type="gramEnd"/>
      <w:r w:rsidRPr="00347FA3">
        <w:rPr>
          <w:rFonts w:ascii="Times New Roman" w:eastAsiaTheme="majorEastAsia" w:hAnsi="Times New Roman" w:cs="Times New Roman"/>
        </w:rPr>
        <w:t>下端約</w:t>
      </w:r>
      <w:r w:rsidRPr="00347FA3">
        <w:rPr>
          <w:rFonts w:ascii="Times New Roman" w:eastAsiaTheme="majorEastAsia" w:hAnsi="Times New Roman" w:cs="Times New Roman"/>
        </w:rPr>
        <w:t>10</w:t>
      </w:r>
      <w:r w:rsidRPr="00347FA3">
        <w:rPr>
          <w:rFonts w:ascii="Times New Roman" w:eastAsiaTheme="majorEastAsia" w:hAnsi="Times New Roman" w:cs="Times New Roman"/>
        </w:rPr>
        <w:t>厘米，竹簡兩道</w:t>
      </w:r>
      <w:proofErr w:type="gramStart"/>
      <w:r w:rsidRPr="00347FA3">
        <w:rPr>
          <w:rFonts w:ascii="Times New Roman" w:eastAsiaTheme="majorEastAsia" w:hAnsi="Times New Roman" w:cs="Times New Roman"/>
        </w:rPr>
        <w:t>編繩，</w:t>
      </w:r>
      <w:proofErr w:type="gramEnd"/>
      <w:r w:rsidRPr="00347FA3">
        <w:rPr>
          <w:rFonts w:ascii="Times New Roman" w:eastAsiaTheme="majorEastAsia" w:hAnsi="Times New Roman" w:cs="Times New Roman"/>
        </w:rPr>
        <w:t>竹黃面書寫文字。</w:t>
      </w:r>
      <w:proofErr w:type="gramStart"/>
      <w:r w:rsidRPr="00347FA3">
        <w:rPr>
          <w:rFonts w:ascii="Times New Roman" w:eastAsiaTheme="majorEastAsia" w:hAnsi="Times New Roman" w:cs="Times New Roman"/>
        </w:rPr>
        <w:t>滿簡書寫</w:t>
      </w:r>
      <w:proofErr w:type="gramEnd"/>
      <w:r w:rsidRPr="00347FA3">
        <w:rPr>
          <w:rFonts w:ascii="Times New Roman" w:eastAsiaTheme="majorEastAsia" w:hAnsi="Times New Roman" w:cs="Times New Roman"/>
        </w:rPr>
        <w:t>，上下不</w:t>
      </w:r>
      <w:proofErr w:type="gramStart"/>
      <w:r w:rsidRPr="00347FA3">
        <w:rPr>
          <w:rFonts w:ascii="Times New Roman" w:eastAsiaTheme="majorEastAsia" w:hAnsi="Times New Roman" w:cs="Times New Roman"/>
        </w:rPr>
        <w:t>留天頭</w:t>
      </w:r>
      <w:proofErr w:type="gramEnd"/>
      <w:r w:rsidRPr="00347FA3">
        <w:rPr>
          <w:rFonts w:ascii="Times New Roman" w:eastAsiaTheme="majorEastAsia" w:hAnsi="Times New Roman" w:cs="Times New Roman"/>
        </w:rPr>
        <w:t>、地</w:t>
      </w:r>
      <w:r w:rsidR="004811A1" w:rsidRPr="004811A1">
        <w:rPr>
          <w:rFonts w:ascii="Times New Roman" w:eastAsiaTheme="majorEastAsia" w:hAnsi="Times New Roman" w:cs="Times New Roman" w:hint="eastAsia"/>
        </w:rPr>
        <w:t>腳</w:t>
      </w:r>
      <w:r w:rsidRPr="00347FA3">
        <w:rPr>
          <w:rFonts w:ascii="Times New Roman" w:eastAsiaTheme="majorEastAsia" w:hAnsi="Times New Roman" w:cs="Times New Roman"/>
        </w:rPr>
        <w:t>。</w:t>
      </w:r>
    </w:p>
    <w:p w14:paraId="693AEFE4" w14:textId="57744252" w:rsidR="000E0A7B" w:rsidRPr="00347FA3" w:rsidRDefault="000E0A7B" w:rsidP="000E0A7B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學界對本篇</w:t>
      </w:r>
      <w:proofErr w:type="gramStart"/>
      <w:r w:rsidRPr="00347FA3">
        <w:rPr>
          <w:rFonts w:ascii="Times New Roman" w:eastAsiaTheme="majorEastAsia" w:hAnsi="Times New Roman" w:cs="Times New Roman"/>
        </w:rPr>
        <w:t>的編聯討論</w:t>
      </w:r>
      <w:proofErr w:type="gramEnd"/>
      <w:r w:rsidRPr="00347FA3">
        <w:rPr>
          <w:rFonts w:ascii="Times New Roman" w:eastAsiaTheme="majorEastAsia" w:hAnsi="Times New Roman" w:cs="Times New Roman"/>
        </w:rPr>
        <w:t>，源於簡文與</w:t>
      </w:r>
      <w:proofErr w:type="gramStart"/>
      <w:r w:rsidRPr="00347FA3">
        <w:rPr>
          <w:rFonts w:ascii="Times New Roman" w:eastAsiaTheme="majorEastAsia" w:hAnsi="Times New Roman" w:cs="Times New Roman"/>
        </w:rPr>
        <w:t>上博簡</w:t>
      </w:r>
      <w:proofErr w:type="gramEnd"/>
      <w:r w:rsidRPr="00347FA3">
        <w:rPr>
          <w:rFonts w:ascii="Times New Roman" w:eastAsiaTheme="majorEastAsia" w:hAnsi="Times New Roman" w:cs="Times New Roman"/>
        </w:rPr>
        <w:t>六《孔子見季桓子》爲同一書體、編繩應爲三道兩大推測：</w:t>
      </w:r>
    </w:p>
    <w:p w14:paraId="2065DACF" w14:textId="1E168A1D" w:rsidR="00873374" w:rsidRPr="00347FA3" w:rsidRDefault="000E0A7B" w:rsidP="00D031B6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海天遊</w:t>
      </w:r>
      <w:proofErr w:type="gramStart"/>
      <w:r w:rsidRPr="00347FA3">
        <w:rPr>
          <w:rFonts w:ascii="Times New Roman" w:eastAsiaTheme="majorEastAsia" w:hAnsi="Times New Roman" w:cs="Times New Roman"/>
        </w:rPr>
        <w:t>蹤</w:t>
      </w:r>
      <w:proofErr w:type="gramEnd"/>
      <w:r w:rsidRPr="00347FA3">
        <w:rPr>
          <w:rFonts w:ascii="Times New Roman" w:eastAsiaTheme="majorEastAsia" w:hAnsi="Times New Roman" w:cs="Times New Roman"/>
        </w:rPr>
        <w:t>2013</w:t>
      </w:r>
      <w:r w:rsidRPr="00347FA3">
        <w:rPr>
          <w:rFonts w:ascii="Times New Roman" w:eastAsiaTheme="majorEastAsia" w:hAnsi="Times New Roman" w:cs="Times New Roman"/>
        </w:rPr>
        <w:t>、蘇建洲</w:t>
      </w:r>
      <w:r w:rsidRPr="00347FA3">
        <w:rPr>
          <w:rFonts w:ascii="Times New Roman" w:eastAsiaTheme="majorEastAsia" w:hAnsi="Times New Roman" w:cs="Times New Roman"/>
        </w:rPr>
        <w:t>2013</w:t>
      </w:r>
      <w:r w:rsidRPr="00347FA3">
        <w:rPr>
          <w:rFonts w:ascii="Times New Roman" w:eastAsiaTheme="majorEastAsia" w:hAnsi="Times New Roman" w:cs="Times New Roman"/>
        </w:rPr>
        <w:t>：本篇簡文的字跡與《孔子見季桓子》相同，是同一位書手所寫。</w:t>
      </w:r>
      <w:proofErr w:type="gramStart"/>
      <w:r w:rsidR="00873374" w:rsidRPr="00347FA3">
        <w:rPr>
          <w:rFonts w:ascii="Times New Roman" w:eastAsiaTheme="majorEastAsia" w:hAnsi="Times New Roman" w:cs="Times New Roman"/>
        </w:rPr>
        <w:t>楚簡</w:t>
      </w:r>
      <w:proofErr w:type="gramEnd"/>
      <w:r w:rsidR="00873374" w:rsidRPr="00347FA3">
        <w:rPr>
          <w:rFonts w:ascii="Times New Roman" w:eastAsiaTheme="majorEastAsia" w:hAnsi="Times New Roman" w:cs="Times New Roman"/>
        </w:rPr>
        <w:t>「美」皆從「微」得聲。</w:t>
      </w:r>
      <w:proofErr w:type="gramStart"/>
      <w:r w:rsidR="00873374" w:rsidRPr="00347FA3">
        <w:rPr>
          <w:rFonts w:ascii="Times New Roman" w:eastAsiaTheme="majorEastAsia" w:hAnsi="Times New Roman" w:cs="Times New Roman"/>
        </w:rPr>
        <w:t>本篇簡</w:t>
      </w:r>
      <w:proofErr w:type="gramEnd"/>
      <w:r w:rsidR="00873374" w:rsidRPr="00347FA3">
        <w:rPr>
          <w:rFonts w:ascii="Times New Roman" w:eastAsiaTheme="majorEastAsia" w:hAnsi="Times New Roman" w:cs="Times New Roman"/>
        </w:rPr>
        <w:t>7</w:t>
      </w:r>
      <w:r w:rsidR="00873374" w:rsidRPr="00347FA3">
        <w:rPr>
          <w:rFonts w:ascii="Times New Roman" w:eastAsiaTheme="majorEastAsia" w:hAnsi="Times New Roman" w:cs="Times New Roman"/>
        </w:rPr>
        <w:t>「美」字</w:t>
      </w:r>
      <w:proofErr w:type="gramStart"/>
      <w:r w:rsidR="00873374" w:rsidRPr="00347FA3">
        <w:rPr>
          <w:rFonts w:ascii="Times New Roman" w:eastAsiaTheme="majorEastAsia" w:hAnsi="Times New Roman" w:cs="Times New Roman"/>
        </w:rPr>
        <w:t>見於秦系文字</w:t>
      </w:r>
      <w:proofErr w:type="gramEnd"/>
      <w:r w:rsidR="00873374" w:rsidRPr="00347FA3">
        <w:rPr>
          <w:rFonts w:ascii="Times New Roman" w:eastAsiaTheme="majorEastAsia" w:hAnsi="Times New Roman" w:cs="Times New Roman"/>
        </w:rPr>
        <w:t>與</w:t>
      </w:r>
      <w:proofErr w:type="gramStart"/>
      <w:r w:rsidR="00873374" w:rsidRPr="00347FA3">
        <w:rPr>
          <w:rFonts w:ascii="Times New Roman" w:eastAsiaTheme="majorEastAsia" w:hAnsi="Times New Roman" w:cs="Times New Roman"/>
        </w:rPr>
        <w:t>中山方壺</w:t>
      </w:r>
      <w:proofErr w:type="gramEnd"/>
      <w:r w:rsidR="00873374" w:rsidRPr="00347FA3">
        <w:rPr>
          <w:rFonts w:ascii="Times New Roman" w:eastAsiaTheme="majorEastAsia" w:hAnsi="Times New Roman" w:cs="Times New Roman"/>
        </w:rPr>
        <w:t>，大概</w:t>
      </w:r>
      <w:proofErr w:type="gramStart"/>
      <w:r w:rsidR="00873374" w:rsidRPr="00347FA3">
        <w:rPr>
          <w:rFonts w:ascii="Times New Roman" w:eastAsiaTheme="majorEastAsia" w:hAnsi="Times New Roman" w:cs="Times New Roman"/>
        </w:rPr>
        <w:t>非楚系底本</w:t>
      </w:r>
      <w:proofErr w:type="gramEnd"/>
      <w:r w:rsidR="00873374" w:rsidRPr="00347FA3">
        <w:rPr>
          <w:rFonts w:ascii="Times New Roman" w:eastAsiaTheme="majorEastAsia" w:hAnsi="Times New Roman" w:cs="Times New Roman"/>
        </w:rPr>
        <w:t>。</w:t>
      </w:r>
    </w:p>
    <w:p w14:paraId="2362A782" w14:textId="18F1010B" w:rsidR="00873374" w:rsidRPr="00347FA3" w:rsidRDefault="00873374" w:rsidP="00873374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</w:rPr>
      </w:pPr>
      <w:proofErr w:type="gramStart"/>
      <w:r w:rsidRPr="00347FA3">
        <w:rPr>
          <w:rFonts w:ascii="Times New Roman" w:eastAsiaTheme="majorEastAsia" w:hAnsi="Times New Roman" w:cs="Times New Roman"/>
        </w:rPr>
        <w:t>易泉</w:t>
      </w:r>
      <w:proofErr w:type="gramEnd"/>
      <w:r w:rsidRPr="00347FA3">
        <w:rPr>
          <w:rFonts w:ascii="Times New Roman" w:eastAsiaTheme="majorEastAsia" w:hAnsi="Times New Roman" w:cs="Times New Roman"/>
        </w:rPr>
        <w:t>：簡</w:t>
      </w:r>
      <w:r w:rsidRPr="00347FA3">
        <w:rPr>
          <w:rFonts w:ascii="Times New Roman" w:eastAsiaTheme="majorEastAsia" w:hAnsi="Times New Roman" w:cs="Times New Roman"/>
        </w:rPr>
        <w:t>7</w:t>
      </w:r>
      <w:r w:rsidRPr="00347FA3">
        <w:rPr>
          <w:rFonts w:ascii="Times New Roman" w:eastAsiaTheme="majorEastAsia" w:hAnsi="Times New Roman" w:cs="Times New Roman"/>
        </w:rPr>
        <w:t>「易」寫法與《孔》簡</w:t>
      </w:r>
      <w:r w:rsidRPr="00347FA3">
        <w:rPr>
          <w:rFonts w:ascii="Times New Roman" w:eastAsiaTheme="majorEastAsia" w:hAnsi="Times New Roman" w:cs="Times New Roman"/>
        </w:rPr>
        <w:t>8</w:t>
      </w:r>
      <w:r w:rsidRPr="00347FA3">
        <w:rPr>
          <w:rFonts w:ascii="Times New Roman" w:eastAsiaTheme="majorEastAsia" w:hAnsi="Times New Roman" w:cs="Times New Roman"/>
        </w:rPr>
        <w:t>「此」同。</w:t>
      </w:r>
      <w:r w:rsidRPr="00347FA3">
        <w:rPr>
          <w:rFonts w:ascii="Times New Roman" w:eastAsiaTheme="majorEastAsia" w:hAnsi="Times New Roman" w:cs="Times New Roman"/>
        </w:rPr>
        <w:t>.</w:t>
      </w:r>
    </w:p>
    <w:p w14:paraId="182851F5" w14:textId="77777777" w:rsidR="00873374" w:rsidRPr="00347FA3" w:rsidRDefault="00873374" w:rsidP="00F12AE3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張峰：本篇字體與《孔》相同，為一</w:t>
      </w:r>
      <w:proofErr w:type="gramStart"/>
      <w:r w:rsidRPr="00347FA3">
        <w:rPr>
          <w:rFonts w:ascii="Times New Roman" w:eastAsiaTheme="majorEastAsia" w:hAnsi="Times New Roman" w:cs="Times New Roman"/>
        </w:rPr>
        <w:t>人所抄</w:t>
      </w:r>
      <w:proofErr w:type="gramEnd"/>
      <w:r w:rsidRPr="00347FA3">
        <w:rPr>
          <w:rFonts w:ascii="Times New Roman" w:eastAsiaTheme="majorEastAsia" w:hAnsi="Times New Roman" w:cs="Times New Roman"/>
        </w:rPr>
        <w:t>。二篇簡長短不同。</w:t>
      </w:r>
    </w:p>
    <w:p w14:paraId="58C9A595" w14:textId="5D7A07D2" w:rsidR="000E0A7B" w:rsidRPr="00347FA3" w:rsidRDefault="000E0A7B" w:rsidP="00F12AE3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李松儒</w:t>
      </w:r>
      <w:r w:rsidRPr="00347FA3">
        <w:rPr>
          <w:rFonts w:ascii="Times New Roman" w:eastAsiaTheme="majorEastAsia" w:hAnsi="Times New Roman" w:cs="Times New Roman"/>
        </w:rPr>
        <w:t>2015</w:t>
      </w:r>
      <w:r w:rsidRPr="00347FA3">
        <w:rPr>
          <w:rFonts w:ascii="Times New Roman" w:eastAsiaTheme="majorEastAsia" w:hAnsi="Times New Roman" w:cs="Times New Roman"/>
        </w:rPr>
        <w:t>：上博九《史》與上博六《孔》雖爲同一抄手所寫，但是兩篇字迹的風格差別較大。《孔》中連筆現象較多，文字</w:t>
      </w:r>
      <w:proofErr w:type="gramStart"/>
      <w:r w:rsidRPr="00347FA3">
        <w:rPr>
          <w:rFonts w:ascii="Times New Roman" w:eastAsiaTheme="majorEastAsia" w:hAnsi="Times New Roman" w:cs="Times New Roman"/>
        </w:rPr>
        <w:t>常用羨筆</w:t>
      </w:r>
      <w:proofErr w:type="gramEnd"/>
      <w:r w:rsidRPr="00347FA3">
        <w:rPr>
          <w:rFonts w:ascii="Times New Roman" w:eastAsiaTheme="majorEastAsia" w:hAnsi="Times New Roman" w:cs="Times New Roman"/>
        </w:rPr>
        <w:t>，同一文字出現多種寫法，相比之下，《史》篇文字寫法變法不多，筆劃連筆現象不明顯。</w:t>
      </w:r>
    </w:p>
    <w:p w14:paraId="5DCA0C66" w14:textId="753C0047" w:rsidR="000E0A7B" w:rsidRPr="00347FA3" w:rsidRDefault="00873374" w:rsidP="000E0A7B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</w:rPr>
      </w:pPr>
      <w:proofErr w:type="gramStart"/>
      <w:r w:rsidRPr="00347FA3">
        <w:rPr>
          <w:rFonts w:ascii="Times New Roman" w:eastAsiaTheme="majorEastAsia" w:hAnsi="Times New Roman" w:cs="Times New Roman"/>
        </w:rPr>
        <w:t>鳲鳩</w:t>
      </w:r>
      <w:proofErr w:type="gramEnd"/>
      <w:r w:rsidRPr="00347FA3">
        <w:rPr>
          <w:rFonts w:ascii="Times New Roman" w:eastAsiaTheme="majorEastAsia" w:hAnsi="Times New Roman" w:cs="Times New Roman"/>
        </w:rPr>
        <w:t>2013</w:t>
      </w:r>
      <w:r w:rsidRPr="00347FA3">
        <w:rPr>
          <w:rFonts w:ascii="Times New Roman" w:eastAsiaTheme="majorEastAsia" w:hAnsi="Times New Roman" w:cs="Times New Roman"/>
        </w:rPr>
        <w:t>、</w:t>
      </w:r>
      <w:r w:rsidR="000E0A7B" w:rsidRPr="00347FA3">
        <w:rPr>
          <w:rFonts w:ascii="Times New Roman" w:eastAsiaTheme="majorEastAsia" w:hAnsi="Times New Roman" w:cs="Times New Roman"/>
        </w:rPr>
        <w:t>王凱博</w:t>
      </w:r>
      <w:r w:rsidR="000E0A7B" w:rsidRPr="00347FA3">
        <w:rPr>
          <w:rFonts w:ascii="Times New Roman" w:eastAsiaTheme="majorEastAsia" w:hAnsi="Times New Roman" w:cs="Times New Roman"/>
        </w:rPr>
        <w:t>2013</w:t>
      </w:r>
      <w:r w:rsidR="000E0A7B" w:rsidRPr="00347FA3">
        <w:rPr>
          <w:rFonts w:ascii="Times New Roman" w:eastAsiaTheme="majorEastAsia" w:hAnsi="Times New Roman" w:cs="Times New Roman"/>
        </w:rPr>
        <w:t>：整理者推測本</w:t>
      </w:r>
      <w:proofErr w:type="gramStart"/>
      <w:r w:rsidR="000E0A7B" w:rsidRPr="00347FA3">
        <w:rPr>
          <w:rFonts w:ascii="Times New Roman" w:eastAsiaTheme="majorEastAsia" w:hAnsi="Times New Roman" w:cs="Times New Roman"/>
        </w:rPr>
        <w:t>篇編繩兩道</w:t>
      </w:r>
      <w:proofErr w:type="gramEnd"/>
      <w:r w:rsidR="000E0A7B" w:rsidRPr="00347FA3">
        <w:rPr>
          <w:rFonts w:ascii="Times New Roman" w:eastAsiaTheme="majorEastAsia" w:hAnsi="Times New Roman" w:cs="Times New Roman"/>
        </w:rPr>
        <w:t>，完簡約</w:t>
      </w:r>
      <w:r w:rsidR="000E0A7B" w:rsidRPr="00347FA3">
        <w:rPr>
          <w:rFonts w:ascii="Times New Roman" w:eastAsiaTheme="majorEastAsia" w:hAnsi="Times New Roman" w:cs="Times New Roman"/>
        </w:rPr>
        <w:t>37</w:t>
      </w:r>
      <w:proofErr w:type="gramStart"/>
      <w:r w:rsidR="000E0A7B" w:rsidRPr="00347FA3">
        <w:rPr>
          <w:rFonts w:ascii="Times New Roman" w:eastAsiaTheme="majorEastAsia" w:hAnsi="Times New Roman" w:cs="Times New Roman"/>
        </w:rPr>
        <w:t>釐</w:t>
      </w:r>
      <w:proofErr w:type="gramEnd"/>
      <w:r w:rsidR="000E0A7B" w:rsidRPr="00347FA3">
        <w:rPr>
          <w:rFonts w:ascii="Times New Roman" w:eastAsiaTheme="majorEastAsia" w:hAnsi="Times New Roman" w:cs="Times New Roman"/>
        </w:rPr>
        <w:t>米，但本篇無</w:t>
      </w:r>
      <w:proofErr w:type="gramStart"/>
      <w:r w:rsidR="000E0A7B" w:rsidRPr="00347FA3">
        <w:rPr>
          <w:rFonts w:ascii="Times New Roman" w:eastAsiaTheme="majorEastAsia" w:hAnsi="Times New Roman" w:cs="Times New Roman"/>
        </w:rPr>
        <w:t>一枚完簡</w:t>
      </w:r>
      <w:proofErr w:type="gramEnd"/>
      <w:r w:rsidR="000E0A7B" w:rsidRPr="00347FA3">
        <w:rPr>
          <w:rFonts w:ascii="Times New Roman" w:eastAsiaTheme="majorEastAsia" w:hAnsi="Times New Roman" w:cs="Times New Roman"/>
        </w:rPr>
        <w:t>。本</w:t>
      </w:r>
      <w:proofErr w:type="gramStart"/>
      <w:r w:rsidR="000E0A7B" w:rsidRPr="00347FA3">
        <w:rPr>
          <w:rFonts w:ascii="Times New Roman" w:eastAsiaTheme="majorEastAsia" w:hAnsi="Times New Roman" w:cs="Times New Roman"/>
        </w:rPr>
        <w:t>篇編繩應</w:t>
      </w:r>
      <w:proofErr w:type="gramEnd"/>
      <w:r w:rsidR="000E0A7B" w:rsidRPr="00347FA3">
        <w:rPr>
          <w:rFonts w:ascii="Times New Roman" w:eastAsiaTheme="majorEastAsia" w:hAnsi="Times New Roman" w:cs="Times New Roman"/>
        </w:rPr>
        <w:t>為三道，完簡約</w:t>
      </w:r>
      <w:r w:rsidR="000E0A7B" w:rsidRPr="00347FA3">
        <w:rPr>
          <w:rFonts w:ascii="Times New Roman" w:eastAsiaTheme="majorEastAsia" w:hAnsi="Times New Roman" w:cs="Times New Roman"/>
        </w:rPr>
        <w:t>54</w:t>
      </w:r>
      <w:proofErr w:type="gramStart"/>
      <w:r w:rsidR="000E0A7B" w:rsidRPr="00347FA3">
        <w:rPr>
          <w:rFonts w:ascii="Times New Roman" w:eastAsiaTheme="majorEastAsia" w:hAnsi="Times New Roman" w:cs="Times New Roman"/>
        </w:rPr>
        <w:t>釐</w:t>
      </w:r>
      <w:proofErr w:type="gramEnd"/>
      <w:r w:rsidR="000E0A7B" w:rsidRPr="00347FA3">
        <w:rPr>
          <w:rFonts w:ascii="Times New Roman" w:eastAsiaTheme="majorEastAsia" w:hAnsi="Times New Roman" w:cs="Times New Roman"/>
        </w:rPr>
        <w:t>米</w:t>
      </w:r>
      <w:r w:rsidR="000E0A7B" w:rsidRPr="00347FA3">
        <w:rPr>
          <w:rFonts w:ascii="Times New Roman" w:eastAsiaTheme="majorEastAsia" w:hAnsi="Times New Roman" w:cs="Times New Roman"/>
        </w:rPr>
        <w:t>(10+17+17+10</w:t>
      </w:r>
      <w:proofErr w:type="gramStart"/>
      <w:r w:rsidR="000E0A7B" w:rsidRPr="00347FA3">
        <w:rPr>
          <w:rFonts w:ascii="Times New Roman" w:eastAsiaTheme="majorEastAsia" w:hAnsi="Times New Roman" w:cs="Times New Roman"/>
        </w:rPr>
        <w:t>）</w:t>
      </w:r>
      <w:proofErr w:type="gramEnd"/>
      <w:r w:rsidR="000E0A7B" w:rsidRPr="00347FA3">
        <w:rPr>
          <w:rFonts w:ascii="Times New Roman" w:eastAsiaTheme="majorEastAsia" w:hAnsi="Times New Roman" w:cs="Times New Roman"/>
        </w:rPr>
        <w:t>，</w:t>
      </w:r>
      <w:proofErr w:type="gramStart"/>
      <w:r w:rsidR="000E0A7B" w:rsidRPr="00347FA3">
        <w:rPr>
          <w:rFonts w:ascii="Times New Roman" w:eastAsiaTheme="majorEastAsia" w:hAnsi="Times New Roman" w:cs="Times New Roman"/>
        </w:rPr>
        <w:t>《孔</w:t>
      </w:r>
      <w:r w:rsidRPr="00347FA3">
        <w:rPr>
          <w:rFonts w:ascii="Times New Roman" w:eastAsiaTheme="majorEastAsia" w:hAnsi="Times New Roman" w:cs="Times New Roman"/>
        </w:rPr>
        <w:t>》</w:t>
      </w:r>
      <w:r w:rsidR="000E0A7B" w:rsidRPr="00347FA3">
        <w:rPr>
          <w:rFonts w:ascii="Times New Roman" w:eastAsiaTheme="majorEastAsia" w:hAnsi="Times New Roman" w:cs="Times New Roman"/>
        </w:rPr>
        <w:t>完簡為</w:t>
      </w:r>
      <w:proofErr w:type="gramEnd"/>
      <w:r w:rsidR="000E0A7B" w:rsidRPr="00347FA3">
        <w:rPr>
          <w:rFonts w:ascii="Times New Roman" w:eastAsiaTheme="majorEastAsia" w:hAnsi="Times New Roman" w:cs="Times New Roman"/>
        </w:rPr>
        <w:t>54</w:t>
      </w:r>
      <w:proofErr w:type="gramStart"/>
      <w:r w:rsidR="000E0A7B" w:rsidRPr="00347FA3">
        <w:rPr>
          <w:rFonts w:ascii="Times New Roman" w:eastAsiaTheme="majorEastAsia" w:hAnsi="Times New Roman" w:cs="Times New Roman"/>
        </w:rPr>
        <w:t>釐</w:t>
      </w:r>
      <w:proofErr w:type="gramEnd"/>
      <w:r w:rsidR="000E0A7B" w:rsidRPr="00347FA3">
        <w:rPr>
          <w:rFonts w:ascii="Times New Roman" w:eastAsiaTheme="majorEastAsia" w:hAnsi="Times New Roman" w:cs="Times New Roman"/>
        </w:rPr>
        <w:t>米左右，而兩篇為一</w:t>
      </w:r>
      <w:proofErr w:type="gramStart"/>
      <w:r w:rsidR="000E0A7B" w:rsidRPr="00347FA3">
        <w:rPr>
          <w:rFonts w:ascii="Times New Roman" w:eastAsiaTheme="majorEastAsia" w:hAnsi="Times New Roman" w:cs="Times New Roman"/>
        </w:rPr>
        <w:t>人所抄</w:t>
      </w:r>
      <w:proofErr w:type="gramEnd"/>
      <w:r w:rsidR="000E0A7B" w:rsidRPr="00347FA3">
        <w:rPr>
          <w:rFonts w:ascii="Times New Roman" w:eastAsiaTheme="majorEastAsia" w:hAnsi="Times New Roman" w:cs="Times New Roman"/>
        </w:rPr>
        <w:t>，也可為佐證。</w:t>
      </w:r>
    </w:p>
    <w:p w14:paraId="3794FAB1" w14:textId="77777777" w:rsidR="00B40B1C" w:rsidRPr="00347FA3" w:rsidRDefault="00B40B1C" w:rsidP="00B40B1C">
      <w:pPr>
        <w:pStyle w:val="a9"/>
        <w:ind w:left="360"/>
        <w:rPr>
          <w:rFonts w:ascii="Times New Roman" w:eastAsiaTheme="majorEastAsia" w:hAnsi="Times New Roman" w:cs="Times New Roman"/>
        </w:rPr>
      </w:pPr>
    </w:p>
    <w:p w14:paraId="15DC4F88" w14:textId="77777777" w:rsidR="000E0A7B" w:rsidRPr="00347FA3" w:rsidRDefault="000E0A7B" w:rsidP="00B427FA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上述兩個發現擴大了本篇竹簡拼接的範圍和尺度：</w:t>
      </w:r>
    </w:p>
    <w:p w14:paraId="0F880BE9" w14:textId="51899B9C" w:rsidR="008803ED" w:rsidRPr="00347FA3" w:rsidRDefault="000E0A7B" w:rsidP="00873374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張峰</w:t>
      </w:r>
      <w:r w:rsidRPr="00347FA3">
        <w:rPr>
          <w:rFonts w:ascii="Times New Roman" w:eastAsiaTheme="majorEastAsia" w:hAnsi="Times New Roman" w:cs="Times New Roman"/>
        </w:rPr>
        <w:t>2013</w:t>
      </w:r>
      <w:r w:rsidRPr="00347FA3">
        <w:rPr>
          <w:rFonts w:ascii="Times New Roman" w:eastAsiaTheme="majorEastAsia" w:hAnsi="Times New Roman" w:cs="Times New Roman"/>
        </w:rPr>
        <w:t>：</w:t>
      </w:r>
      <w:r w:rsidR="00873374" w:rsidRPr="00347FA3">
        <w:rPr>
          <w:rFonts w:ascii="Times New Roman" w:eastAsiaTheme="majorEastAsia" w:hAnsi="Times New Roman" w:cs="Times New Roman"/>
        </w:rPr>
        <w:t>簡</w:t>
      </w:r>
      <w:r w:rsidR="00873374" w:rsidRPr="00347FA3">
        <w:rPr>
          <w:rFonts w:ascii="Times New Roman" w:eastAsiaTheme="majorEastAsia" w:hAnsi="Times New Roman" w:cs="Times New Roman"/>
        </w:rPr>
        <w:t>6</w:t>
      </w:r>
      <w:r w:rsidR="00873374" w:rsidRPr="00347FA3">
        <w:rPr>
          <w:rFonts w:ascii="Times New Roman" w:eastAsiaTheme="majorEastAsia" w:hAnsi="Times New Roman" w:cs="Times New Roman"/>
        </w:rPr>
        <w:t>和</w:t>
      </w:r>
      <w:proofErr w:type="gramStart"/>
      <w:r w:rsidR="00873374" w:rsidRPr="00347FA3">
        <w:rPr>
          <w:rFonts w:ascii="Times New Roman" w:eastAsiaTheme="majorEastAsia" w:hAnsi="Times New Roman" w:cs="Times New Roman"/>
        </w:rPr>
        <w:t>簡</w:t>
      </w:r>
      <w:r w:rsidR="00873374" w:rsidRPr="00347FA3">
        <w:rPr>
          <w:rFonts w:ascii="Times New Roman" w:eastAsiaTheme="majorEastAsia" w:hAnsi="Times New Roman" w:cs="Times New Roman"/>
        </w:rPr>
        <w:t>7</w:t>
      </w:r>
      <w:proofErr w:type="gramEnd"/>
      <w:r w:rsidR="00873374" w:rsidRPr="00347FA3">
        <w:rPr>
          <w:rFonts w:ascii="Times New Roman" w:eastAsiaTheme="majorEastAsia" w:hAnsi="Times New Roman" w:cs="Times New Roman"/>
        </w:rPr>
        <w:t>也許連讀，下所列正好為「八」。簡</w:t>
      </w:r>
      <w:r w:rsidR="00873374" w:rsidRPr="00347FA3">
        <w:rPr>
          <w:rFonts w:ascii="Times New Roman" w:eastAsiaTheme="majorEastAsia" w:hAnsi="Times New Roman" w:cs="Times New Roman"/>
        </w:rPr>
        <w:t>7</w:t>
      </w:r>
      <w:r w:rsidR="00873374" w:rsidRPr="00347FA3">
        <w:rPr>
          <w:rFonts w:ascii="Times New Roman" w:eastAsiaTheme="majorEastAsia" w:hAnsi="Times New Roman" w:cs="Times New Roman"/>
        </w:rPr>
        <w:t>後</w:t>
      </w:r>
      <w:proofErr w:type="gramStart"/>
      <w:r w:rsidR="00873374" w:rsidRPr="00347FA3">
        <w:rPr>
          <w:rFonts w:ascii="Times New Roman" w:eastAsiaTheme="majorEastAsia" w:hAnsi="Times New Roman" w:cs="Times New Roman"/>
        </w:rPr>
        <w:t>疑接簡</w:t>
      </w:r>
      <w:proofErr w:type="gramEnd"/>
      <w:r w:rsidR="00873374" w:rsidRPr="00347FA3">
        <w:rPr>
          <w:rFonts w:ascii="Times New Roman" w:eastAsiaTheme="majorEastAsia" w:hAnsi="Times New Roman" w:cs="Times New Roman"/>
        </w:rPr>
        <w:t>3</w:t>
      </w:r>
      <w:r w:rsidR="00873374" w:rsidRPr="00347FA3">
        <w:rPr>
          <w:rFonts w:ascii="Times New Roman" w:eastAsiaTheme="majorEastAsia" w:hAnsi="Times New Roman" w:cs="Times New Roman"/>
        </w:rPr>
        <w:t>。簡</w:t>
      </w:r>
      <w:r w:rsidR="00873374" w:rsidRPr="00347FA3">
        <w:rPr>
          <w:rFonts w:ascii="Times New Roman" w:eastAsiaTheme="majorEastAsia" w:hAnsi="Times New Roman" w:cs="Times New Roman"/>
        </w:rPr>
        <w:t>4</w:t>
      </w:r>
      <w:proofErr w:type="gramStart"/>
      <w:r w:rsidR="00873374" w:rsidRPr="00347FA3">
        <w:rPr>
          <w:rFonts w:ascii="Times New Roman" w:eastAsiaTheme="majorEastAsia" w:hAnsi="Times New Roman" w:cs="Times New Roman"/>
        </w:rPr>
        <w:t>後接讀《孔》</w:t>
      </w:r>
      <w:proofErr w:type="gramEnd"/>
      <w:r w:rsidR="00873374" w:rsidRPr="00347FA3">
        <w:rPr>
          <w:rFonts w:ascii="Times New Roman" w:eastAsiaTheme="majorEastAsia" w:hAnsi="Times New Roman" w:cs="Times New Roman"/>
        </w:rPr>
        <w:t>簡</w:t>
      </w:r>
      <w:r w:rsidR="00873374" w:rsidRPr="00347FA3">
        <w:rPr>
          <w:rFonts w:ascii="Times New Roman" w:eastAsiaTheme="majorEastAsia" w:hAnsi="Times New Roman" w:cs="Times New Roman"/>
        </w:rPr>
        <w:t>9</w:t>
      </w:r>
      <w:r w:rsidR="00873374" w:rsidRPr="00347FA3">
        <w:rPr>
          <w:rFonts w:ascii="Times New Roman" w:eastAsiaTheme="majorEastAsia" w:hAnsi="Times New Roman" w:cs="Times New Roman"/>
        </w:rPr>
        <w:t>。</w:t>
      </w:r>
    </w:p>
    <w:p w14:paraId="626043AB" w14:textId="76133CB7" w:rsidR="00873374" w:rsidRPr="00347FA3" w:rsidRDefault="00873374" w:rsidP="001B4E04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</w:rPr>
      </w:pPr>
      <w:proofErr w:type="gramStart"/>
      <w:r w:rsidRPr="00347FA3">
        <w:rPr>
          <w:rFonts w:ascii="Times New Roman" w:eastAsiaTheme="majorEastAsia" w:hAnsi="Times New Roman" w:cs="Times New Roman"/>
        </w:rPr>
        <w:t>鳲鳩</w:t>
      </w:r>
      <w:proofErr w:type="gramEnd"/>
      <w:r w:rsidRPr="00347FA3">
        <w:rPr>
          <w:rFonts w:ascii="Times New Roman" w:eastAsiaTheme="majorEastAsia" w:hAnsi="Times New Roman" w:cs="Times New Roman"/>
        </w:rPr>
        <w:t>：簡</w:t>
      </w:r>
      <w:r w:rsidRPr="00347FA3">
        <w:rPr>
          <w:rFonts w:ascii="Times New Roman" w:eastAsiaTheme="majorEastAsia" w:hAnsi="Times New Roman" w:cs="Times New Roman"/>
        </w:rPr>
        <w:t>9</w:t>
      </w:r>
      <w:r w:rsidRPr="00347FA3">
        <w:rPr>
          <w:rFonts w:ascii="Times New Roman" w:eastAsiaTheme="majorEastAsia" w:hAnsi="Times New Roman" w:cs="Times New Roman"/>
        </w:rPr>
        <w:t>與簡</w:t>
      </w:r>
      <w:r w:rsidRPr="00347FA3">
        <w:rPr>
          <w:rFonts w:ascii="Times New Roman" w:eastAsiaTheme="majorEastAsia" w:hAnsi="Times New Roman" w:cs="Times New Roman"/>
        </w:rPr>
        <w:t>8</w:t>
      </w:r>
      <w:proofErr w:type="gramStart"/>
      <w:r w:rsidRPr="00347FA3">
        <w:rPr>
          <w:rFonts w:ascii="Times New Roman" w:eastAsiaTheme="majorEastAsia" w:hAnsi="Times New Roman" w:cs="Times New Roman"/>
        </w:rPr>
        <w:t>拼綴。</w:t>
      </w:r>
      <w:proofErr w:type="gramEnd"/>
      <w:r w:rsidRPr="00347FA3">
        <w:rPr>
          <w:rFonts w:ascii="Times New Roman" w:eastAsiaTheme="majorEastAsia" w:hAnsi="Times New Roman" w:cs="Times New Roman"/>
        </w:rPr>
        <w:t>《孔》簡</w:t>
      </w:r>
      <w:r w:rsidRPr="00347FA3">
        <w:rPr>
          <w:rFonts w:ascii="Times New Roman" w:eastAsiaTheme="majorEastAsia" w:hAnsi="Times New Roman" w:cs="Times New Roman"/>
        </w:rPr>
        <w:t>25</w:t>
      </w:r>
      <w:r w:rsidRPr="00347FA3">
        <w:rPr>
          <w:rFonts w:ascii="Times New Roman" w:eastAsiaTheme="majorEastAsia" w:hAnsi="Times New Roman" w:cs="Times New Roman"/>
        </w:rPr>
        <w:t>（後殘去一字）與簡</w:t>
      </w:r>
      <w:r w:rsidRPr="00347FA3">
        <w:rPr>
          <w:rFonts w:ascii="Times New Roman" w:eastAsiaTheme="majorEastAsia" w:hAnsi="Times New Roman" w:cs="Times New Roman"/>
        </w:rPr>
        <w:t>5</w:t>
      </w:r>
      <w:r w:rsidRPr="00347FA3">
        <w:rPr>
          <w:rFonts w:ascii="Times New Roman" w:eastAsiaTheme="majorEastAsia" w:hAnsi="Times New Roman" w:cs="Times New Roman"/>
        </w:rPr>
        <w:t>接續。簡</w:t>
      </w:r>
      <w:r w:rsidRPr="00347FA3">
        <w:rPr>
          <w:rFonts w:ascii="Times New Roman" w:eastAsiaTheme="majorEastAsia" w:hAnsi="Times New Roman" w:cs="Times New Roman"/>
        </w:rPr>
        <w:t>3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10</w:t>
      </w:r>
      <w:r w:rsidRPr="00347FA3">
        <w:rPr>
          <w:rFonts w:ascii="Times New Roman" w:eastAsiaTheme="majorEastAsia" w:hAnsi="Times New Roman" w:cs="Times New Roman"/>
        </w:rPr>
        <w:t>可以綴合，</w:t>
      </w:r>
      <w:proofErr w:type="gramStart"/>
      <w:r w:rsidRPr="00347FA3">
        <w:rPr>
          <w:rFonts w:ascii="Times New Roman" w:eastAsiaTheme="majorEastAsia" w:hAnsi="Times New Roman" w:cs="Times New Roman"/>
        </w:rPr>
        <w:t>拼合後字</w:t>
      </w:r>
      <w:proofErr w:type="gramEnd"/>
      <w:r w:rsidRPr="00347FA3">
        <w:rPr>
          <w:rFonts w:ascii="Times New Roman" w:eastAsiaTheme="majorEastAsia" w:hAnsi="Times New Roman" w:cs="Times New Roman"/>
        </w:rPr>
        <w:t>為「詞」。簡</w:t>
      </w:r>
      <w:r w:rsidRPr="00347FA3">
        <w:rPr>
          <w:rFonts w:ascii="Times New Roman" w:eastAsiaTheme="majorEastAsia" w:hAnsi="Times New Roman" w:cs="Times New Roman"/>
        </w:rPr>
        <w:t>1+12</w:t>
      </w:r>
      <w:proofErr w:type="gramStart"/>
      <w:r w:rsidRPr="00347FA3">
        <w:rPr>
          <w:rFonts w:ascii="Times New Roman" w:eastAsiaTheme="majorEastAsia" w:hAnsi="Times New Roman" w:cs="Times New Roman"/>
        </w:rPr>
        <w:t>可綴接</w:t>
      </w:r>
      <w:proofErr w:type="gramEnd"/>
      <w:r w:rsidRPr="00347FA3">
        <w:rPr>
          <w:rFonts w:ascii="Times New Roman" w:eastAsiaTheme="majorEastAsia" w:hAnsi="Times New Roman" w:cs="Times New Roman"/>
        </w:rPr>
        <w:t>，似</w:t>
      </w:r>
      <w:proofErr w:type="gramStart"/>
      <w:r w:rsidRPr="00347FA3">
        <w:rPr>
          <w:rFonts w:ascii="Times New Roman" w:eastAsiaTheme="majorEastAsia" w:hAnsi="Times New Roman" w:cs="Times New Roman"/>
        </w:rPr>
        <w:t>有缺字</w:t>
      </w:r>
      <w:proofErr w:type="gramEnd"/>
      <w:r w:rsidRPr="00347FA3">
        <w:rPr>
          <w:rFonts w:ascii="Times New Roman" w:eastAsiaTheme="majorEastAsia" w:hAnsi="Times New Roman" w:cs="Times New Roman"/>
        </w:rPr>
        <w:t>。可以有如</w:t>
      </w:r>
      <w:proofErr w:type="gramStart"/>
      <w:r w:rsidRPr="00347FA3">
        <w:rPr>
          <w:rFonts w:ascii="Times New Roman" w:eastAsiaTheme="majorEastAsia" w:hAnsi="Times New Roman" w:cs="Times New Roman"/>
        </w:rPr>
        <w:t>下編聯</w:t>
      </w:r>
      <w:proofErr w:type="gramEnd"/>
      <w:r w:rsidRPr="00347FA3">
        <w:rPr>
          <w:rFonts w:ascii="Times New Roman" w:eastAsiaTheme="majorEastAsia" w:hAnsi="Times New Roman" w:cs="Times New Roman"/>
        </w:rPr>
        <w:t>：</w:t>
      </w:r>
      <w:r w:rsidRPr="00347FA3">
        <w:rPr>
          <w:rFonts w:ascii="Times New Roman" w:eastAsiaTheme="majorEastAsia" w:hAnsi="Times New Roman" w:cs="Times New Roman"/>
        </w:rPr>
        <w:t>6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7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11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3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10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1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12</w:t>
      </w:r>
      <w:r w:rsidRPr="00347FA3">
        <w:rPr>
          <w:rFonts w:ascii="Times New Roman" w:eastAsiaTheme="majorEastAsia" w:hAnsi="Times New Roman" w:cs="Times New Roman"/>
        </w:rPr>
        <w:t>。初否定</w:t>
      </w:r>
      <w:r w:rsidRPr="00347FA3">
        <w:rPr>
          <w:rFonts w:ascii="Times New Roman" w:eastAsiaTheme="majorEastAsia" w:hAnsi="Times New Roman" w:cs="Times New Roman"/>
          <w:lang w:eastAsia="zh-CN"/>
        </w:rPr>
        <w:t>2+11</w:t>
      </w:r>
      <w:r w:rsidRPr="00347FA3">
        <w:rPr>
          <w:rFonts w:ascii="Times New Roman" w:eastAsiaTheme="majorEastAsia" w:hAnsi="Times New Roman" w:cs="Times New Roman"/>
        </w:rPr>
        <w:t>綴合，後改成簡</w:t>
      </w:r>
      <w:r w:rsidRPr="00347FA3">
        <w:rPr>
          <w:rFonts w:ascii="Times New Roman" w:eastAsiaTheme="majorEastAsia" w:hAnsi="Times New Roman" w:cs="Times New Roman"/>
        </w:rPr>
        <w:t>2</w:t>
      </w:r>
      <w:r w:rsidRPr="00347FA3">
        <w:rPr>
          <w:rFonts w:ascii="Times New Roman" w:eastAsiaTheme="majorEastAsia" w:hAnsi="Times New Roman" w:cs="Times New Roman"/>
        </w:rPr>
        <w:t>綴合簡</w:t>
      </w:r>
      <w:r w:rsidRPr="00347FA3">
        <w:rPr>
          <w:rFonts w:ascii="Times New Roman" w:eastAsiaTheme="majorEastAsia" w:hAnsi="Times New Roman" w:cs="Times New Roman"/>
        </w:rPr>
        <w:t>11</w:t>
      </w:r>
      <w:r w:rsidRPr="00347FA3">
        <w:rPr>
          <w:rFonts w:ascii="Times New Roman" w:eastAsiaTheme="majorEastAsia" w:hAnsi="Times New Roman" w:cs="Times New Roman"/>
        </w:rPr>
        <w:t>有可能。</w:t>
      </w:r>
    </w:p>
    <w:p w14:paraId="423F01E6" w14:textId="29FB30F2" w:rsidR="00873374" w:rsidRPr="00347FA3" w:rsidRDefault="00873374" w:rsidP="00514A6C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</w:rPr>
      </w:pPr>
      <w:proofErr w:type="spellStart"/>
      <w:r w:rsidRPr="00347FA3">
        <w:rPr>
          <w:rFonts w:ascii="Times New Roman" w:eastAsiaTheme="majorEastAsia" w:hAnsi="Times New Roman" w:cs="Times New Roman"/>
        </w:rPr>
        <w:t>Youren</w:t>
      </w:r>
      <w:proofErr w:type="spellEnd"/>
      <w:r w:rsidRPr="00347FA3">
        <w:rPr>
          <w:rFonts w:ascii="Times New Roman" w:eastAsiaTheme="majorEastAsia" w:hAnsi="Times New Roman" w:cs="Times New Roman"/>
        </w:rPr>
        <w:t>：簡</w:t>
      </w:r>
      <w:r w:rsidRPr="00347FA3">
        <w:rPr>
          <w:rFonts w:ascii="Times New Roman" w:eastAsiaTheme="majorEastAsia" w:hAnsi="Times New Roman" w:cs="Times New Roman"/>
        </w:rPr>
        <w:t>6</w:t>
      </w:r>
      <w:r w:rsidRPr="00347FA3">
        <w:rPr>
          <w:rFonts w:ascii="Times New Roman" w:eastAsiaTheme="majorEastAsia" w:hAnsi="Times New Roman" w:cs="Times New Roman"/>
        </w:rPr>
        <w:t>與簡</w:t>
      </w:r>
      <w:r w:rsidRPr="00347FA3">
        <w:rPr>
          <w:rFonts w:ascii="Times New Roman" w:eastAsiaTheme="majorEastAsia" w:hAnsi="Times New Roman" w:cs="Times New Roman"/>
        </w:rPr>
        <w:t>7</w:t>
      </w:r>
      <w:r w:rsidRPr="00347FA3">
        <w:rPr>
          <w:rFonts w:ascii="Times New Roman" w:eastAsiaTheme="majorEastAsia" w:hAnsi="Times New Roman" w:cs="Times New Roman"/>
        </w:rPr>
        <w:t>、簡</w:t>
      </w:r>
      <w:r w:rsidRPr="00347FA3">
        <w:rPr>
          <w:rFonts w:ascii="Times New Roman" w:eastAsiaTheme="majorEastAsia" w:hAnsi="Times New Roman" w:cs="Times New Roman"/>
        </w:rPr>
        <w:t>4</w:t>
      </w:r>
      <w:r w:rsidRPr="00347FA3">
        <w:rPr>
          <w:rFonts w:ascii="Times New Roman" w:eastAsiaTheme="majorEastAsia" w:hAnsi="Times New Roman" w:cs="Times New Roman"/>
        </w:rPr>
        <w:t>與《孔》簡</w:t>
      </w:r>
      <w:r w:rsidRPr="00347FA3">
        <w:rPr>
          <w:rFonts w:ascii="Times New Roman" w:eastAsiaTheme="majorEastAsia" w:hAnsi="Times New Roman" w:cs="Times New Roman"/>
        </w:rPr>
        <w:t>9</w:t>
      </w:r>
      <w:r w:rsidRPr="00347FA3">
        <w:rPr>
          <w:rFonts w:ascii="Times New Roman" w:eastAsiaTheme="majorEastAsia" w:hAnsi="Times New Roman" w:cs="Times New Roman"/>
        </w:rPr>
        <w:t>可分別綴合成一簡。《孔》簡</w:t>
      </w:r>
      <w:r w:rsidRPr="00347FA3">
        <w:rPr>
          <w:rFonts w:ascii="Times New Roman" w:eastAsiaTheme="majorEastAsia" w:hAnsi="Times New Roman" w:cs="Times New Roman"/>
        </w:rPr>
        <w:t>25</w:t>
      </w:r>
      <w:r w:rsidRPr="00347FA3">
        <w:rPr>
          <w:rFonts w:ascii="Times New Roman" w:eastAsiaTheme="majorEastAsia" w:hAnsi="Times New Roman" w:cs="Times New Roman"/>
        </w:rPr>
        <w:t>與</w:t>
      </w:r>
      <w:proofErr w:type="gramStart"/>
      <w:r w:rsidRPr="00347FA3">
        <w:rPr>
          <w:rFonts w:ascii="Times New Roman" w:eastAsiaTheme="majorEastAsia" w:hAnsi="Times New Roman" w:cs="Times New Roman"/>
        </w:rPr>
        <w:t>本篇簡</w:t>
      </w:r>
      <w:proofErr w:type="gramEnd"/>
      <w:r w:rsidRPr="00347FA3">
        <w:rPr>
          <w:rFonts w:ascii="Times New Roman" w:eastAsiaTheme="majorEastAsia" w:hAnsi="Times New Roman" w:cs="Times New Roman"/>
        </w:rPr>
        <w:t>5</w:t>
      </w:r>
      <w:r w:rsidRPr="00347FA3">
        <w:rPr>
          <w:rFonts w:ascii="Times New Roman" w:eastAsiaTheme="majorEastAsia" w:hAnsi="Times New Roman" w:cs="Times New Roman"/>
        </w:rPr>
        <w:t>直接綴合。簡</w:t>
      </w:r>
      <w:proofErr w:type="gramStart"/>
      <w:r w:rsidRPr="00347FA3">
        <w:rPr>
          <w:rFonts w:ascii="Times New Roman" w:eastAsiaTheme="majorEastAsia" w:hAnsi="Times New Roman" w:cs="Times New Roman"/>
        </w:rPr>
        <w:t>7</w:t>
      </w:r>
      <w:r w:rsidRPr="00347FA3">
        <w:rPr>
          <w:rFonts w:ascii="Times New Roman" w:eastAsiaTheme="majorEastAsia" w:hAnsi="Times New Roman" w:cs="Times New Roman"/>
        </w:rPr>
        <w:t>下端平齊</w:t>
      </w:r>
      <w:proofErr w:type="gramEnd"/>
      <w:r w:rsidRPr="00347FA3">
        <w:rPr>
          <w:rFonts w:ascii="Times New Roman" w:eastAsiaTheme="majorEastAsia" w:hAnsi="Times New Roman" w:cs="Times New Roman"/>
        </w:rPr>
        <w:t>，簡</w:t>
      </w:r>
      <w:r w:rsidRPr="00347FA3">
        <w:rPr>
          <w:rFonts w:ascii="Times New Roman" w:eastAsiaTheme="majorEastAsia" w:hAnsi="Times New Roman" w:cs="Times New Roman"/>
        </w:rPr>
        <w:t>11</w:t>
      </w:r>
      <w:r w:rsidRPr="00347FA3">
        <w:rPr>
          <w:rFonts w:ascii="Times New Roman" w:eastAsiaTheme="majorEastAsia" w:hAnsi="Times New Roman" w:cs="Times New Roman"/>
        </w:rPr>
        <w:t>屬於</w:t>
      </w:r>
      <w:proofErr w:type="gramStart"/>
      <w:r w:rsidRPr="00347FA3">
        <w:rPr>
          <w:rFonts w:ascii="Times New Roman" w:eastAsiaTheme="majorEastAsia" w:hAnsi="Times New Roman" w:cs="Times New Roman"/>
        </w:rPr>
        <w:t>中編聯與下編聯，兩簡</w:t>
      </w:r>
      <w:proofErr w:type="gramEnd"/>
      <w:r w:rsidRPr="00347FA3">
        <w:rPr>
          <w:rFonts w:ascii="Times New Roman" w:eastAsiaTheme="majorEastAsia" w:hAnsi="Times New Roman" w:cs="Times New Roman"/>
        </w:rPr>
        <w:t>無法</w:t>
      </w:r>
      <w:r w:rsidRPr="00347FA3">
        <w:rPr>
          <w:rFonts w:ascii="Times New Roman" w:eastAsiaTheme="majorEastAsia" w:hAnsi="Times New Roman" w:cs="Times New Roman"/>
        </w:rPr>
        <w:lastRenderedPageBreak/>
        <w:t>直接連讀。</w:t>
      </w:r>
    </w:p>
    <w:p w14:paraId="1258ABA5" w14:textId="101A6B6E" w:rsidR="00873374" w:rsidRPr="00347FA3" w:rsidRDefault="00873374" w:rsidP="000B32EE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松鼠</w:t>
      </w:r>
      <w:r w:rsidR="00B40B1C" w:rsidRPr="00347FA3">
        <w:rPr>
          <w:rFonts w:ascii="Times New Roman" w:eastAsiaTheme="majorEastAsia" w:hAnsi="Times New Roman" w:cs="Times New Roman"/>
        </w:rPr>
        <w:t>2013</w:t>
      </w:r>
      <w:r w:rsidRPr="00347FA3">
        <w:rPr>
          <w:rFonts w:ascii="Times New Roman" w:eastAsiaTheme="majorEastAsia" w:hAnsi="Times New Roman" w:cs="Times New Roman"/>
        </w:rPr>
        <w:t>：《孔》簡</w:t>
      </w:r>
      <w:r w:rsidRPr="00347FA3">
        <w:rPr>
          <w:rFonts w:ascii="Times New Roman" w:eastAsiaTheme="majorEastAsia" w:hAnsi="Times New Roman" w:cs="Times New Roman"/>
        </w:rPr>
        <w:t>21</w:t>
      </w:r>
      <w:r w:rsidRPr="00347FA3">
        <w:rPr>
          <w:rFonts w:ascii="Times New Roman" w:eastAsiaTheme="majorEastAsia" w:hAnsi="Times New Roman" w:cs="Times New Roman"/>
        </w:rPr>
        <w:t>歸入本篇，其文意與簡</w:t>
      </w:r>
      <w:r w:rsidRPr="00347FA3">
        <w:rPr>
          <w:rFonts w:ascii="Times New Roman" w:eastAsiaTheme="majorEastAsia" w:hAnsi="Times New Roman" w:cs="Times New Roman"/>
        </w:rPr>
        <w:t>2</w:t>
      </w:r>
      <w:r w:rsidRPr="00347FA3">
        <w:rPr>
          <w:rFonts w:ascii="Times New Roman" w:eastAsiaTheme="majorEastAsia" w:hAnsi="Times New Roman" w:cs="Times New Roman"/>
        </w:rPr>
        <w:t>相關，中間有</w:t>
      </w:r>
      <w:proofErr w:type="gramStart"/>
      <w:r w:rsidRPr="00347FA3">
        <w:rPr>
          <w:rFonts w:ascii="Times New Roman" w:eastAsiaTheme="majorEastAsia" w:hAnsi="Times New Roman" w:cs="Times New Roman"/>
        </w:rPr>
        <w:t>兩三字空</w:t>
      </w:r>
      <w:proofErr w:type="gramEnd"/>
      <w:r w:rsidRPr="00347FA3">
        <w:rPr>
          <w:rFonts w:ascii="Times New Roman" w:eastAsiaTheme="majorEastAsia" w:hAnsi="Times New Roman" w:cs="Times New Roman"/>
        </w:rPr>
        <w:t>。《孔》簡</w:t>
      </w:r>
      <w:r w:rsidRPr="00347FA3">
        <w:rPr>
          <w:rFonts w:ascii="Times New Roman" w:eastAsiaTheme="majorEastAsia" w:hAnsi="Times New Roman" w:cs="Times New Roman"/>
        </w:rPr>
        <w:t>21</w:t>
      </w:r>
      <w:r w:rsidRPr="00347FA3">
        <w:rPr>
          <w:rFonts w:ascii="Times New Roman" w:eastAsiaTheme="majorEastAsia" w:hAnsi="Times New Roman" w:cs="Times New Roman"/>
        </w:rPr>
        <w:t>與簡</w:t>
      </w:r>
      <w:r w:rsidRPr="00347FA3">
        <w:rPr>
          <w:rFonts w:ascii="Times New Roman" w:eastAsiaTheme="majorEastAsia" w:hAnsi="Times New Roman" w:cs="Times New Roman"/>
        </w:rPr>
        <w:t>9</w:t>
      </w:r>
      <w:r w:rsidRPr="00347FA3">
        <w:rPr>
          <w:rFonts w:ascii="Times New Roman" w:eastAsiaTheme="majorEastAsia" w:hAnsi="Times New Roman" w:cs="Times New Roman"/>
        </w:rPr>
        <w:t>的</w:t>
      </w:r>
      <w:proofErr w:type="gramStart"/>
      <w:r w:rsidRPr="00347FA3">
        <w:rPr>
          <w:rFonts w:ascii="Times New Roman" w:eastAsiaTheme="majorEastAsia" w:hAnsi="Times New Roman" w:cs="Times New Roman"/>
        </w:rPr>
        <w:t>契</w:t>
      </w:r>
      <w:proofErr w:type="gramEnd"/>
      <w:r w:rsidRPr="00347FA3">
        <w:rPr>
          <w:rFonts w:ascii="Times New Roman" w:eastAsiaTheme="majorEastAsia" w:hAnsi="Times New Roman" w:cs="Times New Roman"/>
        </w:rPr>
        <w:t>口位置與其他簡有出入。《孔》簡</w:t>
      </w:r>
      <w:r w:rsidRPr="00347FA3">
        <w:rPr>
          <w:rFonts w:ascii="Times New Roman" w:eastAsiaTheme="majorEastAsia" w:hAnsi="Times New Roman" w:cs="Times New Roman"/>
        </w:rPr>
        <w:t>23</w:t>
      </w:r>
      <w:r w:rsidRPr="00347FA3">
        <w:rPr>
          <w:rFonts w:ascii="Times New Roman" w:eastAsiaTheme="majorEastAsia" w:hAnsi="Times New Roman" w:cs="Times New Roman"/>
        </w:rPr>
        <w:t>似可歸入本篇。</w:t>
      </w:r>
      <w:proofErr w:type="gramStart"/>
      <w:r w:rsidRPr="00347FA3">
        <w:rPr>
          <w:rFonts w:ascii="Times New Roman" w:eastAsiaTheme="majorEastAsia" w:hAnsi="Times New Roman" w:cs="Times New Roman"/>
        </w:rPr>
        <w:t>本篇簡</w:t>
      </w:r>
      <w:r w:rsidRPr="00347FA3">
        <w:rPr>
          <w:rFonts w:ascii="Times New Roman" w:eastAsiaTheme="majorEastAsia" w:hAnsi="Times New Roman" w:cs="Times New Roman"/>
        </w:rPr>
        <w:t>11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12</w:t>
      </w:r>
      <w:proofErr w:type="gramEnd"/>
      <w:r w:rsidRPr="00347FA3">
        <w:rPr>
          <w:rFonts w:ascii="Times New Roman" w:eastAsiaTheme="majorEastAsia" w:hAnsi="Times New Roman" w:cs="Times New Roman"/>
        </w:rPr>
        <w:t>右側的</w:t>
      </w:r>
      <w:proofErr w:type="gramStart"/>
      <w:r w:rsidRPr="00347FA3">
        <w:rPr>
          <w:rFonts w:ascii="Times New Roman" w:eastAsiaTheme="majorEastAsia" w:hAnsi="Times New Roman" w:cs="Times New Roman"/>
        </w:rPr>
        <w:t>契</w:t>
      </w:r>
      <w:proofErr w:type="gramEnd"/>
      <w:r w:rsidRPr="00347FA3">
        <w:rPr>
          <w:rFonts w:ascii="Times New Roman" w:eastAsiaTheme="majorEastAsia" w:hAnsi="Times New Roman" w:cs="Times New Roman"/>
        </w:rPr>
        <w:t>口應該是第二、三編。簡</w:t>
      </w:r>
      <w:r w:rsidRPr="00347FA3">
        <w:rPr>
          <w:rFonts w:ascii="Times New Roman" w:eastAsiaTheme="majorEastAsia" w:hAnsi="Times New Roman" w:cs="Times New Roman"/>
        </w:rPr>
        <w:t>2</w:t>
      </w:r>
      <w:r w:rsidRPr="00347FA3">
        <w:rPr>
          <w:rFonts w:ascii="Times New Roman" w:eastAsiaTheme="majorEastAsia" w:hAnsi="Times New Roman" w:cs="Times New Roman"/>
        </w:rPr>
        <w:t>與簡</w:t>
      </w:r>
      <w:r w:rsidRPr="00347FA3">
        <w:rPr>
          <w:rFonts w:ascii="Times New Roman" w:eastAsiaTheme="majorEastAsia" w:hAnsi="Times New Roman" w:cs="Times New Roman"/>
        </w:rPr>
        <w:t>11</w:t>
      </w:r>
      <w:proofErr w:type="gramStart"/>
      <w:r w:rsidRPr="00347FA3">
        <w:rPr>
          <w:rFonts w:ascii="Times New Roman" w:eastAsiaTheme="majorEastAsia" w:hAnsi="Times New Roman" w:cs="Times New Roman"/>
        </w:rPr>
        <w:t>拼合的</w:t>
      </w:r>
      <w:proofErr w:type="gramEnd"/>
      <w:r w:rsidRPr="00347FA3">
        <w:rPr>
          <w:rFonts w:ascii="Times New Roman" w:eastAsiaTheme="majorEastAsia" w:hAnsi="Times New Roman" w:cs="Times New Roman"/>
        </w:rPr>
        <w:t>可能性不大。</w:t>
      </w:r>
    </w:p>
    <w:p w14:paraId="5378C27D" w14:textId="77777777" w:rsidR="00B40B1C" w:rsidRPr="00347FA3" w:rsidRDefault="00B40B1C" w:rsidP="00B40B1C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王凱博</w:t>
      </w:r>
      <w:r w:rsidRPr="00347FA3">
        <w:rPr>
          <w:rFonts w:ascii="Times New Roman" w:eastAsiaTheme="majorEastAsia" w:hAnsi="Times New Roman" w:cs="Times New Roman"/>
        </w:rPr>
        <w:t>2013</w:t>
      </w:r>
      <w:r w:rsidRPr="00347FA3">
        <w:rPr>
          <w:rFonts w:ascii="Times New Roman" w:eastAsiaTheme="majorEastAsia" w:hAnsi="Times New Roman" w:cs="Times New Roman"/>
        </w:rPr>
        <w:t>：</w:t>
      </w:r>
      <w:r w:rsidRPr="00347FA3">
        <w:rPr>
          <w:rFonts w:ascii="Times New Roman" w:eastAsiaTheme="majorEastAsia" w:hAnsi="Times New Roman" w:cs="Times New Roman"/>
        </w:rPr>
        <w:t>9+8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3+10</w:t>
      </w:r>
      <w:r w:rsidRPr="00347FA3">
        <w:rPr>
          <w:rFonts w:ascii="Times New Roman" w:eastAsiaTheme="majorEastAsia" w:hAnsi="Times New Roman" w:cs="Times New Roman"/>
        </w:rPr>
        <w:t>。</w:t>
      </w:r>
    </w:p>
    <w:p w14:paraId="1CCED0B1" w14:textId="0113B8A2" w:rsidR="00873374" w:rsidRPr="00347FA3" w:rsidRDefault="00873374" w:rsidP="00B90D00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="00B40B1C"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2015</w:t>
      </w:r>
      <w:r w:rsidRPr="00347FA3">
        <w:rPr>
          <w:rFonts w:ascii="Times New Roman" w:eastAsiaTheme="majorEastAsia" w:hAnsi="Times New Roman" w:cs="Times New Roman"/>
        </w:rPr>
        <w:t>：</w:t>
      </w:r>
      <w:r w:rsidRPr="00347FA3">
        <w:rPr>
          <w:rFonts w:ascii="Times New Roman" w:eastAsiaTheme="majorEastAsia" w:hAnsi="Times New Roman" w:cs="Times New Roman"/>
        </w:rPr>
        <w:t>1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2+11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3+10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4+</w:t>
      </w:r>
      <w:r w:rsidRPr="00347FA3">
        <w:rPr>
          <w:rFonts w:ascii="Times New Roman" w:eastAsiaTheme="majorEastAsia" w:hAnsi="Times New Roman" w:cs="Times New Roman"/>
        </w:rPr>
        <w:t>孔</w:t>
      </w:r>
      <w:r w:rsidRPr="00347FA3">
        <w:rPr>
          <w:rFonts w:ascii="Times New Roman" w:eastAsiaTheme="majorEastAsia" w:hAnsi="Times New Roman" w:cs="Times New Roman"/>
        </w:rPr>
        <w:t>9</w:t>
      </w:r>
      <w:r w:rsidRPr="00347FA3">
        <w:rPr>
          <w:rFonts w:ascii="Times New Roman" w:eastAsiaTheme="majorEastAsia" w:hAnsi="Times New Roman" w:cs="Times New Roman"/>
        </w:rPr>
        <w:t>（之）、孔</w:t>
      </w:r>
      <w:r w:rsidRPr="00347FA3">
        <w:rPr>
          <w:rFonts w:ascii="Times New Roman" w:eastAsiaTheme="majorEastAsia" w:hAnsi="Times New Roman" w:cs="Times New Roman"/>
        </w:rPr>
        <w:t>25</w:t>
      </w:r>
      <w:proofErr w:type="gramStart"/>
      <w:r w:rsidRPr="00347FA3">
        <w:rPr>
          <w:rFonts w:ascii="Times New Roman" w:eastAsiaTheme="majorEastAsia" w:hAnsi="Times New Roman" w:cs="Times New Roman"/>
        </w:rPr>
        <w:t>（</w:t>
      </w:r>
      <w:proofErr w:type="gramEnd"/>
      <w:r w:rsidR="00B40B1C" w:rsidRPr="00347FA3">
        <w:rPr>
          <w:rFonts w:ascii="Times New Roman" w:eastAsiaTheme="majorEastAsia" w:hAnsi="Times New Roman" w:cs="Times New Roman"/>
        </w:rPr>
        <w:t>灋</w:t>
      </w:r>
      <w:r w:rsidRPr="00347FA3">
        <w:rPr>
          <w:rFonts w:ascii="Times New Roman" w:eastAsiaTheme="majorEastAsia" w:hAnsi="Times New Roman" w:cs="Times New Roman"/>
        </w:rPr>
        <w:t>）</w:t>
      </w:r>
      <w:r w:rsidRPr="00347FA3">
        <w:rPr>
          <w:rFonts w:ascii="Times New Roman" w:eastAsiaTheme="majorEastAsia" w:hAnsi="Times New Roman" w:cs="Times New Roman"/>
        </w:rPr>
        <w:t>+5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6+7</w:t>
      </w:r>
      <w:r w:rsidR="00B40B1C"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9+8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12</w:t>
      </w:r>
      <w:r w:rsidRPr="00347FA3">
        <w:rPr>
          <w:rFonts w:ascii="Times New Roman" w:eastAsiaTheme="majorEastAsia" w:hAnsi="Times New Roman" w:cs="Times New Roman"/>
        </w:rPr>
        <w:t>。</w:t>
      </w:r>
      <w:proofErr w:type="gramStart"/>
      <w:r w:rsidR="00B40B1C" w:rsidRPr="00347FA3">
        <w:rPr>
          <w:rFonts w:ascii="Times New Roman" w:eastAsiaTheme="majorEastAsia" w:hAnsi="Times New Roman" w:cs="Times New Roman"/>
        </w:rPr>
        <w:t>（</w:t>
      </w:r>
      <w:proofErr w:type="gramEnd"/>
      <w:r w:rsidR="00B40B1C" w:rsidRPr="00347FA3">
        <w:rPr>
          <w:rFonts w:ascii="Times New Roman" w:eastAsiaTheme="majorEastAsia" w:hAnsi="Times New Roman" w:cs="Times New Roman"/>
        </w:rPr>
        <w:t>對於簡</w:t>
      </w:r>
      <w:r w:rsidR="00B40B1C" w:rsidRPr="00347FA3">
        <w:rPr>
          <w:rFonts w:ascii="Times New Roman" w:eastAsiaTheme="majorEastAsia" w:hAnsi="Times New Roman" w:cs="Times New Roman"/>
        </w:rPr>
        <w:t>2</w:t>
      </w:r>
      <w:proofErr w:type="gramStart"/>
      <w:r w:rsidR="00B40B1C" w:rsidRPr="00347FA3">
        <w:rPr>
          <w:rFonts w:ascii="Times New Roman" w:eastAsiaTheme="majorEastAsia" w:hAnsi="Times New Roman" w:cs="Times New Roman"/>
        </w:rPr>
        <w:t>兩</w:t>
      </w:r>
      <w:proofErr w:type="gramEnd"/>
      <w:r w:rsidR="00B40B1C" w:rsidRPr="00347FA3">
        <w:rPr>
          <w:rFonts w:ascii="Times New Roman" w:eastAsiaTheme="majorEastAsia" w:hAnsi="Times New Roman" w:cs="Times New Roman"/>
        </w:rPr>
        <w:t>種拼接</w:t>
      </w:r>
      <w:r w:rsidR="00B40B1C" w:rsidRPr="00347FA3">
        <w:rPr>
          <w:rFonts w:ascii="Times New Roman" w:eastAsiaTheme="majorEastAsia" w:hAnsi="Times New Roman" w:cs="Times New Roman"/>
        </w:rPr>
        <w:t>2+11</w:t>
      </w:r>
      <w:r w:rsidR="00B40B1C" w:rsidRPr="00347FA3">
        <w:rPr>
          <w:rFonts w:ascii="Times New Roman" w:eastAsiaTheme="majorEastAsia" w:hAnsi="Times New Roman" w:cs="Times New Roman"/>
        </w:rPr>
        <w:t>和</w:t>
      </w:r>
      <w:r w:rsidR="00B40B1C" w:rsidRPr="00347FA3">
        <w:rPr>
          <w:rFonts w:ascii="Times New Roman" w:eastAsiaTheme="majorEastAsia" w:hAnsi="Times New Roman" w:cs="Times New Roman"/>
        </w:rPr>
        <w:t>2+</w:t>
      </w:r>
      <w:r w:rsidR="00B40B1C" w:rsidRPr="00347FA3">
        <w:rPr>
          <w:rFonts w:ascii="Times New Roman" w:eastAsiaTheme="majorEastAsia" w:hAnsi="Times New Roman" w:cs="Times New Roman"/>
        </w:rPr>
        <w:t>孔</w:t>
      </w:r>
      <w:r w:rsidR="00B40B1C" w:rsidRPr="00347FA3">
        <w:rPr>
          <w:rFonts w:ascii="Times New Roman" w:eastAsiaTheme="majorEastAsia" w:hAnsi="Times New Roman" w:cs="Times New Roman"/>
        </w:rPr>
        <w:t>21</w:t>
      </w:r>
      <w:r w:rsidR="00B40B1C" w:rsidRPr="00347FA3">
        <w:rPr>
          <w:rFonts w:ascii="Times New Roman" w:eastAsiaTheme="majorEastAsia" w:hAnsi="Times New Roman" w:cs="Times New Roman"/>
        </w:rPr>
        <w:t>的爭議，季指出</w:t>
      </w:r>
      <w:r w:rsidR="00B40B1C" w:rsidRPr="00347FA3">
        <w:rPr>
          <w:rFonts w:ascii="Times New Roman" w:eastAsiaTheme="majorEastAsia" w:hAnsi="Times New Roman" w:cs="Times New Roman"/>
        </w:rPr>
        <w:t>2+</w:t>
      </w:r>
      <w:r w:rsidR="00B40B1C" w:rsidRPr="00347FA3">
        <w:rPr>
          <w:rFonts w:ascii="Times New Roman" w:eastAsiaTheme="majorEastAsia" w:hAnsi="Times New Roman" w:cs="Times New Roman"/>
        </w:rPr>
        <w:t>孔</w:t>
      </w:r>
      <w:r w:rsidR="00B40B1C" w:rsidRPr="00347FA3">
        <w:rPr>
          <w:rFonts w:ascii="Times New Roman" w:eastAsiaTheme="majorEastAsia" w:hAnsi="Times New Roman" w:cs="Times New Roman"/>
        </w:rPr>
        <w:t>21</w:t>
      </w:r>
      <w:r w:rsidR="00B40B1C" w:rsidRPr="00347FA3">
        <w:rPr>
          <w:rFonts w:ascii="Times New Roman" w:eastAsiaTheme="majorEastAsia" w:hAnsi="Times New Roman" w:cs="Times New Roman"/>
        </w:rPr>
        <w:t>看起來長度還可以，文義的銜接似乎說得通，可是本篇簡平均每字</w:t>
      </w:r>
      <w:r w:rsidR="00B40B1C" w:rsidRPr="00347FA3">
        <w:rPr>
          <w:rFonts w:ascii="Times New Roman" w:eastAsiaTheme="majorEastAsia" w:hAnsi="Times New Roman" w:cs="Times New Roman"/>
        </w:rPr>
        <w:t>0.95</w:t>
      </w:r>
      <w:r w:rsidR="00B40B1C" w:rsidRPr="00347FA3">
        <w:rPr>
          <w:rFonts w:ascii="Times New Roman" w:eastAsiaTheme="majorEastAsia" w:hAnsi="Times New Roman" w:cs="Times New Roman"/>
        </w:rPr>
        <w:t>厘米，孔</w:t>
      </w:r>
      <w:r w:rsidR="00B40B1C" w:rsidRPr="00347FA3">
        <w:rPr>
          <w:rFonts w:ascii="Times New Roman" w:eastAsiaTheme="majorEastAsia" w:hAnsi="Times New Roman" w:cs="Times New Roman"/>
        </w:rPr>
        <w:t>21</w:t>
      </w:r>
      <w:r w:rsidR="00B40B1C" w:rsidRPr="00347FA3">
        <w:rPr>
          <w:rFonts w:ascii="Times New Roman" w:eastAsiaTheme="majorEastAsia" w:hAnsi="Times New Roman" w:cs="Times New Roman"/>
        </w:rPr>
        <w:t>平均每字</w:t>
      </w:r>
      <w:r w:rsidR="00B40B1C" w:rsidRPr="00347FA3">
        <w:rPr>
          <w:rFonts w:ascii="Times New Roman" w:eastAsiaTheme="majorEastAsia" w:hAnsi="Times New Roman" w:cs="Times New Roman"/>
        </w:rPr>
        <w:t>1.38</w:t>
      </w:r>
      <w:r w:rsidR="00B40B1C" w:rsidRPr="00347FA3">
        <w:rPr>
          <w:rFonts w:ascii="Times New Roman" w:eastAsiaTheme="majorEastAsia" w:hAnsi="Times New Roman" w:cs="Times New Roman"/>
        </w:rPr>
        <w:t>厘米，二者字距相差太大，不太可能屬同一支簡。因此，</w:t>
      </w:r>
      <w:r w:rsidR="00B40B1C" w:rsidRPr="00347FA3">
        <w:rPr>
          <w:rFonts w:ascii="Times New Roman" w:eastAsiaTheme="majorEastAsia" w:hAnsi="Times New Roman" w:cs="Times New Roman"/>
          <w:lang w:eastAsia="zh-CN"/>
        </w:rPr>
        <w:t>2+11</w:t>
      </w:r>
      <w:r w:rsidR="00B40B1C" w:rsidRPr="00347FA3">
        <w:rPr>
          <w:rFonts w:ascii="Times New Roman" w:eastAsiaTheme="majorEastAsia" w:hAnsi="Times New Roman" w:cs="Times New Roman"/>
        </w:rPr>
        <w:t>比較大可能。）</w:t>
      </w:r>
    </w:p>
    <w:p w14:paraId="79FD3E92" w14:textId="1D91E7AB" w:rsidR="00B40B1C" w:rsidRPr="00347FA3" w:rsidRDefault="00B40B1C" w:rsidP="00B40B1C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高佑仁</w:t>
      </w:r>
      <w:r w:rsidRPr="00347FA3">
        <w:rPr>
          <w:rFonts w:ascii="Times New Roman" w:eastAsiaTheme="majorEastAsia" w:hAnsi="Times New Roman" w:cs="Times New Roman"/>
        </w:rPr>
        <w:t>2015</w:t>
      </w:r>
      <w:r w:rsidRPr="00347FA3">
        <w:rPr>
          <w:rFonts w:ascii="Times New Roman" w:eastAsiaTheme="majorEastAsia" w:hAnsi="Times New Roman" w:cs="Times New Roman"/>
        </w:rPr>
        <w:t>：簡</w:t>
      </w:r>
      <w:r w:rsidRPr="00347FA3">
        <w:rPr>
          <w:rFonts w:ascii="Times New Roman" w:eastAsiaTheme="majorEastAsia" w:hAnsi="Times New Roman" w:cs="Times New Roman"/>
        </w:rPr>
        <w:t>4</w:t>
      </w:r>
      <w:r w:rsidRPr="00347FA3">
        <w:rPr>
          <w:rFonts w:ascii="Times New Roman" w:eastAsiaTheme="majorEastAsia" w:hAnsi="Times New Roman" w:cs="Times New Roman"/>
        </w:rPr>
        <w:t>與《孔》</w:t>
      </w:r>
      <w:r w:rsidRPr="00347FA3">
        <w:rPr>
          <w:rFonts w:ascii="Times New Roman" w:eastAsiaTheme="majorEastAsia" w:hAnsi="Times New Roman" w:cs="Times New Roman"/>
        </w:rPr>
        <w:t>9</w:t>
      </w:r>
      <w:r w:rsidRPr="00347FA3">
        <w:rPr>
          <w:rFonts w:ascii="Times New Roman" w:eastAsiaTheme="majorEastAsia" w:hAnsi="Times New Roman" w:cs="Times New Roman"/>
        </w:rPr>
        <w:t>、《</w:t>
      </w:r>
      <w:r w:rsidR="00F65AD4" w:rsidRPr="00347FA3">
        <w:rPr>
          <w:rFonts w:ascii="Times New Roman" w:eastAsiaTheme="majorEastAsia" w:hAnsi="Times New Roman" w:cs="Times New Roman"/>
        </w:rPr>
        <w:t>孔</w:t>
      </w:r>
      <w:r w:rsidRPr="00347FA3">
        <w:rPr>
          <w:rFonts w:ascii="Times New Roman" w:eastAsiaTheme="majorEastAsia" w:hAnsi="Times New Roman" w:cs="Times New Roman"/>
        </w:rPr>
        <w:t>》</w:t>
      </w:r>
      <w:r w:rsidRPr="00347FA3">
        <w:rPr>
          <w:rFonts w:ascii="Times New Roman" w:eastAsiaTheme="majorEastAsia" w:hAnsi="Times New Roman" w:cs="Times New Roman"/>
        </w:rPr>
        <w:t>25</w:t>
      </w:r>
      <w:r w:rsidRPr="00347FA3">
        <w:rPr>
          <w:rFonts w:ascii="Times New Roman" w:eastAsiaTheme="majorEastAsia" w:hAnsi="Times New Roman" w:cs="Times New Roman"/>
        </w:rPr>
        <w:t>與</w:t>
      </w:r>
      <w:proofErr w:type="gramStart"/>
      <w:r w:rsidRPr="00347FA3">
        <w:rPr>
          <w:rFonts w:ascii="Times New Roman" w:eastAsiaTheme="majorEastAsia" w:hAnsi="Times New Roman" w:cs="Times New Roman"/>
        </w:rPr>
        <w:t>本篇簡</w:t>
      </w:r>
      <w:proofErr w:type="gramEnd"/>
      <w:r w:rsidRPr="00347FA3">
        <w:rPr>
          <w:rFonts w:ascii="Times New Roman" w:eastAsiaTheme="majorEastAsia" w:hAnsi="Times New Roman" w:cs="Times New Roman"/>
        </w:rPr>
        <w:t>5</w:t>
      </w:r>
      <w:r w:rsidRPr="00347FA3">
        <w:rPr>
          <w:rFonts w:ascii="Times New Roman" w:eastAsiaTheme="majorEastAsia" w:hAnsi="Times New Roman" w:cs="Times New Roman"/>
        </w:rPr>
        <w:t>可綴合</w:t>
      </w:r>
      <w:r w:rsidR="00F65AD4" w:rsidRPr="00347FA3">
        <w:rPr>
          <w:rFonts w:ascii="Times New Roman" w:eastAsiaTheme="majorEastAsia" w:hAnsi="Times New Roman" w:cs="Times New Roman"/>
        </w:rPr>
        <w:t>。</w:t>
      </w:r>
    </w:p>
    <w:p w14:paraId="22006716" w14:textId="62121CC8" w:rsidR="00B40B1C" w:rsidRPr="00347FA3" w:rsidRDefault="00B40B1C" w:rsidP="00AB5F3F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張峰</w:t>
      </w:r>
      <w:r w:rsidRPr="00347FA3">
        <w:rPr>
          <w:rFonts w:ascii="Times New Roman" w:eastAsiaTheme="majorEastAsia" w:hAnsi="Times New Roman" w:cs="Times New Roman"/>
        </w:rPr>
        <w:t>2016</w:t>
      </w:r>
      <w:r w:rsidR="00F65AD4" w:rsidRPr="00347FA3">
        <w:rPr>
          <w:rFonts w:ascii="Times New Roman" w:eastAsiaTheme="majorEastAsia" w:hAnsi="Times New Roman" w:cs="Times New Roman"/>
        </w:rPr>
        <w:t>：</w:t>
      </w:r>
      <w:r w:rsidRPr="00347FA3">
        <w:rPr>
          <w:rFonts w:ascii="Times New Roman" w:eastAsiaTheme="majorEastAsia" w:hAnsi="Times New Roman" w:cs="Times New Roman"/>
        </w:rPr>
        <w:t>1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2</w:t>
      </w:r>
      <w:r w:rsidRPr="00347FA3">
        <w:rPr>
          <w:rFonts w:ascii="Times New Roman" w:eastAsiaTheme="majorEastAsia" w:hAnsi="Times New Roman" w:cs="Times New Roman"/>
        </w:rPr>
        <w:t>、孔</w:t>
      </w:r>
      <w:r w:rsidRPr="00347FA3">
        <w:rPr>
          <w:rFonts w:ascii="Times New Roman" w:eastAsiaTheme="majorEastAsia" w:hAnsi="Times New Roman" w:cs="Times New Roman"/>
        </w:rPr>
        <w:t>21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4</w:t>
      </w:r>
      <w:r w:rsidRPr="00347FA3">
        <w:rPr>
          <w:rFonts w:ascii="Times New Roman" w:eastAsiaTheme="majorEastAsia" w:hAnsi="Times New Roman" w:cs="Times New Roman"/>
        </w:rPr>
        <w:t>、孔</w:t>
      </w:r>
      <w:r w:rsidRPr="00347FA3">
        <w:rPr>
          <w:rFonts w:ascii="Times New Roman" w:eastAsiaTheme="majorEastAsia" w:hAnsi="Times New Roman" w:cs="Times New Roman"/>
        </w:rPr>
        <w:t>9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8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9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6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7</w:t>
      </w:r>
      <w:r w:rsidRPr="00347FA3">
        <w:rPr>
          <w:rFonts w:ascii="Times New Roman" w:eastAsiaTheme="majorEastAsia" w:hAnsi="Times New Roman" w:cs="Times New Roman"/>
        </w:rPr>
        <w:t>、（</w:t>
      </w:r>
      <w:proofErr w:type="gramStart"/>
      <w:r w:rsidRPr="00347FA3">
        <w:rPr>
          <w:rFonts w:ascii="Times New Roman" w:eastAsiaTheme="majorEastAsia" w:hAnsi="Times New Roman" w:cs="Times New Roman"/>
        </w:rPr>
        <w:t>邦</w:t>
      </w:r>
      <w:proofErr w:type="gramEnd"/>
      <w:r w:rsidRPr="00347FA3">
        <w:rPr>
          <w:rFonts w:ascii="Times New Roman" w:eastAsiaTheme="majorEastAsia" w:hAnsi="Times New Roman" w:cs="Times New Roman"/>
        </w:rPr>
        <w:t>家）</w:t>
      </w:r>
      <w:r w:rsidRPr="00347FA3">
        <w:rPr>
          <w:rFonts w:ascii="Times New Roman" w:eastAsiaTheme="majorEastAsia" w:hAnsi="Times New Roman" w:cs="Times New Roman"/>
        </w:rPr>
        <w:t>11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3</w:t>
      </w:r>
      <w:r w:rsidR="00F65AD4"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10</w:t>
      </w:r>
      <w:r w:rsidR="00F65AD4"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12</w:t>
      </w:r>
      <w:r w:rsidRPr="00347FA3">
        <w:rPr>
          <w:rFonts w:ascii="Times New Roman" w:eastAsiaTheme="majorEastAsia" w:hAnsi="Times New Roman" w:cs="Times New Roman"/>
        </w:rPr>
        <w:t>，子</w:t>
      </w:r>
      <w:r w:rsidRPr="00347FA3">
        <w:rPr>
          <w:rFonts w:ascii="Times New Roman" w:eastAsiaTheme="majorEastAsia" w:hAnsi="Times New Roman" w:cs="Times New Roman"/>
        </w:rPr>
        <w:t>25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5</w:t>
      </w:r>
      <w:r w:rsidRPr="00347FA3">
        <w:rPr>
          <w:rFonts w:ascii="Times New Roman" w:eastAsiaTheme="majorEastAsia" w:hAnsi="Times New Roman" w:cs="Times New Roman"/>
        </w:rPr>
        <w:t>。</w:t>
      </w:r>
    </w:p>
    <w:p w14:paraId="2A9107D3" w14:textId="72E54BA5" w:rsidR="00B40B1C" w:rsidRPr="00347FA3" w:rsidRDefault="00B40B1C" w:rsidP="005714F9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賴怡璇</w:t>
      </w:r>
      <w:r w:rsidR="00F65AD4" w:rsidRPr="00347FA3">
        <w:rPr>
          <w:rFonts w:ascii="Times New Roman" w:eastAsiaTheme="majorEastAsia" w:hAnsi="Times New Roman" w:cs="Times New Roman"/>
        </w:rPr>
        <w:t>：</w:t>
      </w:r>
      <w:r w:rsidRPr="00347FA3">
        <w:rPr>
          <w:rFonts w:ascii="Times New Roman" w:eastAsiaTheme="majorEastAsia" w:hAnsi="Times New Roman" w:cs="Times New Roman"/>
        </w:rPr>
        <w:t>簡</w:t>
      </w:r>
      <w:r w:rsidRPr="00347FA3">
        <w:rPr>
          <w:rFonts w:ascii="Times New Roman" w:eastAsiaTheme="majorEastAsia" w:hAnsi="Times New Roman" w:cs="Times New Roman"/>
        </w:rPr>
        <w:t>6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7</w:t>
      </w:r>
      <w:proofErr w:type="gramStart"/>
      <w:r w:rsidRPr="00347FA3">
        <w:rPr>
          <w:rFonts w:ascii="Times New Roman" w:eastAsiaTheme="majorEastAsia" w:hAnsi="Times New Roman" w:cs="Times New Roman"/>
        </w:rPr>
        <w:t>直接拼合後</w:t>
      </w:r>
      <w:proofErr w:type="gramEnd"/>
      <w:r w:rsidRPr="00347FA3">
        <w:rPr>
          <w:rFonts w:ascii="Times New Roman" w:eastAsiaTheme="majorEastAsia" w:hAnsi="Times New Roman" w:cs="Times New Roman"/>
        </w:rPr>
        <w:t>的</w:t>
      </w:r>
      <w:proofErr w:type="gramStart"/>
      <w:r w:rsidRPr="00347FA3">
        <w:rPr>
          <w:rFonts w:ascii="Times New Roman" w:eastAsiaTheme="majorEastAsia" w:hAnsi="Times New Roman" w:cs="Times New Roman"/>
        </w:rPr>
        <w:t>結果求非</w:t>
      </w:r>
      <w:proofErr w:type="gramEnd"/>
      <w:r w:rsidR="00F65AD4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八項</w:t>
      </w:r>
      <w:r w:rsidR="00F65AD4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，之間</w:t>
      </w:r>
      <w:proofErr w:type="gramStart"/>
      <w:r w:rsidRPr="00347FA3">
        <w:rPr>
          <w:rFonts w:ascii="Times New Roman" w:eastAsiaTheme="majorEastAsia" w:hAnsi="Times New Roman" w:cs="Times New Roman"/>
        </w:rPr>
        <w:t>有殘文</w:t>
      </w:r>
      <w:proofErr w:type="gramEnd"/>
      <w:r w:rsidR="00F65AD4" w:rsidRPr="00347FA3">
        <w:rPr>
          <w:rFonts w:ascii="Times New Roman" w:eastAsiaTheme="majorEastAsia" w:hAnsi="Times New Roman" w:cs="Times New Roman"/>
        </w:rPr>
        <w:t>。</w:t>
      </w:r>
    </w:p>
    <w:p w14:paraId="40D11A36" w14:textId="53E31A91" w:rsidR="00B40B1C" w:rsidRPr="00347FA3" w:rsidRDefault="00B40B1C" w:rsidP="006B5450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羅</w:t>
      </w:r>
      <w:proofErr w:type="gramStart"/>
      <w:r w:rsidRPr="00347FA3">
        <w:rPr>
          <w:rFonts w:ascii="Times New Roman" w:eastAsiaTheme="majorEastAsia" w:hAnsi="Times New Roman" w:cs="Times New Roman"/>
        </w:rPr>
        <w:t>運環</w:t>
      </w:r>
      <w:r w:rsidR="00F65AD4" w:rsidRPr="00347FA3">
        <w:rPr>
          <w:rFonts w:ascii="Times New Roman" w:eastAsiaTheme="majorEastAsia" w:hAnsi="Times New Roman" w:cs="Times New Roman"/>
        </w:rPr>
        <w:t>：</w:t>
      </w:r>
      <w:proofErr w:type="gramEnd"/>
      <w:r w:rsidRPr="00347FA3">
        <w:rPr>
          <w:rFonts w:ascii="Times New Roman" w:eastAsiaTheme="majorEastAsia" w:hAnsi="Times New Roman" w:cs="Times New Roman"/>
        </w:rPr>
        <w:t>本篇講述史</w:t>
      </w:r>
      <w:r w:rsidR="00F65AD4" w:rsidRPr="00347FA3">
        <w:rPr>
          <w:rFonts w:ascii="Times New Roman" w:eastAsiaTheme="majorEastAsia" w:hAnsi="Times New Roman" w:cs="Times New Roman"/>
        </w:rPr>
        <w:t>蒥</w:t>
      </w:r>
      <w:r w:rsidRPr="00347FA3">
        <w:rPr>
          <w:rFonts w:ascii="Times New Roman" w:eastAsiaTheme="majorEastAsia" w:hAnsi="Times New Roman" w:cs="Times New Roman"/>
        </w:rPr>
        <w:t>就教輔齊國太子事請教孔子，孔子所答是史</w:t>
      </w:r>
      <w:r w:rsidR="00F65AD4" w:rsidRPr="00347FA3">
        <w:rPr>
          <w:rFonts w:ascii="Times New Roman" w:eastAsiaTheme="majorEastAsia" w:hAnsi="Times New Roman" w:cs="Times New Roman"/>
        </w:rPr>
        <w:t>蒥</w:t>
      </w:r>
      <w:r w:rsidRPr="00347FA3">
        <w:rPr>
          <w:rFonts w:ascii="Times New Roman" w:eastAsiaTheme="majorEastAsia" w:hAnsi="Times New Roman" w:cs="Times New Roman"/>
        </w:rPr>
        <w:t>將要教太子的重要內容的組成部分。此事當在孔子由</w:t>
      </w:r>
      <w:proofErr w:type="gramStart"/>
      <w:r w:rsidRPr="00347FA3">
        <w:rPr>
          <w:rFonts w:ascii="Times New Roman" w:eastAsiaTheme="majorEastAsia" w:hAnsi="Times New Roman" w:cs="Times New Roman"/>
        </w:rPr>
        <w:t>齊返魯之後</w:t>
      </w:r>
      <w:proofErr w:type="gramEnd"/>
      <w:r w:rsidRPr="00347FA3">
        <w:rPr>
          <w:rFonts w:ascii="Times New Roman" w:eastAsiaTheme="majorEastAsia" w:hAnsi="Times New Roman" w:cs="Times New Roman"/>
        </w:rPr>
        <w:t>，齊景公死（公元前</w:t>
      </w:r>
      <w:r w:rsidRPr="00347FA3">
        <w:rPr>
          <w:rFonts w:ascii="Times New Roman" w:eastAsiaTheme="majorEastAsia" w:hAnsi="Times New Roman" w:cs="Times New Roman"/>
        </w:rPr>
        <w:t>490</w:t>
      </w:r>
      <w:r w:rsidRPr="00347FA3">
        <w:rPr>
          <w:rFonts w:ascii="Times New Roman" w:eastAsiaTheme="majorEastAsia" w:hAnsi="Times New Roman" w:cs="Times New Roman"/>
        </w:rPr>
        <w:t>年）之前這段時間之內</w:t>
      </w:r>
      <w:r w:rsidR="00F65AD4" w:rsidRPr="00347FA3">
        <w:rPr>
          <w:rFonts w:ascii="Times New Roman" w:eastAsiaTheme="majorEastAsia" w:hAnsi="Times New Roman" w:cs="Times New Roman"/>
        </w:rPr>
        <w:t>。</w:t>
      </w:r>
    </w:p>
    <w:p w14:paraId="36D6DD13" w14:textId="627E9D36" w:rsidR="00B40B1C" w:rsidRPr="00347FA3" w:rsidRDefault="00B40B1C" w:rsidP="00A012A8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</w:rPr>
      </w:pPr>
      <w:proofErr w:type="gramStart"/>
      <w:r w:rsidRPr="00347FA3">
        <w:rPr>
          <w:rFonts w:ascii="Times New Roman" w:eastAsiaTheme="majorEastAsia" w:hAnsi="Times New Roman" w:cs="Times New Roman"/>
        </w:rPr>
        <w:t>顧史考</w:t>
      </w:r>
      <w:proofErr w:type="gramEnd"/>
      <w:r w:rsidRPr="00347FA3">
        <w:rPr>
          <w:rFonts w:ascii="Times New Roman" w:eastAsiaTheme="majorEastAsia" w:hAnsi="Times New Roman" w:cs="Times New Roman"/>
        </w:rPr>
        <w:t>2017</w:t>
      </w:r>
      <w:r w:rsidR="00F65AD4" w:rsidRPr="00347FA3">
        <w:rPr>
          <w:rFonts w:ascii="Times New Roman" w:eastAsiaTheme="majorEastAsia" w:hAnsi="Times New Roman" w:cs="Times New Roman"/>
        </w:rPr>
        <w:t>：</w:t>
      </w:r>
      <w:r w:rsidR="00F65AD4" w:rsidRPr="00347FA3">
        <w:rPr>
          <w:rFonts w:ascii="Times New Roman" w:eastAsiaTheme="majorEastAsia" w:hAnsi="Times New Roman" w:cs="Times New Roman"/>
        </w:rPr>
        <w:t>2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4</w:t>
      </w:r>
      <w:r w:rsidRPr="00347FA3">
        <w:rPr>
          <w:rFonts w:ascii="Times New Roman" w:eastAsiaTheme="majorEastAsia" w:hAnsi="Times New Roman" w:cs="Times New Roman"/>
        </w:rPr>
        <w:t>、孔</w:t>
      </w:r>
      <w:r w:rsidRPr="00347FA3">
        <w:rPr>
          <w:rFonts w:ascii="Times New Roman" w:eastAsiaTheme="majorEastAsia" w:hAnsi="Times New Roman" w:cs="Times New Roman"/>
        </w:rPr>
        <w:t>9</w:t>
      </w:r>
      <w:r w:rsidRPr="00347FA3">
        <w:rPr>
          <w:rFonts w:ascii="Times New Roman" w:eastAsiaTheme="majorEastAsia" w:hAnsi="Times New Roman" w:cs="Times New Roman"/>
        </w:rPr>
        <w:t>，孔</w:t>
      </w:r>
      <w:r w:rsidRPr="00347FA3">
        <w:rPr>
          <w:rFonts w:ascii="Times New Roman" w:eastAsiaTheme="majorEastAsia" w:hAnsi="Times New Roman" w:cs="Times New Roman"/>
        </w:rPr>
        <w:t>25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5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9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8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6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7</w:t>
      </w:r>
      <w:r w:rsidRPr="00347FA3">
        <w:rPr>
          <w:rFonts w:ascii="Times New Roman" w:eastAsiaTheme="majorEastAsia" w:hAnsi="Times New Roman" w:cs="Times New Roman"/>
        </w:rPr>
        <w:t>、（</w:t>
      </w:r>
      <w:proofErr w:type="gramStart"/>
      <w:r w:rsidRPr="00347FA3">
        <w:rPr>
          <w:rFonts w:ascii="Times New Roman" w:eastAsiaTheme="majorEastAsia" w:hAnsi="Times New Roman" w:cs="Times New Roman"/>
        </w:rPr>
        <w:t>邦</w:t>
      </w:r>
      <w:proofErr w:type="gramEnd"/>
      <w:r w:rsidRPr="00347FA3">
        <w:rPr>
          <w:rFonts w:ascii="Times New Roman" w:eastAsiaTheme="majorEastAsia" w:hAnsi="Times New Roman" w:cs="Times New Roman"/>
        </w:rPr>
        <w:t>家也）</w:t>
      </w:r>
      <w:r w:rsidRPr="00347FA3">
        <w:rPr>
          <w:rFonts w:ascii="Times New Roman" w:eastAsiaTheme="majorEastAsia" w:hAnsi="Times New Roman" w:cs="Times New Roman"/>
        </w:rPr>
        <w:t>11</w:t>
      </w:r>
      <w:r w:rsidR="00F65AD4"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1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12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3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10</w:t>
      </w:r>
      <w:r w:rsidR="00F65AD4" w:rsidRPr="00347FA3">
        <w:rPr>
          <w:rFonts w:ascii="Times New Roman" w:eastAsiaTheme="majorEastAsia" w:hAnsi="Times New Roman" w:cs="Times New Roman"/>
        </w:rPr>
        <w:t>。</w:t>
      </w:r>
    </w:p>
    <w:p w14:paraId="5A62E8ED" w14:textId="5D608838" w:rsidR="00B40B1C" w:rsidRPr="00347FA3" w:rsidRDefault="00B40B1C" w:rsidP="00D0711A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</w:rPr>
      </w:pPr>
      <w:proofErr w:type="gramStart"/>
      <w:r w:rsidRPr="00347FA3">
        <w:rPr>
          <w:rFonts w:ascii="Times New Roman" w:eastAsiaTheme="majorEastAsia" w:hAnsi="Times New Roman" w:cs="Times New Roman"/>
        </w:rPr>
        <w:t>侯乃峰</w:t>
      </w:r>
      <w:proofErr w:type="gramEnd"/>
      <w:r w:rsidRPr="00347FA3">
        <w:rPr>
          <w:rFonts w:ascii="Times New Roman" w:eastAsiaTheme="majorEastAsia" w:hAnsi="Times New Roman" w:cs="Times New Roman"/>
        </w:rPr>
        <w:t>2018</w:t>
      </w:r>
      <w:r w:rsidR="00F65AD4" w:rsidRPr="00347FA3">
        <w:rPr>
          <w:rFonts w:ascii="Times New Roman" w:eastAsiaTheme="majorEastAsia" w:hAnsi="Times New Roman" w:cs="Times New Roman"/>
        </w:rPr>
        <w:t>：</w:t>
      </w:r>
      <w:proofErr w:type="gramStart"/>
      <w:r w:rsidRPr="00347FA3">
        <w:rPr>
          <w:rFonts w:ascii="Times New Roman" w:eastAsiaTheme="majorEastAsia" w:hAnsi="Times New Roman" w:cs="Times New Roman"/>
        </w:rPr>
        <w:t>張舒重</w:t>
      </w:r>
      <w:proofErr w:type="gramEnd"/>
      <w:r w:rsidRPr="00347FA3">
        <w:rPr>
          <w:rFonts w:ascii="Times New Roman" w:eastAsiaTheme="majorEastAsia" w:hAnsi="Times New Roman" w:cs="Times New Roman"/>
        </w:rPr>
        <w:t>編為</w:t>
      </w:r>
      <w:r w:rsidRPr="00347FA3">
        <w:rPr>
          <w:rFonts w:ascii="Times New Roman" w:eastAsiaTheme="majorEastAsia" w:hAnsi="Times New Roman" w:cs="Times New Roman"/>
        </w:rPr>
        <w:t>6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7</w:t>
      </w:r>
      <w:r w:rsidRPr="00347FA3">
        <w:rPr>
          <w:rFonts w:ascii="Times New Roman" w:eastAsiaTheme="majorEastAsia" w:hAnsi="Times New Roman" w:cs="Times New Roman"/>
        </w:rPr>
        <w:t>，</w:t>
      </w:r>
      <w:r w:rsidR="00F65AD4" w:rsidRPr="00347FA3">
        <w:rPr>
          <w:rFonts w:ascii="Times New Roman" w:eastAsiaTheme="majorEastAsia" w:hAnsi="Times New Roman" w:cs="Times New Roman"/>
        </w:rPr>
        <w:t>11</w:t>
      </w:r>
      <w:r w:rsidR="00F65AD4"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3+10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9+8</w:t>
      </w:r>
      <w:r w:rsidRPr="00347FA3">
        <w:rPr>
          <w:rFonts w:ascii="Times New Roman" w:eastAsiaTheme="majorEastAsia" w:hAnsi="Times New Roman" w:cs="Times New Roman"/>
        </w:rPr>
        <w:t>，孔</w:t>
      </w:r>
      <w:r w:rsidRPr="00347FA3">
        <w:rPr>
          <w:rFonts w:ascii="Times New Roman" w:eastAsiaTheme="majorEastAsia" w:hAnsi="Times New Roman" w:cs="Times New Roman"/>
        </w:rPr>
        <w:t>25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5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4</w:t>
      </w:r>
      <w:r w:rsidRPr="00347FA3">
        <w:rPr>
          <w:rFonts w:ascii="Times New Roman" w:eastAsiaTheme="majorEastAsia" w:hAnsi="Times New Roman" w:cs="Times New Roman"/>
        </w:rPr>
        <w:t>、孔</w:t>
      </w:r>
      <w:r w:rsidRPr="00347FA3">
        <w:rPr>
          <w:rFonts w:ascii="Times New Roman" w:eastAsiaTheme="majorEastAsia" w:hAnsi="Times New Roman" w:cs="Times New Roman"/>
        </w:rPr>
        <w:t>9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1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12</w:t>
      </w:r>
      <w:r w:rsidRPr="00347FA3">
        <w:rPr>
          <w:rFonts w:ascii="Times New Roman" w:eastAsiaTheme="majorEastAsia" w:hAnsi="Times New Roman" w:cs="Times New Roman"/>
        </w:rPr>
        <w:t>。</w:t>
      </w:r>
      <w:r w:rsidRPr="00347FA3">
        <w:rPr>
          <w:rFonts w:ascii="Times New Roman" w:eastAsiaTheme="majorEastAsia" w:hAnsi="Times New Roman" w:cs="Times New Roman"/>
        </w:rPr>
        <w:t>2</w:t>
      </w:r>
      <w:r w:rsidRPr="00347FA3">
        <w:rPr>
          <w:rFonts w:ascii="Times New Roman" w:eastAsiaTheme="majorEastAsia" w:hAnsi="Times New Roman" w:cs="Times New Roman"/>
        </w:rPr>
        <w:t>。簡</w:t>
      </w:r>
      <w:r w:rsidRPr="00347FA3">
        <w:rPr>
          <w:rFonts w:ascii="Times New Roman" w:eastAsiaTheme="majorEastAsia" w:hAnsi="Times New Roman" w:cs="Times New Roman"/>
        </w:rPr>
        <w:t>2</w:t>
      </w:r>
      <w:r w:rsidRPr="00347FA3">
        <w:rPr>
          <w:rFonts w:ascii="Times New Roman" w:eastAsiaTheme="majorEastAsia" w:hAnsi="Times New Roman" w:cs="Times New Roman"/>
        </w:rPr>
        <w:t>作為</w:t>
      </w:r>
      <w:proofErr w:type="gramStart"/>
      <w:r w:rsidRPr="00347FA3">
        <w:rPr>
          <w:rFonts w:ascii="Times New Roman" w:eastAsiaTheme="majorEastAsia" w:hAnsi="Times New Roman" w:cs="Times New Roman"/>
        </w:rPr>
        <w:t>零簡</w:t>
      </w:r>
      <w:r w:rsidR="00F65AD4" w:rsidRPr="00347FA3">
        <w:rPr>
          <w:rFonts w:ascii="Times New Roman" w:eastAsiaTheme="majorEastAsia" w:hAnsi="Times New Roman" w:cs="Times New Roman"/>
        </w:rPr>
        <w:t>置於</w:t>
      </w:r>
      <w:r w:rsidRPr="00347FA3">
        <w:rPr>
          <w:rFonts w:ascii="Times New Roman" w:eastAsiaTheme="majorEastAsia" w:hAnsi="Times New Roman" w:cs="Times New Roman"/>
        </w:rPr>
        <w:t>簡末</w:t>
      </w:r>
      <w:r w:rsidR="00F65AD4" w:rsidRPr="00347FA3">
        <w:rPr>
          <w:rFonts w:ascii="Times New Roman" w:eastAsiaTheme="majorEastAsia" w:hAnsi="Times New Roman" w:cs="Times New Roman"/>
        </w:rPr>
        <w:t>。</w:t>
      </w:r>
      <w:proofErr w:type="gramEnd"/>
      <w:r w:rsidR="00F65AD4" w:rsidRPr="00347FA3">
        <w:rPr>
          <w:rFonts w:ascii="Times New Roman" w:eastAsiaTheme="majorEastAsia" w:hAnsi="Times New Roman" w:cs="Times New Roman"/>
        </w:rPr>
        <w:t>侯氏</w:t>
      </w:r>
      <w:r w:rsidRPr="00347FA3">
        <w:rPr>
          <w:rFonts w:ascii="Times New Roman" w:eastAsiaTheme="majorEastAsia" w:hAnsi="Times New Roman" w:cs="Times New Roman"/>
        </w:rPr>
        <w:t>重編本篇為</w:t>
      </w:r>
      <w:r w:rsidRPr="00347FA3">
        <w:rPr>
          <w:rFonts w:ascii="Times New Roman" w:eastAsiaTheme="majorEastAsia" w:hAnsi="Times New Roman" w:cs="Times New Roman"/>
        </w:rPr>
        <w:t>6</w:t>
      </w:r>
      <w:r w:rsidRPr="00347FA3">
        <w:rPr>
          <w:rFonts w:ascii="Times New Roman" w:eastAsiaTheme="majorEastAsia" w:hAnsi="Times New Roman" w:cs="Times New Roman"/>
        </w:rPr>
        <w:t>、</w:t>
      </w:r>
      <w:r w:rsidR="00F65AD4" w:rsidRPr="00347FA3">
        <w:rPr>
          <w:rFonts w:ascii="Times New Roman" w:eastAsiaTheme="majorEastAsia" w:hAnsi="Times New Roman" w:cs="Times New Roman"/>
        </w:rPr>
        <w:t>7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11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3+10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9+8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1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12</w:t>
      </w:r>
      <w:r w:rsidRPr="00347FA3">
        <w:rPr>
          <w:rFonts w:ascii="Times New Roman" w:eastAsiaTheme="majorEastAsia" w:hAnsi="Times New Roman" w:cs="Times New Roman"/>
        </w:rPr>
        <w:t>，孔</w:t>
      </w:r>
      <w:r w:rsidRPr="00347FA3">
        <w:rPr>
          <w:rFonts w:ascii="Times New Roman" w:eastAsiaTheme="majorEastAsia" w:hAnsi="Times New Roman" w:cs="Times New Roman"/>
        </w:rPr>
        <w:t>25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5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4</w:t>
      </w:r>
      <w:r w:rsidRPr="00347FA3">
        <w:rPr>
          <w:rFonts w:ascii="Times New Roman" w:eastAsiaTheme="majorEastAsia" w:hAnsi="Times New Roman" w:cs="Times New Roman"/>
        </w:rPr>
        <w:t>、孔</w:t>
      </w:r>
      <w:r w:rsidRPr="00347FA3">
        <w:rPr>
          <w:rFonts w:ascii="Times New Roman" w:eastAsiaTheme="majorEastAsia" w:hAnsi="Times New Roman" w:cs="Times New Roman"/>
        </w:rPr>
        <w:t>9</w:t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2</w:t>
      </w:r>
      <w:r w:rsidR="00F65AD4" w:rsidRPr="00347FA3">
        <w:rPr>
          <w:rFonts w:ascii="Times New Roman" w:eastAsiaTheme="majorEastAsia" w:hAnsi="Times New Roman" w:cs="Times New Roman"/>
        </w:rPr>
        <w:t>。</w:t>
      </w:r>
    </w:p>
    <w:p w14:paraId="76EEBA54" w14:textId="503F08A0" w:rsidR="000E0A7B" w:rsidRPr="00347FA3" w:rsidRDefault="00F65AD4" w:rsidP="00D97FA0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俞紹宏、張青松</w:t>
      </w:r>
      <w:r w:rsidRPr="00347FA3">
        <w:rPr>
          <w:rFonts w:ascii="Times New Roman" w:eastAsiaTheme="majorEastAsia" w:hAnsi="Times New Roman" w:cs="Times New Roman"/>
        </w:rPr>
        <w:t>2019</w:t>
      </w:r>
      <w:r w:rsidRPr="00347FA3">
        <w:rPr>
          <w:rFonts w:ascii="Times New Roman" w:eastAsiaTheme="majorEastAsia" w:hAnsi="Times New Roman" w:cs="Times New Roman"/>
        </w:rPr>
        <w:t>：</w:t>
      </w:r>
      <w:r w:rsidR="00B40B1C" w:rsidRPr="00347FA3">
        <w:rPr>
          <w:rFonts w:ascii="Times New Roman" w:eastAsiaTheme="majorEastAsia" w:hAnsi="Times New Roman" w:cs="Times New Roman"/>
        </w:rPr>
        <w:t>本</w:t>
      </w:r>
      <w:proofErr w:type="gramStart"/>
      <w:r w:rsidR="00B40B1C" w:rsidRPr="00347FA3">
        <w:rPr>
          <w:rFonts w:ascii="Times New Roman" w:eastAsiaTheme="majorEastAsia" w:hAnsi="Times New Roman" w:cs="Times New Roman"/>
        </w:rPr>
        <w:t>篇簡序從</w:t>
      </w:r>
      <w:proofErr w:type="spellStart"/>
      <w:proofErr w:type="gramEnd"/>
      <w:r w:rsidR="00B40B1C" w:rsidRPr="00347FA3">
        <w:rPr>
          <w:rFonts w:ascii="Times New Roman" w:eastAsiaTheme="majorEastAsia" w:hAnsi="Times New Roman" w:cs="Times New Roman"/>
        </w:rPr>
        <w:t>youren</w:t>
      </w:r>
      <w:proofErr w:type="spellEnd"/>
      <w:r w:rsidR="00B40B1C" w:rsidRPr="00347FA3">
        <w:rPr>
          <w:rFonts w:ascii="Times New Roman" w:eastAsiaTheme="majorEastAsia" w:hAnsi="Times New Roman" w:cs="Times New Roman"/>
        </w:rPr>
        <w:t>、</w:t>
      </w:r>
      <w:proofErr w:type="gramStart"/>
      <w:r w:rsidR="00B40B1C" w:rsidRPr="00347FA3">
        <w:rPr>
          <w:rFonts w:ascii="Times New Roman" w:eastAsiaTheme="majorEastAsia" w:hAnsi="Times New Roman" w:cs="Times New Roman"/>
        </w:rPr>
        <w:t>張峰簡</w:t>
      </w:r>
      <w:proofErr w:type="gramEnd"/>
      <w:r w:rsidR="00B40B1C" w:rsidRPr="00347FA3">
        <w:rPr>
          <w:rFonts w:ascii="Times New Roman" w:eastAsiaTheme="majorEastAsia" w:hAnsi="Times New Roman" w:cs="Times New Roman"/>
        </w:rPr>
        <w:t>4</w:t>
      </w:r>
      <w:proofErr w:type="gramStart"/>
      <w:r w:rsidR="00B40B1C" w:rsidRPr="00347FA3">
        <w:rPr>
          <w:rFonts w:ascii="Times New Roman" w:eastAsiaTheme="majorEastAsia" w:hAnsi="Times New Roman" w:cs="Times New Roman"/>
        </w:rPr>
        <w:t>後接讀《孔》</w:t>
      </w:r>
      <w:proofErr w:type="gramEnd"/>
      <w:r w:rsidR="00B40B1C" w:rsidRPr="00347FA3">
        <w:rPr>
          <w:rFonts w:ascii="Times New Roman" w:eastAsiaTheme="majorEastAsia" w:hAnsi="Times New Roman" w:cs="Times New Roman"/>
        </w:rPr>
        <w:t>簡</w:t>
      </w:r>
      <w:r w:rsidR="00B40B1C" w:rsidRPr="00347FA3">
        <w:rPr>
          <w:rFonts w:ascii="Times New Roman" w:eastAsiaTheme="majorEastAsia" w:hAnsi="Times New Roman" w:cs="Times New Roman"/>
        </w:rPr>
        <w:t>9</w:t>
      </w:r>
      <w:r w:rsidR="00B40B1C" w:rsidRPr="00347FA3">
        <w:rPr>
          <w:rFonts w:ascii="Times New Roman" w:eastAsiaTheme="majorEastAsia" w:hAnsi="Times New Roman" w:cs="Times New Roman"/>
        </w:rPr>
        <w:t>；從</w:t>
      </w:r>
      <w:proofErr w:type="gramStart"/>
      <w:r w:rsidRPr="00347FA3">
        <w:rPr>
          <w:rFonts w:ascii="Times New Roman" w:eastAsiaTheme="majorEastAsia" w:hAnsi="Times New Roman" w:cs="Times New Roman"/>
        </w:rPr>
        <w:t>鳲</w:t>
      </w:r>
      <w:r w:rsidR="00B40B1C" w:rsidRPr="00347FA3">
        <w:rPr>
          <w:rFonts w:ascii="Times New Roman" w:eastAsiaTheme="majorEastAsia" w:hAnsi="Times New Roman" w:cs="Times New Roman"/>
        </w:rPr>
        <w:t>鳩</w:t>
      </w:r>
      <w:proofErr w:type="gramEnd"/>
      <w:r w:rsidR="00B40B1C" w:rsidRPr="00347FA3">
        <w:rPr>
          <w:rFonts w:ascii="Times New Roman" w:eastAsiaTheme="majorEastAsia" w:hAnsi="Times New Roman" w:cs="Times New Roman"/>
        </w:rPr>
        <w:t>簡</w:t>
      </w:r>
      <w:r w:rsidRPr="00347FA3">
        <w:rPr>
          <w:rFonts w:ascii="Times New Roman" w:eastAsiaTheme="majorEastAsia" w:hAnsi="Times New Roman" w:cs="Times New Roman"/>
        </w:rPr>
        <w:t>2</w:t>
      </w:r>
      <w:r w:rsidR="00B40B1C" w:rsidRPr="00347FA3">
        <w:rPr>
          <w:rFonts w:ascii="Times New Roman" w:eastAsiaTheme="majorEastAsia" w:hAnsi="Times New Roman" w:cs="Times New Roman"/>
        </w:rPr>
        <w:t>後</w:t>
      </w:r>
      <w:proofErr w:type="gramStart"/>
      <w:r w:rsidR="00B40B1C" w:rsidRPr="00347FA3">
        <w:rPr>
          <w:rFonts w:ascii="Times New Roman" w:eastAsiaTheme="majorEastAsia" w:hAnsi="Times New Roman" w:cs="Times New Roman"/>
        </w:rPr>
        <w:t>接讀簡</w:t>
      </w:r>
      <w:proofErr w:type="gramEnd"/>
      <w:r w:rsidR="00B40B1C" w:rsidRPr="00347FA3">
        <w:rPr>
          <w:rFonts w:ascii="Times New Roman" w:eastAsiaTheme="majorEastAsia" w:hAnsi="Times New Roman" w:cs="Times New Roman"/>
        </w:rPr>
        <w:t>11</w:t>
      </w:r>
      <w:r w:rsidR="00B40B1C" w:rsidRPr="00347FA3">
        <w:rPr>
          <w:rFonts w:ascii="Times New Roman" w:eastAsiaTheme="majorEastAsia" w:hAnsi="Times New Roman" w:cs="Times New Roman"/>
        </w:rPr>
        <w:t>，簡</w:t>
      </w:r>
      <w:r w:rsidR="00B40B1C" w:rsidRPr="00347FA3">
        <w:rPr>
          <w:rFonts w:ascii="Times New Roman" w:eastAsiaTheme="majorEastAsia" w:hAnsi="Times New Roman" w:cs="Times New Roman"/>
        </w:rPr>
        <w:t>5</w:t>
      </w:r>
      <w:proofErr w:type="gramStart"/>
      <w:r w:rsidR="00B40B1C" w:rsidRPr="00347FA3">
        <w:rPr>
          <w:rFonts w:ascii="Times New Roman" w:eastAsiaTheme="majorEastAsia" w:hAnsi="Times New Roman" w:cs="Times New Roman"/>
        </w:rPr>
        <w:t>前接讀</w:t>
      </w:r>
      <w:proofErr w:type="gramEnd"/>
      <w:r w:rsidR="00B40B1C" w:rsidRPr="00347FA3">
        <w:rPr>
          <w:rFonts w:ascii="Times New Roman" w:eastAsiaTheme="majorEastAsia" w:hAnsi="Times New Roman" w:cs="Times New Roman"/>
        </w:rPr>
        <w:t>《孔》簡</w:t>
      </w:r>
      <w:r w:rsidR="00B40B1C" w:rsidRPr="00347FA3">
        <w:rPr>
          <w:rFonts w:ascii="Times New Roman" w:eastAsiaTheme="majorEastAsia" w:hAnsi="Times New Roman" w:cs="Times New Roman"/>
        </w:rPr>
        <w:t>25</w:t>
      </w:r>
      <w:r w:rsidR="00B40B1C" w:rsidRPr="00347FA3">
        <w:rPr>
          <w:rFonts w:ascii="Times New Roman" w:eastAsiaTheme="majorEastAsia" w:hAnsi="Times New Roman" w:cs="Times New Roman"/>
        </w:rPr>
        <w:t>，簡</w:t>
      </w:r>
      <w:r w:rsidR="00B40B1C" w:rsidRPr="00347FA3">
        <w:rPr>
          <w:rFonts w:ascii="Times New Roman" w:eastAsiaTheme="majorEastAsia" w:hAnsi="Times New Roman" w:cs="Times New Roman"/>
        </w:rPr>
        <w:t>3</w:t>
      </w:r>
      <w:r w:rsidR="00B40B1C" w:rsidRPr="00347FA3">
        <w:rPr>
          <w:rFonts w:ascii="Times New Roman" w:eastAsiaTheme="majorEastAsia" w:hAnsi="Times New Roman" w:cs="Times New Roman"/>
        </w:rPr>
        <w:t>後</w:t>
      </w:r>
      <w:proofErr w:type="gramStart"/>
      <w:r w:rsidR="00B40B1C" w:rsidRPr="00347FA3">
        <w:rPr>
          <w:rFonts w:ascii="Times New Roman" w:eastAsiaTheme="majorEastAsia" w:hAnsi="Times New Roman" w:cs="Times New Roman"/>
        </w:rPr>
        <w:t>接讀簡</w:t>
      </w:r>
      <w:proofErr w:type="gramEnd"/>
      <w:r w:rsidR="00B40B1C" w:rsidRPr="00347FA3">
        <w:rPr>
          <w:rFonts w:ascii="Times New Roman" w:eastAsiaTheme="majorEastAsia" w:hAnsi="Times New Roman" w:cs="Times New Roman"/>
        </w:rPr>
        <w:t>10</w:t>
      </w:r>
      <w:r w:rsidR="00B40B1C" w:rsidRPr="00347FA3">
        <w:rPr>
          <w:rFonts w:ascii="Times New Roman" w:eastAsiaTheme="majorEastAsia" w:hAnsi="Times New Roman" w:cs="Times New Roman"/>
        </w:rPr>
        <w:t>，簡</w:t>
      </w:r>
      <w:r w:rsidR="00B40B1C" w:rsidRPr="00347FA3">
        <w:rPr>
          <w:rFonts w:ascii="Times New Roman" w:eastAsiaTheme="majorEastAsia" w:hAnsi="Times New Roman" w:cs="Times New Roman"/>
        </w:rPr>
        <w:t>9</w:t>
      </w:r>
      <w:r w:rsidR="00B40B1C" w:rsidRPr="00347FA3">
        <w:rPr>
          <w:rFonts w:ascii="Times New Roman" w:eastAsiaTheme="majorEastAsia" w:hAnsi="Times New Roman" w:cs="Times New Roman"/>
        </w:rPr>
        <w:t>後</w:t>
      </w:r>
      <w:proofErr w:type="gramStart"/>
      <w:r w:rsidR="00B40B1C" w:rsidRPr="00347FA3">
        <w:rPr>
          <w:rFonts w:ascii="Times New Roman" w:eastAsiaTheme="majorEastAsia" w:hAnsi="Times New Roman" w:cs="Times New Roman"/>
        </w:rPr>
        <w:t>接讀簡</w:t>
      </w:r>
      <w:proofErr w:type="gramEnd"/>
      <w:r w:rsidR="00B40B1C" w:rsidRPr="00347FA3">
        <w:rPr>
          <w:rFonts w:ascii="Times New Roman" w:eastAsiaTheme="majorEastAsia" w:hAnsi="Times New Roman" w:cs="Times New Roman"/>
        </w:rPr>
        <w:t>8</w:t>
      </w:r>
      <w:r w:rsidRPr="00347FA3">
        <w:rPr>
          <w:rFonts w:ascii="Times New Roman" w:eastAsiaTheme="majorEastAsia" w:hAnsi="Times New Roman" w:cs="Times New Roman"/>
        </w:rPr>
        <w:t>；</w:t>
      </w:r>
      <w:r w:rsidR="00B40B1C" w:rsidRPr="00347FA3">
        <w:rPr>
          <w:rFonts w:ascii="Times New Roman" w:eastAsiaTheme="majorEastAsia" w:hAnsi="Times New Roman" w:cs="Times New Roman"/>
        </w:rPr>
        <w:t>從張</w:t>
      </w:r>
      <w:proofErr w:type="gramStart"/>
      <w:r w:rsidR="00B40B1C" w:rsidRPr="00347FA3">
        <w:rPr>
          <w:rFonts w:ascii="Times New Roman" w:eastAsiaTheme="majorEastAsia" w:hAnsi="Times New Roman" w:cs="Times New Roman"/>
        </w:rPr>
        <w:t>峰簡</w:t>
      </w:r>
      <w:r w:rsidR="00B40B1C" w:rsidRPr="00347FA3">
        <w:rPr>
          <w:rFonts w:ascii="Times New Roman" w:eastAsiaTheme="majorEastAsia" w:hAnsi="Times New Roman" w:cs="Times New Roman"/>
        </w:rPr>
        <w:t>6</w:t>
      </w:r>
      <w:r w:rsidR="00B40B1C" w:rsidRPr="00347FA3">
        <w:rPr>
          <w:rFonts w:ascii="Times New Roman" w:eastAsiaTheme="majorEastAsia" w:hAnsi="Times New Roman" w:cs="Times New Roman"/>
        </w:rPr>
        <w:t>接</w:t>
      </w:r>
      <w:r w:rsidRPr="00347FA3">
        <w:rPr>
          <w:rFonts w:ascii="Times New Roman" w:eastAsiaTheme="majorEastAsia" w:hAnsi="Times New Roman" w:cs="Times New Roman"/>
        </w:rPr>
        <w:t>讀</w:t>
      </w:r>
      <w:r w:rsidR="00B40B1C" w:rsidRPr="00347FA3">
        <w:rPr>
          <w:rFonts w:ascii="Times New Roman" w:eastAsiaTheme="majorEastAsia" w:hAnsi="Times New Roman" w:cs="Times New Roman"/>
        </w:rPr>
        <w:t>簡</w:t>
      </w:r>
      <w:proofErr w:type="gramEnd"/>
      <w:r w:rsidR="00B40B1C" w:rsidRPr="00347FA3">
        <w:rPr>
          <w:rFonts w:ascii="Times New Roman" w:eastAsiaTheme="majorEastAsia" w:hAnsi="Times New Roman" w:cs="Times New Roman"/>
        </w:rPr>
        <w:t>7</w:t>
      </w:r>
      <w:r w:rsidR="00B40B1C" w:rsidRPr="00347FA3">
        <w:rPr>
          <w:rFonts w:ascii="Times New Roman" w:eastAsiaTheme="majorEastAsia" w:hAnsi="Times New Roman" w:cs="Times New Roman"/>
        </w:rPr>
        <w:t>，</w:t>
      </w:r>
      <w:proofErr w:type="gramStart"/>
      <w:r w:rsidR="00B40B1C" w:rsidRPr="00347FA3">
        <w:rPr>
          <w:rFonts w:ascii="Times New Roman" w:eastAsiaTheme="majorEastAsia" w:hAnsi="Times New Roman" w:cs="Times New Roman"/>
        </w:rPr>
        <w:t>即季旭</w:t>
      </w:r>
      <w:r w:rsidRPr="00347FA3">
        <w:rPr>
          <w:rFonts w:ascii="Times New Roman" w:eastAsiaTheme="majorEastAsia" w:hAnsi="Times New Roman" w:cs="Times New Roman"/>
        </w:rPr>
        <w:t>昇</w:t>
      </w:r>
      <w:r w:rsidR="00B40B1C" w:rsidRPr="00347FA3">
        <w:rPr>
          <w:rFonts w:ascii="Times New Roman" w:eastAsiaTheme="majorEastAsia" w:hAnsi="Times New Roman" w:cs="Times New Roman"/>
        </w:rPr>
        <w:t>2015</w:t>
      </w:r>
      <w:r w:rsidR="00B40B1C" w:rsidRPr="00347FA3">
        <w:rPr>
          <w:rFonts w:ascii="Times New Roman" w:eastAsiaTheme="majorEastAsia" w:hAnsi="Times New Roman" w:cs="Times New Roman"/>
        </w:rPr>
        <w:t>所排簡序</w:t>
      </w:r>
      <w:proofErr w:type="gramEnd"/>
      <w:r w:rsidR="00B40B1C" w:rsidRPr="00347FA3">
        <w:rPr>
          <w:rFonts w:ascii="Times New Roman" w:eastAsiaTheme="majorEastAsia" w:hAnsi="Times New Roman" w:cs="Times New Roman"/>
        </w:rPr>
        <w:t>：</w:t>
      </w:r>
      <w:r w:rsidR="00B40B1C" w:rsidRPr="00347FA3">
        <w:rPr>
          <w:rFonts w:ascii="Times New Roman" w:eastAsiaTheme="majorEastAsia" w:hAnsi="Times New Roman" w:cs="Times New Roman"/>
        </w:rPr>
        <w:t>1</w:t>
      </w:r>
      <w:r w:rsidR="00B40B1C" w:rsidRPr="00347FA3">
        <w:rPr>
          <w:rFonts w:ascii="Times New Roman" w:eastAsiaTheme="majorEastAsia" w:hAnsi="Times New Roman" w:cs="Times New Roman"/>
        </w:rPr>
        <w:t>，</w:t>
      </w:r>
      <w:r w:rsidR="00B40B1C" w:rsidRPr="00347FA3">
        <w:rPr>
          <w:rFonts w:ascii="Times New Roman" w:eastAsiaTheme="majorEastAsia" w:hAnsi="Times New Roman" w:cs="Times New Roman"/>
        </w:rPr>
        <w:t>2</w:t>
      </w:r>
      <w:r w:rsidR="00B40B1C" w:rsidRPr="00347FA3">
        <w:rPr>
          <w:rFonts w:ascii="Times New Roman" w:eastAsiaTheme="majorEastAsia" w:hAnsi="Times New Roman" w:cs="Times New Roman"/>
        </w:rPr>
        <w:t>、</w:t>
      </w:r>
      <w:r w:rsidR="00B40B1C" w:rsidRPr="00347FA3">
        <w:rPr>
          <w:rFonts w:ascii="Times New Roman" w:eastAsiaTheme="majorEastAsia" w:hAnsi="Times New Roman" w:cs="Times New Roman"/>
        </w:rPr>
        <w:t>11</w:t>
      </w:r>
      <w:r w:rsidR="00B40B1C" w:rsidRPr="00347FA3">
        <w:rPr>
          <w:rFonts w:ascii="Times New Roman" w:eastAsiaTheme="majorEastAsia" w:hAnsi="Times New Roman" w:cs="Times New Roman"/>
        </w:rPr>
        <w:t>，</w:t>
      </w:r>
      <w:r w:rsidR="00B40B1C" w:rsidRPr="00347FA3">
        <w:rPr>
          <w:rFonts w:ascii="Times New Roman" w:eastAsiaTheme="majorEastAsia" w:hAnsi="Times New Roman" w:cs="Times New Roman"/>
        </w:rPr>
        <w:t>3+10</w:t>
      </w:r>
      <w:r w:rsidR="00B40B1C" w:rsidRPr="00347FA3">
        <w:rPr>
          <w:rFonts w:ascii="Times New Roman" w:eastAsiaTheme="majorEastAsia" w:hAnsi="Times New Roman" w:cs="Times New Roman"/>
        </w:rPr>
        <w:t>，</w:t>
      </w:r>
      <w:r w:rsidR="00B40B1C" w:rsidRPr="00347FA3">
        <w:rPr>
          <w:rFonts w:ascii="Times New Roman" w:eastAsiaTheme="majorEastAsia" w:hAnsi="Times New Roman" w:cs="Times New Roman"/>
        </w:rPr>
        <w:t>4</w:t>
      </w:r>
      <w:r w:rsidR="00B40B1C" w:rsidRPr="00347FA3">
        <w:rPr>
          <w:rFonts w:ascii="Times New Roman" w:eastAsiaTheme="majorEastAsia" w:hAnsi="Times New Roman" w:cs="Times New Roman"/>
        </w:rPr>
        <w:t>、孔</w:t>
      </w:r>
      <w:r w:rsidR="00B40B1C" w:rsidRPr="00347FA3">
        <w:rPr>
          <w:rFonts w:ascii="Times New Roman" w:eastAsiaTheme="majorEastAsia" w:hAnsi="Times New Roman" w:cs="Times New Roman"/>
        </w:rPr>
        <w:t>9</w:t>
      </w:r>
      <w:r w:rsidRPr="00347FA3">
        <w:rPr>
          <w:rFonts w:ascii="Times New Roman" w:eastAsiaTheme="majorEastAsia" w:hAnsi="Times New Roman" w:cs="Times New Roman"/>
        </w:rPr>
        <w:t>，</w:t>
      </w:r>
      <w:r w:rsidR="00B40B1C" w:rsidRPr="00347FA3">
        <w:rPr>
          <w:rFonts w:ascii="Times New Roman" w:eastAsiaTheme="majorEastAsia" w:hAnsi="Times New Roman" w:cs="Times New Roman"/>
        </w:rPr>
        <w:t>孔</w:t>
      </w:r>
      <w:r w:rsidR="00B40B1C" w:rsidRPr="00347FA3">
        <w:rPr>
          <w:rFonts w:ascii="Times New Roman" w:eastAsiaTheme="majorEastAsia" w:hAnsi="Times New Roman" w:cs="Times New Roman"/>
        </w:rPr>
        <w:t>25</w:t>
      </w:r>
      <w:r w:rsidR="00B40B1C" w:rsidRPr="00347FA3">
        <w:rPr>
          <w:rFonts w:ascii="Times New Roman" w:eastAsiaTheme="majorEastAsia" w:hAnsi="Times New Roman" w:cs="Times New Roman"/>
        </w:rPr>
        <w:t>、</w:t>
      </w:r>
      <w:r w:rsidR="00B40B1C" w:rsidRPr="00347FA3">
        <w:rPr>
          <w:rFonts w:ascii="Times New Roman" w:eastAsiaTheme="majorEastAsia" w:hAnsi="Times New Roman" w:cs="Times New Roman"/>
        </w:rPr>
        <w:t>5</w:t>
      </w:r>
      <w:r w:rsidR="00B40B1C" w:rsidRPr="00347FA3">
        <w:rPr>
          <w:rFonts w:ascii="Times New Roman" w:eastAsiaTheme="majorEastAsia" w:hAnsi="Times New Roman" w:cs="Times New Roman"/>
        </w:rPr>
        <w:t>，</w:t>
      </w:r>
      <w:r w:rsidR="00B40B1C" w:rsidRPr="00347FA3">
        <w:rPr>
          <w:rFonts w:ascii="Times New Roman" w:eastAsiaTheme="majorEastAsia" w:hAnsi="Times New Roman" w:cs="Times New Roman"/>
        </w:rPr>
        <w:t>6</w:t>
      </w:r>
      <w:r w:rsidR="00B40B1C" w:rsidRPr="00347FA3">
        <w:rPr>
          <w:rFonts w:ascii="Times New Roman" w:eastAsiaTheme="majorEastAsia" w:hAnsi="Times New Roman" w:cs="Times New Roman"/>
        </w:rPr>
        <w:t>、</w:t>
      </w:r>
      <w:r w:rsidR="00B40B1C" w:rsidRPr="00347FA3">
        <w:rPr>
          <w:rFonts w:ascii="Times New Roman" w:eastAsiaTheme="majorEastAsia" w:hAnsi="Times New Roman" w:cs="Times New Roman"/>
        </w:rPr>
        <w:t>7</w:t>
      </w:r>
      <w:r w:rsidR="00B40B1C" w:rsidRPr="00347FA3">
        <w:rPr>
          <w:rFonts w:ascii="Times New Roman" w:eastAsiaTheme="majorEastAsia" w:hAnsi="Times New Roman" w:cs="Times New Roman"/>
        </w:rPr>
        <w:t>，</w:t>
      </w:r>
      <w:r w:rsidR="00B40B1C" w:rsidRPr="00347FA3">
        <w:rPr>
          <w:rFonts w:ascii="Times New Roman" w:eastAsiaTheme="majorEastAsia" w:hAnsi="Times New Roman" w:cs="Times New Roman"/>
        </w:rPr>
        <w:t>9+8</w:t>
      </w:r>
      <w:r w:rsidR="00B40B1C" w:rsidRPr="00347FA3">
        <w:rPr>
          <w:rFonts w:ascii="Times New Roman" w:eastAsiaTheme="majorEastAsia" w:hAnsi="Times New Roman" w:cs="Times New Roman"/>
        </w:rPr>
        <w:t>，</w:t>
      </w:r>
      <w:r w:rsidR="00B40B1C" w:rsidRPr="00347FA3">
        <w:rPr>
          <w:rFonts w:ascii="Times New Roman" w:eastAsiaTheme="majorEastAsia" w:hAnsi="Times New Roman" w:cs="Times New Roman"/>
        </w:rPr>
        <w:t>12</w:t>
      </w:r>
      <w:r w:rsidR="00B40B1C" w:rsidRPr="00347FA3">
        <w:rPr>
          <w:rFonts w:ascii="Times New Roman" w:eastAsiaTheme="majorEastAsia" w:hAnsi="Times New Roman" w:cs="Times New Roman"/>
        </w:rPr>
        <w:t>。簡</w:t>
      </w:r>
      <w:r w:rsidR="00B40B1C" w:rsidRPr="00347FA3">
        <w:rPr>
          <w:rFonts w:ascii="Times New Roman" w:eastAsiaTheme="majorEastAsia" w:hAnsi="Times New Roman" w:cs="Times New Roman"/>
        </w:rPr>
        <w:t>1</w:t>
      </w:r>
      <w:r w:rsidR="00B40B1C" w:rsidRPr="00347FA3">
        <w:rPr>
          <w:rFonts w:ascii="Times New Roman" w:eastAsiaTheme="majorEastAsia" w:hAnsi="Times New Roman" w:cs="Times New Roman"/>
        </w:rPr>
        <w:t>後</w:t>
      </w:r>
      <w:proofErr w:type="gramStart"/>
      <w:r w:rsidR="00B40B1C" w:rsidRPr="00347FA3">
        <w:rPr>
          <w:rFonts w:ascii="Times New Roman" w:eastAsiaTheme="majorEastAsia" w:hAnsi="Times New Roman" w:cs="Times New Roman"/>
        </w:rPr>
        <w:t>接讀簡</w:t>
      </w:r>
      <w:proofErr w:type="gramEnd"/>
      <w:r w:rsidR="00B40B1C" w:rsidRPr="00347FA3">
        <w:rPr>
          <w:rFonts w:ascii="Times New Roman" w:eastAsiaTheme="majorEastAsia" w:hAnsi="Times New Roman" w:cs="Times New Roman"/>
        </w:rPr>
        <w:t>12</w:t>
      </w:r>
      <w:r w:rsidR="00B40B1C" w:rsidRPr="00347FA3">
        <w:rPr>
          <w:rFonts w:ascii="Times New Roman" w:eastAsiaTheme="majorEastAsia" w:hAnsi="Times New Roman" w:cs="Times New Roman"/>
        </w:rPr>
        <w:t>或也可備一說</w:t>
      </w:r>
      <w:r w:rsidRPr="00347FA3">
        <w:rPr>
          <w:rFonts w:ascii="Times New Roman" w:eastAsiaTheme="majorEastAsia" w:hAnsi="Times New Roman" w:cs="Times New Roman"/>
        </w:rPr>
        <w:t>。</w:t>
      </w:r>
    </w:p>
    <w:p w14:paraId="6C884159" w14:textId="30667514" w:rsidR="000E0A7B" w:rsidRPr="00347FA3" w:rsidRDefault="00F65AD4" w:rsidP="00F65AD4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  <w:color w:val="FF0000"/>
        </w:rPr>
      </w:pPr>
      <w:proofErr w:type="gramStart"/>
      <w:r w:rsidRPr="00347FA3">
        <w:rPr>
          <w:rFonts w:ascii="Times New Roman" w:eastAsiaTheme="majorEastAsia" w:hAnsi="Times New Roman" w:cs="Times New Roman"/>
          <w:color w:val="FF0000"/>
        </w:rPr>
        <w:t>本文編聯</w:t>
      </w:r>
      <w:proofErr w:type="gramEnd"/>
      <w:r w:rsidRPr="00347FA3">
        <w:rPr>
          <w:rFonts w:ascii="Times New Roman" w:eastAsiaTheme="majorEastAsia" w:hAnsi="Times New Roman" w:cs="Times New Roman"/>
          <w:color w:val="FF0000"/>
        </w:rPr>
        <w:t>説明：從俞紹宏、張青松，建議次序為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1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，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2</w:t>
      </w:r>
      <w:r w:rsidRPr="00347FA3">
        <w:rPr>
          <w:rFonts w:ascii="Times New Roman" w:eastAsiaTheme="majorEastAsia" w:hAnsi="Times New Roman" w:cs="Times New Roman"/>
          <w:color w:val="FF0000"/>
        </w:rPr>
        <w:t>、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11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、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3+10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，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4+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孔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9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，孔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25+5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，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6+7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，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9+8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，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12</w:t>
      </w:r>
      <w:r w:rsidR="000E0A7B" w:rsidRPr="00347FA3">
        <w:rPr>
          <w:rFonts w:ascii="Times New Roman" w:eastAsiaTheme="majorEastAsia" w:hAnsi="Times New Roman" w:cs="Times New Roman"/>
          <w:color w:val="FF0000"/>
        </w:rPr>
        <w:t>。</w:t>
      </w:r>
    </w:p>
    <w:p w14:paraId="391AF825" w14:textId="77777777" w:rsidR="00F65AD4" w:rsidRPr="00347FA3" w:rsidRDefault="00F65AD4" w:rsidP="00F65AD4">
      <w:pPr>
        <w:pStyle w:val="a9"/>
        <w:ind w:left="360"/>
        <w:rPr>
          <w:rFonts w:ascii="Times New Roman" w:eastAsiaTheme="majorEastAsia" w:hAnsi="Times New Roman" w:cs="Times New Roman"/>
          <w:color w:val="FF0000"/>
        </w:rPr>
      </w:pPr>
    </w:p>
    <w:p w14:paraId="741A188A" w14:textId="77777777" w:rsidR="00F65AD4" w:rsidRPr="00347FA3" w:rsidRDefault="00F65AD4" w:rsidP="00F65AD4">
      <w:pPr>
        <w:pStyle w:val="a9"/>
        <w:ind w:left="360"/>
        <w:rPr>
          <w:rFonts w:ascii="Times New Roman" w:eastAsiaTheme="majorEastAsia" w:hAnsi="Times New Roman" w:cs="Times New Roman"/>
          <w:color w:val="FF0000"/>
        </w:rPr>
      </w:pPr>
    </w:p>
    <w:p w14:paraId="65A7DCB0" w14:textId="77777777" w:rsidR="000E0A7B" w:rsidRPr="00347FA3" w:rsidRDefault="000E0A7B" w:rsidP="000E0A7B">
      <w:pPr>
        <w:pStyle w:val="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7FA3">
        <w:rPr>
          <w:rFonts w:ascii="Times New Roman" w:hAnsi="Times New Roman" w:cs="Times New Roman"/>
          <w:sz w:val="24"/>
          <w:szCs w:val="24"/>
        </w:rPr>
        <w:lastRenderedPageBreak/>
        <w:t>釋文</w:t>
      </w:r>
    </w:p>
    <w:p w14:paraId="15E0A1B2" w14:textId="77777777" w:rsidR="000E0A7B" w:rsidRPr="00347FA3" w:rsidRDefault="000E0A7B" w:rsidP="00516651">
      <w:pPr>
        <w:rPr>
          <w:rFonts w:ascii="Times New Roman" w:eastAsiaTheme="majorEastAsia" w:hAnsi="Times New Roman" w:cs="Times New Roman"/>
        </w:rPr>
      </w:pPr>
    </w:p>
    <w:p w14:paraId="58224478" w14:textId="24664BE1" w:rsidR="00516651" w:rsidRPr="00347FA3" w:rsidRDefault="00F65AD4" w:rsidP="00516651">
      <w:p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…</w:t>
      </w:r>
      <w:r w:rsidR="00516651" w:rsidRPr="00347FA3">
        <w:rPr>
          <w:rFonts w:ascii="Times New Roman" w:eastAsiaTheme="majorEastAsia" w:hAnsi="Times New Roman" w:cs="Times New Roman"/>
        </w:rPr>
        <w:t>亓</w:t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其</w:t>
      </w:r>
      <w:r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□</w:t>
      </w:r>
      <w:r w:rsidR="00E34A23" w:rsidRPr="00347FA3">
        <w:rPr>
          <w:rStyle w:val="af0"/>
          <w:rFonts w:ascii="Times New Roman" w:eastAsiaTheme="majorEastAsia" w:hAnsi="Times New Roman" w:cs="Times New Roman"/>
        </w:rPr>
        <w:footnoteReference w:id="1"/>
      </w:r>
      <w:r w:rsidR="00516651" w:rsidRPr="00347FA3">
        <w:rPr>
          <w:rFonts w:ascii="Times New Roman" w:eastAsiaTheme="majorEastAsia" w:hAnsi="Times New Roman" w:cs="Times New Roman"/>
        </w:rPr>
        <w:t>之。</w:t>
      </w:r>
      <w:r w:rsidRPr="00347FA3">
        <w:rPr>
          <w:rFonts w:ascii="Times New Roman" w:eastAsiaTheme="majorEastAsia" w:hAnsi="Times New Roman" w:cs="Times New Roman"/>
        </w:rPr>
        <w:t>」</w:t>
      </w:r>
      <w:r w:rsidR="00441D58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1194858" wp14:editId="597C7247">
            <wp:extent cx="156127" cy="150743"/>
            <wp:effectExtent l="0" t="0" r="0" b="1905"/>
            <wp:docPr id="14772687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8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232" cy="15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651" w:rsidRPr="00347FA3">
        <w:rPr>
          <w:rFonts w:ascii="Times New Roman" w:eastAsiaTheme="majorEastAsia" w:hAnsi="Times New Roman" w:cs="Times New Roman"/>
        </w:rPr>
        <w:t>（史）</w:t>
      </w:r>
      <w:r w:rsidR="006E7F69" w:rsidRPr="00347FA3">
        <w:rPr>
          <w:rStyle w:val="af0"/>
          <w:rFonts w:ascii="Times New Roman" w:eastAsiaTheme="majorEastAsia" w:hAnsi="Times New Roman" w:cs="Times New Roman"/>
        </w:rPr>
        <w:footnoteReference w:id="2"/>
      </w:r>
      <w:proofErr w:type="gramStart"/>
      <w:r w:rsidR="00516651" w:rsidRPr="00347FA3">
        <w:rPr>
          <w:rFonts w:ascii="Times New Roman" w:eastAsiaTheme="majorEastAsia" w:hAnsi="Times New Roman" w:cs="Times New Roman"/>
        </w:rPr>
        <w:t>蒥曰</w:t>
      </w:r>
      <w:r w:rsidR="00516651" w:rsidRPr="00347FA3">
        <w:rPr>
          <w:rFonts w:ascii="Times New Roman" w:eastAsiaTheme="majorEastAsia" w:hAnsi="Times New Roman" w:cs="Times New Roman"/>
        </w:rPr>
        <w:t>:</w:t>
      </w:r>
      <w:r w:rsidR="005C1037" w:rsidRPr="00347FA3">
        <w:rPr>
          <w:rFonts w:ascii="Times New Roman" w:eastAsiaTheme="majorEastAsia" w:hAnsi="Times New Roman" w:cs="Times New Roman"/>
        </w:rPr>
        <w:t>「</w:t>
      </w:r>
      <w:proofErr w:type="gramEnd"/>
      <w:r w:rsidR="00516651" w:rsidRPr="00347FA3">
        <w:rPr>
          <w:rFonts w:ascii="Times New Roman" w:eastAsiaTheme="majorEastAsia" w:hAnsi="Times New Roman" w:cs="Times New Roman"/>
        </w:rPr>
        <w:t>蒥也，古</w:t>
      </w:r>
      <w:r w:rsidR="005C1037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故</w:t>
      </w:r>
      <w:r w:rsidR="005C1037" w:rsidRPr="00347FA3">
        <w:rPr>
          <w:rFonts w:ascii="Times New Roman" w:eastAsiaTheme="majorEastAsia" w:hAnsi="Times New Roman" w:cs="Times New Roman"/>
        </w:rPr>
        <w:t>）</w:t>
      </w:r>
      <w:r w:rsidR="006E7F69" w:rsidRPr="00347FA3">
        <w:rPr>
          <w:rStyle w:val="af0"/>
          <w:rFonts w:ascii="Times New Roman" w:eastAsiaTheme="majorEastAsia" w:hAnsi="Times New Roman" w:cs="Times New Roman"/>
        </w:rPr>
        <w:footnoteReference w:id="3"/>
      </w:r>
      <w:r w:rsidR="00516651" w:rsidRPr="00347FA3">
        <w:rPr>
          <w:rFonts w:ascii="Times New Roman" w:eastAsiaTheme="majorEastAsia" w:hAnsi="Times New Roman" w:cs="Times New Roman"/>
        </w:rPr>
        <w:t>齊邦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7551E9B" wp14:editId="28FE225B">
            <wp:extent cx="92968" cy="126248"/>
            <wp:effectExtent l="0" t="0" r="2540" b="7620"/>
            <wp:docPr id="1759800792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67" cy="12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58A6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幣</w:t>
      </w:r>
      <w:r w:rsidR="00516651" w:rsidRPr="00347FA3">
        <w:rPr>
          <w:rFonts w:ascii="Times New Roman" w:eastAsiaTheme="majorEastAsia" w:hAnsi="Times New Roman" w:cs="Times New Roman"/>
        </w:rPr>
        <w:t>-</w:t>
      </w:r>
      <w:r w:rsidR="00516651" w:rsidRPr="00347FA3">
        <w:rPr>
          <w:rFonts w:ascii="Times New Roman" w:eastAsiaTheme="majorEastAsia" w:hAnsi="Times New Roman" w:cs="Times New Roman"/>
        </w:rPr>
        <w:t>敝</w:t>
      </w:r>
      <w:r w:rsidR="005758A6" w:rsidRPr="00347FA3">
        <w:rPr>
          <w:rFonts w:ascii="Times New Roman" w:eastAsiaTheme="majorEastAsia" w:hAnsi="Times New Roman" w:cs="Times New Roman"/>
        </w:rPr>
        <w:t>）</w:t>
      </w:r>
      <w:r w:rsidR="005758A6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C58F165" wp14:editId="20A7B02C">
            <wp:extent cx="123416" cy="119160"/>
            <wp:effectExtent l="0" t="0" r="0" b="0"/>
            <wp:docPr id="9846508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8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229" cy="12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8A6" w:rsidRPr="00347FA3">
        <w:rPr>
          <w:rFonts w:ascii="Times New Roman" w:eastAsiaTheme="majorEastAsia" w:hAnsi="Times New Roman" w:cs="Times New Roman"/>
        </w:rPr>
        <w:t>（</w:t>
      </w:r>
      <w:ins w:id="0" w:author="MAK, Chi Ki Caily [CHL]" w:date="2025-02-02T23:07:00Z" w16du:dateUtc="2025-02-02T15:07:00Z">
        <w:r w:rsidR="006B6503" w:rsidRPr="00382C40">
          <w:rPr>
            <w:rFonts w:hint="eastAsia"/>
          </w:rPr>
          <w:t>吏</w:t>
        </w:r>
        <w:r w:rsidR="006B6503">
          <w:rPr>
            <w:rFonts w:eastAsia="DengXian" w:hint="eastAsia"/>
          </w:rPr>
          <w:t>/</w:t>
        </w:r>
      </w:ins>
      <w:r w:rsidR="00516651" w:rsidRPr="00347FA3">
        <w:rPr>
          <w:rFonts w:ascii="Times New Roman" w:eastAsiaTheme="majorEastAsia" w:hAnsi="Times New Roman" w:cs="Times New Roman"/>
        </w:rPr>
        <w:t>史</w:t>
      </w:r>
      <w:r w:rsidR="005758A6" w:rsidRPr="00347FA3">
        <w:rPr>
          <w:rFonts w:ascii="Times New Roman" w:eastAsiaTheme="majorEastAsia" w:hAnsi="Times New Roman" w:cs="Times New Roman"/>
        </w:rPr>
        <w:t>）</w:t>
      </w:r>
      <w:r w:rsidR="006E7F69" w:rsidRPr="00347FA3">
        <w:rPr>
          <w:rStyle w:val="af0"/>
          <w:rFonts w:ascii="Times New Roman" w:eastAsiaTheme="majorEastAsia" w:hAnsi="Times New Roman" w:cs="Times New Roman"/>
        </w:rPr>
        <w:footnoteReference w:id="4"/>
      </w:r>
      <w:r w:rsidR="00516651" w:rsidRPr="00347FA3">
        <w:rPr>
          <w:rFonts w:ascii="Times New Roman" w:eastAsiaTheme="majorEastAsia" w:hAnsi="Times New Roman" w:cs="Times New Roman"/>
        </w:rPr>
        <w:t>之子也。亡</w:t>
      </w:r>
      <w:r w:rsidR="005758A6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無</w:t>
      </w:r>
      <w:r w:rsidR="005758A6"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女</w:t>
      </w:r>
      <w:r w:rsidR="005758A6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如</w:t>
      </w:r>
      <w:r w:rsidR="005758A6"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783CA7E" wp14:editId="505E31A6">
            <wp:extent cx="75063" cy="100084"/>
            <wp:effectExtent l="0" t="0" r="1270" b="0"/>
            <wp:docPr id="9577079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42" cy="109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58A6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圖</w:t>
      </w:r>
      <w:r w:rsidR="005758A6" w:rsidRPr="00347FA3">
        <w:rPr>
          <w:rFonts w:ascii="Times New Roman" w:eastAsiaTheme="majorEastAsia" w:hAnsi="Times New Roman" w:cs="Times New Roman"/>
        </w:rPr>
        <w:t>）</w:t>
      </w:r>
      <w:r w:rsidR="006E7F69" w:rsidRPr="00347FA3">
        <w:rPr>
          <w:rStyle w:val="af0"/>
          <w:rFonts w:ascii="Times New Roman" w:eastAsiaTheme="majorEastAsia" w:hAnsi="Times New Roman" w:cs="Times New Roman"/>
        </w:rPr>
        <w:footnoteReference w:id="5"/>
      </w:r>
      <w:r w:rsidR="00516651" w:rsidRPr="00347FA3">
        <w:rPr>
          <w:rFonts w:ascii="Times New Roman" w:eastAsiaTheme="majorEastAsia" w:hAnsi="Times New Roman" w:cs="Times New Roman"/>
        </w:rPr>
        <w:t>也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5FC27BA" wp14:editId="3A42EDE6">
            <wp:extent cx="133925" cy="140534"/>
            <wp:effectExtent l="0" t="0" r="0" b="0"/>
            <wp:docPr id="1963665228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08" cy="14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58A6" w:rsidRPr="00347FA3">
        <w:rPr>
          <w:rFonts w:ascii="Times New Roman" w:eastAsiaTheme="majorEastAsia" w:hAnsi="Times New Roman" w:cs="Times New Roman"/>
        </w:rPr>
        <w:t>…</w:t>
      </w:r>
      <w:r w:rsidR="006E7F69" w:rsidRPr="00347FA3">
        <w:rPr>
          <w:rStyle w:val="af0"/>
          <w:rFonts w:ascii="Times New Roman" w:eastAsiaTheme="majorEastAsia" w:hAnsi="Times New Roman" w:cs="Times New Roman"/>
        </w:rPr>
        <w:footnoteReference w:id="6"/>
      </w:r>
      <w:r w:rsidR="005758A6" w:rsidRPr="00347FA3">
        <w:rPr>
          <w:rFonts w:ascii="Times New Roman" w:eastAsiaTheme="majorEastAsia" w:hAnsi="Times New Roman" w:cs="Times New Roman"/>
        </w:rPr>
        <w:t>」</w:t>
      </w:r>
      <w:r w:rsidR="00516651" w:rsidRPr="00347FA3">
        <w:rPr>
          <w:rFonts w:ascii="Times New Roman" w:eastAsiaTheme="majorEastAsia" w:hAnsi="Times New Roman" w:cs="Times New Roman"/>
        </w:rPr>
        <w:t>【</w:t>
      </w:r>
      <w:r w:rsidR="00516651" w:rsidRPr="00347FA3">
        <w:rPr>
          <w:rFonts w:ascii="Times New Roman" w:eastAsiaTheme="majorEastAsia" w:hAnsi="Times New Roman" w:cs="Times New Roman"/>
        </w:rPr>
        <w:t>1</w:t>
      </w:r>
      <w:r w:rsidR="00516651" w:rsidRPr="00347FA3">
        <w:rPr>
          <w:rFonts w:ascii="Times New Roman" w:eastAsiaTheme="majorEastAsia" w:hAnsi="Times New Roman" w:cs="Times New Roman"/>
        </w:rPr>
        <w:t>】</w:t>
      </w:r>
    </w:p>
    <w:p w14:paraId="3AF9DDBC" w14:textId="77777777" w:rsidR="00DB72D5" w:rsidRPr="00347FA3" w:rsidRDefault="00DB72D5" w:rsidP="00516651">
      <w:pPr>
        <w:rPr>
          <w:rFonts w:ascii="Times New Roman" w:eastAsiaTheme="majorEastAsia" w:hAnsi="Times New Roman" w:cs="Times New Roman"/>
        </w:rPr>
      </w:pPr>
    </w:p>
    <w:p w14:paraId="35A99D4A" w14:textId="33454949" w:rsidR="00516651" w:rsidRPr="00347FA3" w:rsidRDefault="005758A6" w:rsidP="00516651">
      <w:p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  <w:lang w:eastAsia="zh-CN"/>
        </w:rPr>
        <w:lastRenderedPageBreak/>
        <w:t>…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58CF03F" wp14:editId="19677204">
            <wp:extent cx="102358" cy="113516"/>
            <wp:effectExtent l="0" t="0" r="0" b="1270"/>
            <wp:docPr id="108726047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09" cy="117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6651" w:rsidRPr="00347FA3">
        <w:rPr>
          <w:rFonts w:ascii="Times New Roman" w:eastAsiaTheme="majorEastAsia" w:hAnsi="Times New Roman" w:cs="Times New Roman"/>
        </w:rPr>
        <w:t>之</w:t>
      </w:r>
      <w:r w:rsidR="00E34A23" w:rsidRPr="00347FA3">
        <w:rPr>
          <w:rStyle w:val="af0"/>
          <w:rFonts w:ascii="Times New Roman" w:eastAsiaTheme="majorEastAsia" w:hAnsi="Times New Roman" w:cs="Times New Roman"/>
        </w:rPr>
        <w:footnoteReference w:id="7"/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AE98D62" wp14:editId="4BC36AA3">
            <wp:extent cx="61415" cy="98264"/>
            <wp:effectExtent l="0" t="0" r="0" b="0"/>
            <wp:docPr id="153456149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6" cy="10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以</w:t>
      </w:r>
      <w:r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亓</w:t>
      </w:r>
      <w:r w:rsidR="00516651" w:rsidRPr="00347FA3">
        <w:rPr>
          <w:rFonts w:ascii="Times New Roman" w:eastAsiaTheme="majorEastAsia" w:hAnsi="Times New Roman" w:cs="Times New Roman"/>
        </w:rPr>
        <w:t>(</w:t>
      </w:r>
      <w:r w:rsidR="00516651" w:rsidRPr="00347FA3">
        <w:rPr>
          <w:rFonts w:ascii="Times New Roman" w:eastAsiaTheme="majorEastAsia" w:hAnsi="Times New Roman" w:cs="Times New Roman"/>
        </w:rPr>
        <w:t>其</w:t>
      </w:r>
      <w:r w:rsidR="00516651" w:rsidRPr="00347FA3">
        <w:rPr>
          <w:rFonts w:ascii="Times New Roman" w:eastAsiaTheme="majorEastAsia" w:hAnsi="Times New Roman" w:cs="Times New Roman"/>
        </w:rPr>
        <w:t>)</w:t>
      </w:r>
      <w:r w:rsidR="00516651" w:rsidRPr="00347FA3">
        <w:rPr>
          <w:rFonts w:ascii="Times New Roman" w:eastAsiaTheme="majorEastAsia" w:hAnsi="Times New Roman" w:cs="Times New Roman"/>
        </w:rPr>
        <w:t>子</w:t>
      </w:r>
      <w:r w:rsidR="00516651" w:rsidRPr="00347FA3">
        <w:rPr>
          <w:rFonts w:ascii="Times New Roman" w:eastAsiaTheme="majorEastAsia" w:hAnsi="Times New Roman" w:cs="Times New Roman"/>
        </w:rPr>
        <w:t>=</w:t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子。子</w:t>
      </w:r>
      <w:r w:rsidRPr="00347FA3">
        <w:rPr>
          <w:rFonts w:ascii="Times New Roman" w:eastAsiaTheme="majorEastAsia" w:hAnsi="Times New Roman" w:cs="Times New Roman"/>
        </w:rPr>
        <w:t>，）</w:t>
      </w:r>
      <w:r w:rsidR="00F75A3F" w:rsidRPr="00347FA3">
        <w:rPr>
          <w:rStyle w:val="af0"/>
          <w:rFonts w:ascii="Times New Roman" w:eastAsiaTheme="majorEastAsia" w:hAnsi="Times New Roman" w:cs="Times New Roman"/>
        </w:rPr>
        <w:footnoteReference w:id="8"/>
      </w:r>
      <w:r w:rsidR="00516651" w:rsidRPr="00347FA3">
        <w:rPr>
          <w:rFonts w:ascii="Times New Roman" w:eastAsiaTheme="majorEastAsia" w:hAnsi="Times New Roman" w:cs="Times New Roman"/>
        </w:rPr>
        <w:t>亓</w:t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其</w:t>
      </w:r>
      <w:r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身</w:t>
      </w:r>
      <w:r w:rsidR="001851A0" w:rsidRPr="00347FA3">
        <w:rPr>
          <w:rStyle w:val="af0"/>
          <w:rFonts w:ascii="Times New Roman" w:eastAsiaTheme="majorEastAsia" w:hAnsi="Times New Roman" w:cs="Times New Roman"/>
        </w:rPr>
        <w:footnoteReference w:id="9"/>
      </w:r>
      <w:r w:rsidR="00516651" w:rsidRPr="00347FA3">
        <w:rPr>
          <w:rFonts w:ascii="Times New Roman" w:eastAsiaTheme="majorEastAsia" w:hAnsi="Times New Roman" w:cs="Times New Roman"/>
        </w:rPr>
        <w:t>之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CE1C30B" wp14:editId="43B04649">
            <wp:extent cx="163773" cy="148554"/>
            <wp:effectExtent l="0" t="0" r="8255" b="4445"/>
            <wp:docPr id="591471503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87" cy="15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/</w:t>
      </w:r>
      <w:r w:rsidRPr="00347FA3">
        <w:rPr>
          <w:rFonts w:ascii="Times New Roman" w:eastAsiaTheme="majorEastAsia" w:hAnsi="Times New Roman" w:cs="Times New Roman"/>
        </w:rPr>
        <w:t>弍</w:t>
      </w:r>
      <w:r w:rsidR="00516651" w:rsidRPr="00347FA3">
        <w:rPr>
          <w:rFonts w:ascii="Times New Roman" w:eastAsiaTheme="majorEastAsia" w:hAnsi="Times New Roman" w:cs="Times New Roman"/>
        </w:rPr>
        <w:t>（</w:t>
      </w:r>
      <w:r w:rsidRPr="00347FA3">
        <w:rPr>
          <w:rFonts w:ascii="Times New Roman" w:eastAsiaTheme="majorEastAsia" w:hAnsi="Times New Roman" w:cs="Times New Roman"/>
        </w:rPr>
        <w:t>貳</w:t>
      </w:r>
      <w:r w:rsidR="00516651" w:rsidRPr="00347FA3">
        <w:rPr>
          <w:rFonts w:ascii="Times New Roman" w:eastAsiaTheme="majorEastAsia" w:hAnsi="Times New Roman" w:cs="Times New Roman"/>
        </w:rPr>
        <w:t>）</w:t>
      </w:r>
      <w:r w:rsidR="00E34A23" w:rsidRPr="00347FA3">
        <w:rPr>
          <w:rStyle w:val="af0"/>
          <w:rFonts w:ascii="Times New Roman" w:eastAsiaTheme="majorEastAsia" w:hAnsi="Times New Roman" w:cs="Times New Roman"/>
        </w:rPr>
        <w:footnoteReference w:id="10"/>
      </w:r>
      <w:r w:rsidR="00516651" w:rsidRPr="00347FA3">
        <w:rPr>
          <w:rFonts w:ascii="Times New Roman" w:eastAsiaTheme="majorEastAsia" w:hAnsi="Times New Roman" w:cs="Times New Roman"/>
        </w:rPr>
        <w:t>也。含</w:t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今</w:t>
      </w:r>
      <w:r w:rsidRPr="00347FA3">
        <w:rPr>
          <w:rFonts w:ascii="Times New Roman" w:eastAsiaTheme="majorEastAsia" w:hAnsi="Times New Roman" w:cs="Times New Roman"/>
        </w:rPr>
        <w:t>）</w:t>
      </w:r>
      <w:r w:rsidR="00F75A3F" w:rsidRPr="00347FA3">
        <w:rPr>
          <w:rStyle w:val="af0"/>
          <w:rFonts w:ascii="Times New Roman" w:eastAsiaTheme="majorEastAsia" w:hAnsi="Times New Roman" w:cs="Times New Roman"/>
        </w:rPr>
        <w:footnoteReference w:id="11"/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7E3B5E0" wp14:editId="35C51DE7">
            <wp:extent cx="163773" cy="158125"/>
            <wp:effectExtent l="0" t="0" r="8255" b="0"/>
            <wp:docPr id="19424775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8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324" cy="16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使</w:t>
      </w:r>
      <w:r w:rsidRPr="00347FA3">
        <w:rPr>
          <w:rFonts w:ascii="Times New Roman" w:eastAsiaTheme="majorEastAsia" w:hAnsi="Times New Roman" w:cs="Times New Roman"/>
        </w:rPr>
        <w:t>）</w:t>
      </w:r>
      <w:r w:rsidR="00F75A3F" w:rsidRPr="00347FA3">
        <w:rPr>
          <w:rStyle w:val="af0"/>
          <w:rFonts w:ascii="Times New Roman" w:eastAsiaTheme="majorEastAsia" w:hAnsi="Times New Roman" w:cs="Times New Roman"/>
        </w:rPr>
        <w:footnoteReference w:id="12"/>
      </w:r>
      <w:r w:rsidR="00516651" w:rsidRPr="00347FA3">
        <w:rPr>
          <w:rFonts w:ascii="Times New Roman" w:eastAsiaTheme="majorEastAsia" w:hAnsi="Times New Roman" w:cs="Times New Roman"/>
        </w:rPr>
        <w:t>子帀</w:t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師</w:t>
      </w:r>
      <w:r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之</w:t>
      </w:r>
      <w:r w:rsidR="00F75A3F" w:rsidRPr="00347FA3">
        <w:rPr>
          <w:rStyle w:val="af0"/>
          <w:rFonts w:ascii="Times New Roman" w:eastAsiaTheme="majorEastAsia" w:hAnsi="Times New Roman" w:cs="Times New Roman"/>
        </w:rPr>
        <w:footnoteReference w:id="13"/>
      </w:r>
      <w:r w:rsidR="00516651" w:rsidRPr="00347FA3">
        <w:rPr>
          <w:rFonts w:ascii="Times New Roman" w:eastAsiaTheme="majorEastAsia" w:hAnsi="Times New Roman" w:cs="Times New Roman"/>
        </w:rPr>
        <w:t>，君之</w:t>
      </w:r>
      <w:r w:rsidR="00E036A0" w:rsidRPr="00347FA3">
        <w:rPr>
          <w:rStyle w:val="af0"/>
          <w:rFonts w:ascii="Times New Roman" w:eastAsiaTheme="majorEastAsia" w:hAnsi="Times New Roman" w:cs="Times New Roman"/>
        </w:rPr>
        <w:footnoteReference w:id="14"/>
      </w:r>
      <w:r w:rsidR="00516651" w:rsidRPr="00347FA3">
        <w:rPr>
          <w:rFonts w:ascii="Times New Roman" w:eastAsiaTheme="majorEastAsia" w:hAnsi="Times New Roman" w:cs="Times New Roman"/>
        </w:rPr>
        <w:t>睪</w:t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擇</w:t>
      </w:r>
      <w:r w:rsidRPr="00347FA3">
        <w:rPr>
          <w:rFonts w:ascii="Times New Roman" w:eastAsiaTheme="majorEastAsia" w:hAnsi="Times New Roman" w:cs="Times New Roman"/>
        </w:rPr>
        <w:t>）</w:t>
      </w:r>
      <w:r w:rsidR="00F75A3F" w:rsidRPr="00347FA3">
        <w:rPr>
          <w:rStyle w:val="af0"/>
          <w:rFonts w:ascii="Times New Roman" w:eastAsiaTheme="majorEastAsia" w:hAnsi="Times New Roman" w:cs="Times New Roman"/>
        </w:rPr>
        <w:footnoteReference w:id="15"/>
      </w:r>
      <w:r w:rsidR="00516651" w:rsidRPr="00347FA3">
        <w:rPr>
          <w:rFonts w:ascii="Times New Roman" w:eastAsiaTheme="majorEastAsia" w:hAnsi="Times New Roman" w:cs="Times New Roman"/>
        </w:rPr>
        <w:t>之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C0439B0" wp14:editId="46C15246">
            <wp:extent cx="149131" cy="142117"/>
            <wp:effectExtent l="0" t="0" r="3810" b="0"/>
            <wp:docPr id="914228872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37" cy="144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慎</w:t>
      </w:r>
      <w:r w:rsidRPr="00347FA3">
        <w:rPr>
          <w:rFonts w:ascii="Times New Roman" w:eastAsiaTheme="majorEastAsia" w:hAnsi="Times New Roman" w:cs="Times New Roman"/>
        </w:rPr>
        <w:t>）</w:t>
      </w:r>
      <w:r w:rsidR="00F75A3F" w:rsidRPr="00347FA3">
        <w:rPr>
          <w:rStyle w:val="af0"/>
          <w:rFonts w:ascii="Times New Roman" w:eastAsiaTheme="majorEastAsia" w:hAnsi="Times New Roman" w:cs="Times New Roman"/>
        </w:rPr>
        <w:footnoteReference w:id="16"/>
      </w:r>
      <w:r w:rsidR="00516651" w:rsidRPr="00347FA3">
        <w:rPr>
          <w:rFonts w:ascii="Times New Roman" w:eastAsiaTheme="majorEastAsia" w:hAnsi="Times New Roman" w:cs="Times New Roman"/>
        </w:rPr>
        <w:t>矣，</w:t>
      </w:r>
      <w:r w:rsidRPr="00347FA3">
        <w:rPr>
          <w:rFonts w:ascii="Times New Roman" w:eastAsiaTheme="majorEastAsia" w:hAnsi="Times New Roman" w:cs="Times New Roman"/>
        </w:rPr>
        <w:t>夫</w:t>
      </w:r>
      <w:r w:rsidR="00E036A0" w:rsidRPr="00347FA3">
        <w:rPr>
          <w:rStyle w:val="af0"/>
          <w:rFonts w:ascii="Times New Roman" w:eastAsiaTheme="majorEastAsia" w:hAnsi="Times New Roman" w:cs="Times New Roman"/>
        </w:rPr>
        <w:footnoteReference w:id="17"/>
      </w:r>
      <w:r w:rsidR="00516651" w:rsidRPr="00347FA3">
        <w:rPr>
          <w:rFonts w:ascii="Times New Roman" w:eastAsiaTheme="majorEastAsia" w:hAnsi="Times New Roman" w:cs="Times New Roman"/>
        </w:rPr>
        <w:lastRenderedPageBreak/>
        <w:t>【</w:t>
      </w:r>
      <w:r w:rsidR="00516651" w:rsidRPr="00347FA3">
        <w:rPr>
          <w:rFonts w:ascii="Times New Roman" w:eastAsiaTheme="majorEastAsia" w:hAnsi="Times New Roman" w:cs="Times New Roman"/>
        </w:rPr>
        <w:t>2</w:t>
      </w:r>
      <w:r w:rsidR="00516651" w:rsidRPr="00347FA3">
        <w:rPr>
          <w:rFonts w:ascii="Times New Roman" w:eastAsiaTheme="majorEastAsia" w:hAnsi="Times New Roman" w:cs="Times New Roman"/>
        </w:rPr>
        <w:t>】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4334561" wp14:editId="0DF94C38">
            <wp:extent cx="133925" cy="140534"/>
            <wp:effectExtent l="0" t="0" r="0" b="0"/>
            <wp:docPr id="449252088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08" cy="14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6651" w:rsidRPr="00347FA3">
        <w:rPr>
          <w:rFonts w:ascii="Times New Roman" w:eastAsiaTheme="majorEastAsia" w:hAnsi="Times New Roman" w:cs="Times New Roman"/>
        </w:rPr>
        <w:t>不可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098A6B7" wp14:editId="5B4091B2">
            <wp:extent cx="61415" cy="98264"/>
            <wp:effectExtent l="0" t="0" r="0" b="0"/>
            <wp:docPr id="940366025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6" cy="10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以</w:t>
      </w:r>
      <w:r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弗戒</w:t>
      </w:r>
      <w:r w:rsidR="00E036A0" w:rsidRPr="00347FA3">
        <w:rPr>
          <w:rStyle w:val="af0"/>
          <w:rFonts w:ascii="Times New Roman" w:eastAsiaTheme="majorEastAsia" w:hAnsi="Times New Roman" w:cs="Times New Roman"/>
        </w:rPr>
        <w:footnoteReference w:id="18"/>
      </w:r>
      <w:r w:rsidR="00516651" w:rsidRPr="00347FA3">
        <w:rPr>
          <w:rFonts w:ascii="Times New Roman" w:eastAsiaTheme="majorEastAsia" w:hAnsi="Times New Roman" w:cs="Times New Roman"/>
        </w:rPr>
        <w:t>。子之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F6A3098" wp14:editId="47D708F7">
            <wp:extent cx="163773" cy="158125"/>
            <wp:effectExtent l="0" t="0" r="8255" b="0"/>
            <wp:docPr id="17723612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8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324" cy="16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事</w:t>
      </w:r>
      <w:r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行</w:t>
      </w:r>
      <w:r w:rsidR="005109C9" w:rsidRPr="00347FA3">
        <w:rPr>
          <w:rStyle w:val="af0"/>
          <w:rFonts w:ascii="Times New Roman" w:eastAsiaTheme="majorEastAsia" w:hAnsi="Times New Roman" w:cs="Times New Roman"/>
        </w:rPr>
        <w:footnoteReference w:id="19"/>
      </w:r>
      <w:r w:rsidR="00516651" w:rsidRPr="00347FA3">
        <w:rPr>
          <w:rFonts w:ascii="Times New Roman" w:eastAsiaTheme="majorEastAsia" w:hAnsi="Times New Roman" w:cs="Times New Roman"/>
        </w:rPr>
        <w:t>，百生</w:t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姓</w:t>
      </w:r>
      <w:r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925F3B8" wp14:editId="49425C68">
            <wp:extent cx="109182" cy="122539"/>
            <wp:effectExtent l="0" t="0" r="5715" b="0"/>
            <wp:docPr id="2100701570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50" cy="12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得</w:t>
      </w:r>
      <w:r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亓</w:t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其</w:t>
      </w:r>
      <w:r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利</w:t>
      </w:r>
      <w:r w:rsidR="005109C9" w:rsidRPr="00347FA3">
        <w:rPr>
          <w:rStyle w:val="af0"/>
          <w:rFonts w:ascii="Times New Roman" w:eastAsiaTheme="majorEastAsia" w:hAnsi="Times New Roman" w:cs="Times New Roman"/>
        </w:rPr>
        <w:footnoteReference w:id="20"/>
      </w:r>
      <w:r w:rsidR="00516651" w:rsidRPr="00347FA3">
        <w:rPr>
          <w:rFonts w:ascii="Times New Roman" w:eastAsiaTheme="majorEastAsia" w:hAnsi="Times New Roman" w:cs="Times New Roman"/>
        </w:rPr>
        <w:t>，邦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A0D1901" wp14:editId="3A434B4A">
            <wp:extent cx="117596" cy="143728"/>
            <wp:effectExtent l="0" t="0" r="0" b="8890"/>
            <wp:docPr id="3856588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58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385" cy="14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家</w:t>
      </w:r>
      <w:r w:rsidRPr="00347FA3">
        <w:rPr>
          <w:rFonts w:ascii="Times New Roman" w:eastAsiaTheme="majorEastAsia" w:hAnsi="Times New Roman" w:cs="Times New Roman"/>
        </w:rPr>
        <w:t>）</w:t>
      </w:r>
      <w:r w:rsidR="005109C9" w:rsidRPr="00347FA3">
        <w:rPr>
          <w:rStyle w:val="af0"/>
          <w:rFonts w:ascii="Times New Roman" w:eastAsiaTheme="majorEastAsia" w:hAnsi="Times New Roman" w:cs="Times New Roman"/>
        </w:rPr>
        <w:footnoteReference w:id="21"/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003D181" wp14:editId="421FD849">
            <wp:extent cx="68239" cy="85585"/>
            <wp:effectExtent l="0" t="0" r="8255" b="0"/>
            <wp:docPr id="1535444161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08" cy="88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以</w:t>
      </w:r>
      <w:r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="新細明體-ExtB" w:hAnsi="Times New Roman" w:cs="Times New Roman"/>
        </w:rPr>
        <w:t>𢔭</w:t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="新細明體-ExtB" w:hAnsi="Times New Roman" w:cs="Times New Roman"/>
        </w:rPr>
        <w:t>𢕌</w:t>
      </w:r>
      <w:del w:id="2" w:author="MAK, Chi Ki Caily [CHL]" w:date="2025-02-02T23:06:00Z" w16du:dateUtc="2025-02-02T15:06:00Z">
        <w:r w:rsidR="00516651" w:rsidRPr="00347FA3" w:rsidDel="006B6503">
          <w:rPr>
            <w:rFonts w:ascii="Times New Roman" w:eastAsiaTheme="majorEastAsia" w:hAnsi="Times New Roman" w:cs="Times New Roman"/>
          </w:rPr>
          <w:delText>徲</w:delText>
        </w:r>
      </w:del>
      <w:r w:rsidR="00516651" w:rsidRPr="00347FA3">
        <w:rPr>
          <w:rFonts w:ascii="Times New Roman" w:eastAsiaTheme="majorEastAsia" w:hAnsi="Times New Roman" w:cs="Times New Roman"/>
        </w:rPr>
        <w:t>-</w:t>
      </w:r>
      <w:r w:rsidR="00516651" w:rsidRPr="00347FA3">
        <w:rPr>
          <w:rFonts w:ascii="Times New Roman" w:eastAsiaTheme="majorEastAsia" w:hAnsi="Times New Roman" w:cs="Times New Roman"/>
        </w:rPr>
        <w:t>夷</w:t>
      </w:r>
      <w:ins w:id="3" w:author="MAK, Chi Ki Caily [CHL]" w:date="2025-02-10T15:00:00Z" w16du:dateUtc="2025-02-10T07:00:00Z">
        <w:r w:rsidR="0093120C" w:rsidRPr="00860BB8">
          <w:rPr>
            <w:rFonts w:asciiTheme="majorEastAsia" w:hAnsiTheme="majorEastAsia" w:cs="Times New Roman" w:hint="eastAsia"/>
          </w:rPr>
          <w:t>/親</w:t>
        </w:r>
      </w:ins>
      <w:r w:rsidRPr="00347FA3">
        <w:rPr>
          <w:rFonts w:ascii="Times New Roman" w:eastAsiaTheme="majorEastAsia" w:hAnsi="Times New Roman" w:cs="Times New Roman"/>
        </w:rPr>
        <w:t>）</w:t>
      </w:r>
      <w:r w:rsidR="005109C9" w:rsidRPr="00347FA3">
        <w:rPr>
          <w:rStyle w:val="af0"/>
          <w:rFonts w:ascii="Times New Roman" w:eastAsiaTheme="majorEastAsia" w:hAnsi="Times New Roman" w:cs="Times New Roman"/>
        </w:rPr>
        <w:footnoteReference w:id="22"/>
      </w:r>
      <w:r w:rsidR="00516651" w:rsidRPr="00347FA3">
        <w:rPr>
          <w:rFonts w:ascii="Times New Roman" w:eastAsiaTheme="majorEastAsia" w:hAnsi="Times New Roman" w:cs="Times New Roman"/>
        </w:rPr>
        <w:t>；子之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DAF9B63" wp14:editId="24E8DA2A">
            <wp:extent cx="127217" cy="122830"/>
            <wp:effectExtent l="0" t="0" r="6350" b="0"/>
            <wp:docPr id="5663838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8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2298" cy="12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事</w:t>
      </w:r>
      <w:r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不行，百生</w:t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姓</w:t>
      </w:r>
      <w:r w:rsidRPr="00347FA3">
        <w:rPr>
          <w:rFonts w:ascii="Times New Roman" w:eastAsiaTheme="majorEastAsia" w:hAnsi="Times New Roman" w:cs="Times New Roman"/>
        </w:rPr>
        <w:t>）</w:t>
      </w:r>
      <w:r w:rsidR="005109C9" w:rsidRPr="00347FA3">
        <w:rPr>
          <w:rStyle w:val="af0"/>
          <w:rFonts w:ascii="Times New Roman" w:eastAsiaTheme="majorEastAsia" w:hAnsi="Times New Roman" w:cs="Times New Roman"/>
        </w:rPr>
        <w:footnoteReference w:id="23"/>
      </w:r>
      <w:r w:rsidR="00516651" w:rsidRPr="00347FA3">
        <w:rPr>
          <w:rFonts w:ascii="Times New Roman" w:eastAsiaTheme="majorEastAsia" w:hAnsi="Times New Roman" w:cs="Times New Roman"/>
        </w:rPr>
        <w:t>]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D891ED9" wp14:editId="5AE6612A">
            <wp:extent cx="138619" cy="145460"/>
            <wp:effectExtent l="0" t="0" r="0" b="6985"/>
            <wp:docPr id="73652269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64" cy="14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…</w:t>
      </w:r>
      <w:r w:rsidR="00516651" w:rsidRPr="00347FA3">
        <w:rPr>
          <w:rFonts w:ascii="Times New Roman" w:eastAsiaTheme="majorEastAsia" w:hAnsi="Times New Roman" w:cs="Times New Roman"/>
        </w:rPr>
        <w:t>【</w:t>
      </w:r>
      <w:r w:rsidR="00516651" w:rsidRPr="00347FA3">
        <w:rPr>
          <w:rFonts w:ascii="Times New Roman" w:eastAsiaTheme="majorEastAsia" w:hAnsi="Times New Roman" w:cs="Times New Roman"/>
        </w:rPr>
        <w:t>11</w:t>
      </w:r>
      <w:r w:rsidR="00516651" w:rsidRPr="00347FA3">
        <w:rPr>
          <w:rFonts w:ascii="Times New Roman" w:eastAsiaTheme="majorEastAsia" w:hAnsi="Times New Roman" w:cs="Times New Roman"/>
        </w:rPr>
        <w:t>】</w:t>
      </w:r>
    </w:p>
    <w:p w14:paraId="0D4D6758" w14:textId="77777777" w:rsidR="00DB72D5" w:rsidRPr="00347FA3" w:rsidRDefault="00DB72D5" w:rsidP="00516651">
      <w:pPr>
        <w:rPr>
          <w:rFonts w:ascii="Times New Roman" w:eastAsiaTheme="majorEastAsia" w:hAnsi="Times New Roman" w:cs="Times New Roman"/>
        </w:rPr>
      </w:pPr>
    </w:p>
    <w:p w14:paraId="4703F6B9" w14:textId="4B4F3725" w:rsidR="00516651" w:rsidRPr="00347FA3" w:rsidRDefault="005758A6" w:rsidP="00516651">
      <w:p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…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07154A2" wp14:editId="24F1F3DC">
            <wp:extent cx="109182" cy="113839"/>
            <wp:effectExtent l="0" t="0" r="5715" b="635"/>
            <wp:docPr id="1886238112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26" cy="119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必</w:t>
      </w:r>
      <w:r w:rsidRPr="00347FA3">
        <w:rPr>
          <w:rFonts w:ascii="Times New Roman" w:eastAsiaTheme="majorEastAsia" w:hAnsi="Times New Roman" w:cs="Times New Roman"/>
        </w:rPr>
        <w:t>）</w:t>
      </w:r>
      <w:r w:rsidR="00981E00" w:rsidRPr="00347FA3">
        <w:rPr>
          <w:rStyle w:val="af0"/>
          <w:rFonts w:ascii="Times New Roman" w:eastAsiaTheme="majorEastAsia" w:hAnsi="Times New Roman" w:cs="Times New Roman"/>
        </w:rPr>
        <w:footnoteReference w:id="24"/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C274143" wp14:editId="16F70BCD">
            <wp:extent cx="122830" cy="152479"/>
            <wp:effectExtent l="0" t="0" r="0" b="0"/>
            <wp:docPr id="183830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0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5490" cy="15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/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6C8909C" wp14:editId="22336EC8">
            <wp:extent cx="100343" cy="118281"/>
            <wp:effectExtent l="0" t="0" r="0" b="0"/>
            <wp:docPr id="540175808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757" cy="12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危</w:t>
      </w:r>
      <w:r w:rsidRPr="00347FA3">
        <w:rPr>
          <w:rFonts w:ascii="Times New Roman" w:eastAsiaTheme="majorEastAsia" w:hAnsi="Times New Roman" w:cs="Times New Roman"/>
        </w:rPr>
        <w:t>）</w:t>
      </w:r>
      <w:r w:rsidR="00981E00" w:rsidRPr="00347FA3">
        <w:rPr>
          <w:rStyle w:val="af0"/>
          <w:rFonts w:ascii="Times New Roman" w:eastAsiaTheme="majorEastAsia" w:hAnsi="Times New Roman" w:cs="Times New Roman"/>
        </w:rPr>
        <w:footnoteReference w:id="25"/>
      </w:r>
      <w:r w:rsidR="00516651" w:rsidRPr="00347FA3">
        <w:rPr>
          <w:rFonts w:ascii="Times New Roman" w:eastAsiaTheme="majorEastAsia" w:hAnsi="Times New Roman" w:cs="Times New Roman"/>
        </w:rPr>
        <w:t>亓</w:t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其</w:t>
      </w:r>
      <w:r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邦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7608EA1" wp14:editId="07624A72">
            <wp:extent cx="136478" cy="157986"/>
            <wp:effectExtent l="0" t="0" r="0" b="0"/>
            <wp:docPr id="538390071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28" cy="16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家</w:t>
      </w:r>
      <w:r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，則</w:t>
      </w:r>
      <w:r w:rsidR="0047352E" w:rsidRPr="00347FA3">
        <w:rPr>
          <w:rStyle w:val="af0"/>
          <w:rFonts w:ascii="Times New Roman" w:eastAsiaTheme="majorEastAsia" w:hAnsi="Times New Roman" w:cs="Times New Roman"/>
        </w:rPr>
        <w:footnoteReference w:id="26"/>
      </w:r>
      <w:r w:rsidR="00516651" w:rsidRPr="00347FA3">
        <w:rPr>
          <w:rFonts w:ascii="Times New Roman" w:eastAsiaTheme="majorEastAsia" w:hAnsi="Times New Roman" w:cs="Times New Roman"/>
        </w:rPr>
        <w:t>能貴</w:t>
      </w:r>
      <w:r w:rsidR="00981E00" w:rsidRPr="00347FA3">
        <w:rPr>
          <w:rStyle w:val="af0"/>
          <w:rFonts w:ascii="Times New Roman" w:eastAsiaTheme="majorEastAsia" w:hAnsi="Times New Roman" w:cs="Times New Roman"/>
        </w:rPr>
        <w:footnoteReference w:id="27"/>
      </w:r>
      <w:r w:rsidR="00516651" w:rsidRPr="00347FA3">
        <w:rPr>
          <w:rFonts w:ascii="Times New Roman" w:eastAsiaTheme="majorEastAsia" w:hAnsi="Times New Roman" w:cs="Times New Roman"/>
        </w:rPr>
        <w:t>於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E4CAE25" wp14:editId="56C23D6F">
            <wp:extent cx="116006" cy="150213"/>
            <wp:effectExtent l="0" t="0" r="0" b="2540"/>
            <wp:docPr id="156194353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278" cy="153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6651" w:rsidRPr="00347FA3">
        <w:rPr>
          <w:rFonts w:ascii="Times New Roman" w:eastAsiaTheme="majorEastAsia" w:hAnsi="Times New Roman" w:cs="Times New Roman"/>
        </w:rPr>
        <w:t>=</w:t>
      </w:r>
      <w:r w:rsidR="00516651" w:rsidRPr="00347FA3">
        <w:rPr>
          <w:rFonts w:ascii="Times New Roman" w:eastAsiaTheme="majorEastAsia" w:hAnsi="Times New Roman" w:cs="Times New Roman"/>
        </w:rPr>
        <w:t>漮</w:t>
      </w:r>
      <w:r w:rsidR="00516651" w:rsidRPr="00347FA3">
        <w:rPr>
          <w:rFonts w:ascii="Times New Roman" w:eastAsiaTheme="majorEastAsia" w:hAnsi="Times New Roman" w:cs="Times New Roman"/>
        </w:rPr>
        <w:t>=</w:t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禹</w:t>
      </w:r>
      <w:r w:rsidRPr="00347FA3">
        <w:rPr>
          <w:rFonts w:ascii="Times New Roman" w:eastAsiaTheme="majorEastAsia" w:hAnsi="Times New Roman" w:cs="Times New Roman"/>
        </w:rPr>
        <w:t>、</w:t>
      </w:r>
      <w:r w:rsidR="00516651" w:rsidRPr="00347FA3">
        <w:rPr>
          <w:rFonts w:ascii="Times New Roman" w:eastAsiaTheme="majorEastAsia" w:hAnsi="Times New Roman" w:cs="Times New Roman"/>
        </w:rPr>
        <w:t>湯，</w:t>
      </w:r>
      <w:r w:rsidR="00516651" w:rsidRPr="00347FA3">
        <w:rPr>
          <w:rFonts w:ascii="Times New Roman" w:eastAsiaTheme="majorEastAsia" w:hAnsi="Times New Roman" w:cs="Times New Roman"/>
        </w:rPr>
        <w:lastRenderedPageBreak/>
        <w:t>禹</w:t>
      </w:r>
      <w:r w:rsidRPr="00347FA3">
        <w:rPr>
          <w:rFonts w:ascii="Times New Roman" w:eastAsiaTheme="majorEastAsia" w:hAnsi="Times New Roman" w:cs="Times New Roman"/>
        </w:rPr>
        <w:t>、</w:t>
      </w:r>
      <w:r w:rsidR="00516651" w:rsidRPr="00347FA3">
        <w:rPr>
          <w:rFonts w:ascii="Times New Roman" w:eastAsiaTheme="majorEastAsia" w:hAnsi="Times New Roman" w:cs="Times New Roman"/>
        </w:rPr>
        <w:t>湯</w:t>
      </w:r>
      <w:r w:rsidRPr="00347FA3">
        <w:rPr>
          <w:rFonts w:ascii="Times New Roman" w:eastAsiaTheme="majorEastAsia" w:hAnsi="Times New Roman" w:cs="Times New Roman"/>
        </w:rPr>
        <w:t>）</w:t>
      </w:r>
      <w:r w:rsidR="00981E00" w:rsidRPr="00347FA3">
        <w:rPr>
          <w:rStyle w:val="af0"/>
          <w:rFonts w:ascii="Times New Roman" w:eastAsiaTheme="majorEastAsia" w:hAnsi="Times New Roman" w:cs="Times New Roman"/>
        </w:rPr>
        <w:footnoteReference w:id="28"/>
      </w:r>
      <w:r w:rsidR="00516651" w:rsidRPr="00347FA3">
        <w:rPr>
          <w:rFonts w:ascii="Times New Roman" w:eastAsiaTheme="majorEastAsia" w:hAnsi="Times New Roman" w:cs="Times New Roman"/>
        </w:rPr>
        <w:t>則學</w:t>
      </w:r>
      <w:r w:rsidR="00981E00" w:rsidRPr="00347FA3">
        <w:rPr>
          <w:rStyle w:val="af0"/>
          <w:rFonts w:ascii="Times New Roman" w:eastAsiaTheme="majorEastAsia" w:hAnsi="Times New Roman" w:cs="Times New Roman"/>
        </w:rPr>
        <w:footnoteReference w:id="29"/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/</w:t>
      </w:r>
      <w:r w:rsidR="00516651" w:rsidRPr="00347FA3">
        <w:rPr>
          <w:rFonts w:ascii="Times New Roman" w:eastAsiaTheme="majorEastAsia" w:hAnsi="Times New Roman" w:cs="Times New Roman"/>
        </w:rPr>
        <w:t>。自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EC1C4B7" wp14:editId="05679860">
            <wp:extent cx="121456" cy="129227"/>
            <wp:effectExtent l="0" t="0" r="0" b="4445"/>
            <wp:docPr id="97139760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10" cy="14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始</w:t>
      </w:r>
      <w:r w:rsidRPr="00347FA3">
        <w:rPr>
          <w:rFonts w:ascii="Times New Roman" w:eastAsiaTheme="majorEastAsia" w:hAnsi="Times New Roman" w:cs="Times New Roman"/>
        </w:rPr>
        <w:t>）</w:t>
      </w:r>
      <w:r w:rsidR="00323D36" w:rsidRPr="00347FA3">
        <w:rPr>
          <w:rStyle w:val="af0"/>
          <w:rFonts w:ascii="Times New Roman" w:eastAsiaTheme="majorEastAsia" w:hAnsi="Times New Roman" w:cs="Times New Roman"/>
        </w:rPr>
        <w:footnoteReference w:id="30"/>
      </w:r>
      <w:r w:rsidR="00516651" w:rsidRPr="00347FA3">
        <w:rPr>
          <w:rFonts w:ascii="Times New Roman" w:eastAsiaTheme="majorEastAsia" w:hAnsi="Times New Roman" w:cs="Times New Roman"/>
        </w:rPr>
        <w:t>【</w:t>
      </w:r>
      <w:r w:rsidR="00516651" w:rsidRPr="00347FA3">
        <w:rPr>
          <w:rFonts w:ascii="Times New Roman" w:eastAsiaTheme="majorEastAsia" w:hAnsi="Times New Roman" w:cs="Times New Roman"/>
        </w:rPr>
        <w:t>3</w:t>
      </w:r>
      <w:r w:rsidR="00516651" w:rsidRPr="00347FA3">
        <w:rPr>
          <w:rFonts w:ascii="Times New Roman" w:eastAsiaTheme="majorEastAsia" w:hAnsi="Times New Roman" w:cs="Times New Roman"/>
        </w:rPr>
        <w:t>】又</w:t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有</w:t>
      </w:r>
      <w:r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民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AA48350" wp14:editId="08685A25">
            <wp:extent cx="68239" cy="87263"/>
            <wp:effectExtent l="0" t="0" r="8255" b="8255"/>
            <wp:docPr id="1133917100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55" cy="9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以</w:t>
      </w:r>
      <w:r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來</w:t>
      </w:r>
      <w:r w:rsidR="006474CA" w:rsidRPr="00347FA3">
        <w:rPr>
          <w:rStyle w:val="af0"/>
          <w:rFonts w:ascii="Times New Roman" w:eastAsiaTheme="majorEastAsia" w:hAnsi="Times New Roman" w:cs="Times New Roman"/>
        </w:rPr>
        <w:footnoteReference w:id="31"/>
      </w:r>
      <w:r w:rsidR="00516651" w:rsidRPr="00347FA3">
        <w:rPr>
          <w:rFonts w:ascii="Times New Roman" w:eastAsiaTheme="majorEastAsia" w:hAnsi="Times New Roman" w:cs="Times New Roman"/>
        </w:rPr>
        <w:t>，未或</w:t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有</w:t>
      </w:r>
      <w:r w:rsidRPr="00347FA3">
        <w:rPr>
          <w:rFonts w:ascii="Times New Roman" w:eastAsiaTheme="majorEastAsia" w:hAnsi="Times New Roman" w:cs="Times New Roman"/>
        </w:rPr>
        <w:t>）</w:t>
      </w:r>
      <w:r w:rsidR="006474CA" w:rsidRPr="00347FA3">
        <w:rPr>
          <w:rStyle w:val="af0"/>
          <w:rFonts w:ascii="Times New Roman" w:eastAsiaTheme="majorEastAsia" w:hAnsi="Times New Roman" w:cs="Times New Roman"/>
        </w:rPr>
        <w:footnoteReference w:id="32"/>
      </w:r>
      <w:r w:rsidR="00516651" w:rsidRPr="00347FA3">
        <w:rPr>
          <w:rFonts w:ascii="Times New Roman" w:eastAsiaTheme="majorEastAsia" w:hAnsi="Times New Roman" w:cs="Times New Roman"/>
        </w:rPr>
        <w:t>能才</w:t>
      </w:r>
      <w:r w:rsidRPr="00347FA3">
        <w:rPr>
          <w:rFonts w:ascii="Times New Roman" w:eastAsiaTheme="majorEastAsia" w:hAnsi="Times New Roman" w:cs="Times New Roman"/>
        </w:rPr>
        <w:t>（</w:t>
      </w:r>
      <w:r w:rsidRPr="00347FA3">
        <w:rPr>
          <w:rFonts w:ascii="Times New Roman" w:eastAsiaTheme="majorEastAsia" w:hAnsi="Times New Roman" w:cs="Times New Roman"/>
        </w:rPr>
        <w:t>/</w:t>
      </w:r>
      <w:r w:rsidRPr="00347FA3">
        <w:rPr>
          <w:rFonts w:ascii="Times New Roman" w:eastAsiaTheme="majorEastAsia" w:hAnsi="Times New Roman" w:cs="Times New Roman"/>
        </w:rPr>
        <w:t>哉）</w:t>
      </w:r>
      <w:r w:rsidR="006474CA" w:rsidRPr="00347FA3">
        <w:rPr>
          <w:rStyle w:val="af0"/>
          <w:rFonts w:ascii="Times New Roman" w:eastAsiaTheme="majorEastAsia" w:hAnsi="Times New Roman" w:cs="Times New Roman"/>
        </w:rPr>
        <w:footnoteReference w:id="33"/>
      </w:r>
      <w:r w:rsidRPr="00347FA3">
        <w:rPr>
          <w:rFonts w:ascii="Times New Roman" w:eastAsiaTheme="majorEastAsia" w:hAnsi="Times New Roman" w:cs="Times New Roman"/>
        </w:rPr>
        <w:t>（。）</w:t>
      </w:r>
      <w:r w:rsidR="00516651" w:rsidRPr="00347FA3">
        <w:rPr>
          <w:rFonts w:ascii="Times New Roman" w:eastAsiaTheme="majorEastAsia" w:hAnsi="Times New Roman" w:cs="Times New Roman"/>
        </w:rPr>
        <w:t>立於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44E5DF2" wp14:editId="084AC9A0">
            <wp:extent cx="102359" cy="126308"/>
            <wp:effectExtent l="0" t="0" r="0" b="7620"/>
            <wp:docPr id="936494946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64" cy="13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地</w:t>
      </w:r>
      <w:r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之上</w:t>
      </w:r>
      <w:r w:rsidR="00FB1D0D" w:rsidRPr="00347FA3">
        <w:rPr>
          <w:rStyle w:val="af0"/>
          <w:rFonts w:ascii="Times New Roman" w:eastAsiaTheme="majorEastAsia" w:hAnsi="Times New Roman" w:cs="Times New Roman"/>
        </w:rPr>
        <w:footnoteReference w:id="34"/>
      </w:r>
      <w:r w:rsidR="00516651" w:rsidRPr="00347FA3">
        <w:rPr>
          <w:rFonts w:ascii="Times New Roman" w:eastAsiaTheme="majorEastAsia" w:hAnsi="Times New Roman" w:cs="Times New Roman"/>
        </w:rPr>
        <w:t>，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D76C422" wp14:editId="1D16E5C2">
            <wp:extent cx="97677" cy="117713"/>
            <wp:effectExtent l="0" t="0" r="0" b="0"/>
            <wp:docPr id="624509580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97" cy="121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一</w:t>
      </w:r>
      <w:r w:rsidRPr="00347FA3">
        <w:rPr>
          <w:rFonts w:ascii="Times New Roman" w:eastAsiaTheme="majorEastAsia" w:hAnsi="Times New Roman" w:cs="Times New Roman"/>
        </w:rPr>
        <w:t>）</w:t>
      </w:r>
      <w:r w:rsidR="009414CE" w:rsidRPr="00347FA3">
        <w:rPr>
          <w:rStyle w:val="af0"/>
          <w:rFonts w:ascii="Times New Roman" w:eastAsiaTheme="majorEastAsia" w:hAnsi="Times New Roman" w:cs="Times New Roman"/>
        </w:rPr>
        <w:footnoteReference w:id="35"/>
      </w:r>
      <w:r w:rsidR="00516651" w:rsidRPr="00347FA3">
        <w:rPr>
          <w:rFonts w:ascii="Times New Roman" w:eastAsiaTheme="majorEastAsia" w:hAnsi="Times New Roman" w:cs="Times New Roman"/>
        </w:rPr>
        <w:t>或不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B773F80" wp14:editId="3FDF35FF">
            <wp:extent cx="156950" cy="156950"/>
            <wp:effectExtent l="0" t="0" r="0" b="0"/>
            <wp:docPr id="8950882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882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3127" cy="16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（免）</w:t>
      </w:r>
      <w:r w:rsidR="00516651" w:rsidRPr="00347FA3">
        <w:rPr>
          <w:rFonts w:ascii="Times New Roman" w:eastAsiaTheme="majorEastAsia" w:hAnsi="Times New Roman" w:cs="Times New Roman"/>
        </w:rPr>
        <w:t>又</w:t>
      </w:r>
      <w:r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有</w:t>
      </w:r>
      <w:r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04F478A" wp14:editId="30AD38F4">
            <wp:extent cx="136478" cy="136478"/>
            <wp:effectExtent l="0" t="0" r="0" b="0"/>
            <wp:docPr id="82016121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58" cy="13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lastRenderedPageBreak/>
        <w:t>（</w:t>
      </w:r>
      <w:r w:rsidR="00516651" w:rsidRPr="00347FA3">
        <w:rPr>
          <w:rFonts w:ascii="Times New Roman" w:eastAsiaTheme="majorEastAsia" w:hAnsi="Times New Roman" w:cs="Times New Roman"/>
        </w:rPr>
        <w:t>禍</w:t>
      </w:r>
      <w:r w:rsidRPr="00347FA3">
        <w:rPr>
          <w:rFonts w:ascii="Times New Roman" w:eastAsiaTheme="majorEastAsia" w:hAnsi="Times New Roman" w:cs="Times New Roman"/>
        </w:rPr>
        <w:t>）</w:t>
      </w:r>
      <w:r w:rsidR="009414CE" w:rsidRPr="00347FA3">
        <w:rPr>
          <w:rStyle w:val="af0"/>
          <w:rFonts w:ascii="Times New Roman" w:eastAsiaTheme="majorEastAsia" w:hAnsi="Times New Roman" w:cs="Times New Roman"/>
        </w:rPr>
        <w:footnoteReference w:id="36"/>
      </w:r>
      <w:r w:rsidR="00516651" w:rsidRPr="00347FA3">
        <w:rPr>
          <w:rFonts w:ascii="Times New Roman" w:eastAsiaTheme="majorEastAsia" w:hAnsi="Times New Roman" w:cs="Times New Roman"/>
        </w:rPr>
        <w:t>，不</w:t>
      </w:r>
      <w:r w:rsidRPr="00347FA3">
        <w:rPr>
          <w:rFonts w:ascii="Times New Roman" w:eastAsiaTheme="majorEastAsia" w:hAnsi="Times New Roman" w:cs="Times New Roman"/>
        </w:rPr>
        <w:t>（？）</w:t>
      </w:r>
      <w:r w:rsidR="009414CE" w:rsidRPr="00347FA3">
        <w:rPr>
          <w:rStyle w:val="af0"/>
          <w:rFonts w:ascii="Times New Roman" w:eastAsiaTheme="majorEastAsia" w:hAnsi="Times New Roman" w:cs="Times New Roman"/>
        </w:rPr>
        <w:footnoteReference w:id="37"/>
      </w:r>
      <w:r w:rsidRPr="00347FA3">
        <w:rPr>
          <w:rFonts w:ascii="Times New Roman" w:eastAsiaTheme="majorEastAsia" w:hAnsi="Times New Roman" w:cs="Times New Roman"/>
        </w:rPr>
        <w:t>…</w:t>
      </w:r>
      <w:r w:rsidR="00516651" w:rsidRPr="00347FA3">
        <w:rPr>
          <w:rFonts w:ascii="Times New Roman" w:eastAsiaTheme="majorEastAsia" w:hAnsi="Times New Roman" w:cs="Times New Roman"/>
        </w:rPr>
        <w:t>【</w:t>
      </w:r>
      <w:r w:rsidR="00516651" w:rsidRPr="00347FA3">
        <w:rPr>
          <w:rFonts w:ascii="Times New Roman" w:eastAsiaTheme="majorEastAsia" w:hAnsi="Times New Roman" w:cs="Times New Roman"/>
        </w:rPr>
        <w:t>10</w:t>
      </w:r>
      <w:r w:rsidR="00516651" w:rsidRPr="00347FA3">
        <w:rPr>
          <w:rFonts w:ascii="Times New Roman" w:eastAsiaTheme="majorEastAsia" w:hAnsi="Times New Roman" w:cs="Times New Roman"/>
        </w:rPr>
        <w:t>】</w:t>
      </w:r>
    </w:p>
    <w:p w14:paraId="79C5E896" w14:textId="77777777" w:rsidR="00DB72D5" w:rsidRPr="00347FA3" w:rsidRDefault="00DB72D5" w:rsidP="00516651">
      <w:pPr>
        <w:rPr>
          <w:rFonts w:ascii="Times New Roman" w:eastAsiaTheme="majorEastAsia" w:hAnsi="Times New Roman" w:cs="Times New Roman"/>
        </w:rPr>
      </w:pPr>
    </w:p>
    <w:p w14:paraId="7E1D050C" w14:textId="137D8549" w:rsidR="00516651" w:rsidRPr="00347FA3" w:rsidRDefault="005758A6" w:rsidP="00516651">
      <w:p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…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720C7B2" wp14:editId="3F949E8D">
            <wp:extent cx="116006" cy="136073"/>
            <wp:effectExtent l="0" t="0" r="0" b="0"/>
            <wp:docPr id="1429721009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24" cy="14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1CB1" w:rsidRPr="00347FA3">
        <w:rPr>
          <w:rStyle w:val="af0"/>
          <w:rFonts w:ascii="Times New Roman" w:eastAsiaTheme="majorEastAsia" w:hAnsi="Times New Roman" w:cs="Times New Roman"/>
        </w:rPr>
        <w:footnoteReference w:id="38"/>
      </w:r>
      <w:r w:rsidR="0062054A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29858A5" wp14:editId="0D62DE2C">
            <wp:extent cx="129653" cy="125545"/>
            <wp:effectExtent l="0" t="0" r="3810" b="8255"/>
            <wp:docPr id="1908107910" name="圖片 52" descr="&amp;12.EB3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&amp;12.EB38;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42" cy="13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54A" w:rsidRPr="00347FA3">
        <w:rPr>
          <w:rFonts w:ascii="Times New Roman" w:eastAsiaTheme="majorEastAsia" w:hAnsi="Times New Roman" w:cs="Times New Roman"/>
        </w:rPr>
        <w:t>（聽</w:t>
      </w:r>
      <w:ins w:id="6" w:author="MAK, Chi Ki Caily [CHL]" w:date="2025-02-06T11:00:00Z" w16du:dateUtc="2025-02-06T03:00:00Z">
        <w:r w:rsidR="000B1C04">
          <w:rPr>
            <w:rFonts w:ascii="Times New Roman" w:eastAsia="DengXian" w:hAnsi="Times New Roman" w:cs="Times New Roman" w:hint="eastAsia"/>
          </w:rPr>
          <w:t>/</w:t>
        </w:r>
        <w:r w:rsidR="000B1C04">
          <w:rPr>
            <w:rFonts w:ascii="Times New Roman" w:eastAsia="DengXian" w:hAnsi="Times New Roman" w:cs="Times New Roman" w:hint="eastAsia"/>
          </w:rPr>
          <w:t>取</w:t>
        </w:r>
      </w:ins>
      <w:r w:rsidR="0062054A"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同，古</w:t>
      </w:r>
      <w:r w:rsidR="0062054A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故</w:t>
      </w:r>
      <w:r w:rsidR="0062054A" w:rsidRPr="00347FA3">
        <w:rPr>
          <w:rFonts w:ascii="Times New Roman" w:eastAsiaTheme="majorEastAsia" w:hAnsi="Times New Roman" w:cs="Times New Roman"/>
        </w:rPr>
        <w:t>）</w:t>
      </w:r>
      <w:r w:rsidR="00F7416E" w:rsidRPr="00347FA3">
        <w:rPr>
          <w:rStyle w:val="af0"/>
          <w:rFonts w:ascii="Times New Roman" w:eastAsiaTheme="majorEastAsia" w:hAnsi="Times New Roman" w:cs="Times New Roman"/>
        </w:rPr>
        <w:footnoteReference w:id="39"/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7AE7A13" wp14:editId="0730EB83">
            <wp:extent cx="95534" cy="117416"/>
            <wp:effectExtent l="0" t="0" r="0" b="0"/>
            <wp:docPr id="925919787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51" cy="120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54A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教</w:t>
      </w:r>
      <w:r w:rsidR="0062054A" w:rsidRPr="00347FA3">
        <w:rPr>
          <w:rFonts w:ascii="Times New Roman" w:eastAsiaTheme="majorEastAsia" w:hAnsi="Times New Roman" w:cs="Times New Roman"/>
        </w:rPr>
        <w:t>）</w:t>
      </w:r>
      <w:r w:rsidR="00F7416E" w:rsidRPr="00347FA3">
        <w:rPr>
          <w:rStyle w:val="af0"/>
          <w:rFonts w:ascii="Times New Roman" w:eastAsiaTheme="majorEastAsia" w:hAnsi="Times New Roman" w:cs="Times New Roman"/>
        </w:rPr>
        <w:footnoteReference w:id="40"/>
      </w:r>
      <w:r w:rsidR="00516651" w:rsidRPr="00347FA3">
        <w:rPr>
          <w:rFonts w:ascii="Times New Roman" w:eastAsiaTheme="majorEastAsia" w:hAnsi="Times New Roman" w:cs="Times New Roman"/>
        </w:rPr>
        <w:t>於</w:t>
      </w:r>
      <w:r w:rsidR="00A530A8" w:rsidRPr="00347FA3">
        <w:rPr>
          <w:rStyle w:val="af0"/>
          <w:rFonts w:ascii="Times New Roman" w:eastAsiaTheme="majorEastAsia" w:hAnsi="Times New Roman" w:cs="Times New Roman"/>
        </w:rPr>
        <w:footnoteReference w:id="41"/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B8E04BE" wp14:editId="223F3FDE">
            <wp:extent cx="114045" cy="121342"/>
            <wp:effectExtent l="0" t="0" r="635" b="0"/>
            <wp:docPr id="75887908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73" cy="12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54A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始</w:t>
      </w:r>
      <w:r w:rsidR="0062054A"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258BEB2" wp14:editId="221E183D">
            <wp:extent cx="93999" cy="121717"/>
            <wp:effectExtent l="0" t="0" r="1270" b="0"/>
            <wp:docPr id="1417830066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84" cy="127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54A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乎</w:t>
      </w:r>
      <w:r w:rsidR="0062054A"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才</w:t>
      </w:r>
      <w:r w:rsidR="0062054A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哉</w:t>
      </w:r>
      <w:r w:rsidR="0062054A" w:rsidRPr="00347FA3">
        <w:rPr>
          <w:rFonts w:ascii="Times New Roman" w:eastAsiaTheme="majorEastAsia" w:hAnsi="Times New Roman" w:cs="Times New Roman"/>
        </w:rPr>
        <w:t>），</w:t>
      </w:r>
      <w:r w:rsidR="0062054A" w:rsidRPr="00347FA3">
        <w:rPr>
          <w:rFonts w:ascii="Times New Roman" w:eastAsiaTheme="majorEastAsia" w:hAnsi="Times New Roman" w:cs="Times New Roman"/>
        </w:rPr>
        <w:t>/</w:t>
      </w:r>
      <w:r w:rsidR="0062054A" w:rsidRPr="00347FA3">
        <w:rPr>
          <w:rFonts w:ascii="Times New Roman" w:eastAsiaTheme="majorEastAsia" w:hAnsi="Times New Roman" w:cs="Times New Roman"/>
        </w:rPr>
        <w:t>。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1988C0E" wp14:editId="7BC11E92">
            <wp:extent cx="116006" cy="123428"/>
            <wp:effectExtent l="0" t="0" r="0" b="0"/>
            <wp:docPr id="1288024268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84" cy="126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54A" w:rsidRPr="00347FA3">
        <w:rPr>
          <w:rFonts w:ascii="Times New Roman" w:eastAsiaTheme="majorEastAsia" w:hAnsi="Times New Roman" w:cs="Times New Roman"/>
        </w:rPr>
        <w:lastRenderedPageBreak/>
        <w:t>（</w:t>
      </w:r>
      <w:r w:rsidR="00516651" w:rsidRPr="00347FA3">
        <w:rPr>
          <w:rFonts w:ascii="Times New Roman" w:eastAsiaTheme="majorEastAsia" w:hAnsi="Times New Roman" w:cs="Times New Roman"/>
        </w:rPr>
        <w:t>始</w:t>
      </w:r>
      <w:r w:rsidR="0062054A" w:rsidRPr="00347FA3">
        <w:rPr>
          <w:rFonts w:ascii="Times New Roman" w:eastAsiaTheme="majorEastAsia" w:hAnsi="Times New Roman" w:cs="Times New Roman"/>
        </w:rPr>
        <w:t>）</w:t>
      </w:r>
      <w:r w:rsidR="000F6B57" w:rsidRPr="00347FA3">
        <w:rPr>
          <w:rStyle w:val="af0"/>
          <w:rFonts w:ascii="Times New Roman" w:eastAsiaTheme="majorEastAsia" w:hAnsi="Times New Roman" w:cs="Times New Roman"/>
        </w:rPr>
        <w:footnoteReference w:id="42"/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441C350" wp14:editId="0A15EE2C">
            <wp:extent cx="122830" cy="138613"/>
            <wp:effectExtent l="0" t="0" r="0" b="0"/>
            <wp:docPr id="1645448818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42" cy="14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54A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得</w:t>
      </w:r>
      <w:r w:rsidR="0062054A" w:rsidRPr="00347FA3">
        <w:rPr>
          <w:rFonts w:ascii="Times New Roman" w:eastAsiaTheme="majorEastAsia" w:hAnsi="Times New Roman" w:cs="Times New Roman"/>
        </w:rPr>
        <w:t>）</w:t>
      </w:r>
      <w:r w:rsidR="002A00CC" w:rsidRPr="00347FA3">
        <w:rPr>
          <w:rStyle w:val="af0"/>
          <w:rFonts w:ascii="Times New Roman" w:eastAsiaTheme="majorEastAsia" w:hAnsi="Times New Roman" w:cs="Times New Roman"/>
        </w:rPr>
        <w:footnoteReference w:id="43"/>
      </w:r>
      <w:r w:rsidR="00516651" w:rsidRPr="00347FA3">
        <w:rPr>
          <w:rFonts w:ascii="Times New Roman" w:eastAsiaTheme="majorEastAsia" w:hAnsi="Times New Roman" w:cs="Times New Roman"/>
        </w:rPr>
        <w:t>可</w:t>
      </w:r>
      <w:r w:rsidR="002A00CC" w:rsidRPr="00347FA3">
        <w:rPr>
          <w:rStyle w:val="af0"/>
          <w:rFonts w:ascii="Times New Roman" w:eastAsiaTheme="majorEastAsia" w:hAnsi="Times New Roman" w:cs="Times New Roman"/>
        </w:rPr>
        <w:footnoteReference w:id="44"/>
      </w:r>
      <w:r w:rsidR="00516651" w:rsidRPr="00347FA3">
        <w:rPr>
          <w:rFonts w:ascii="Times New Roman" w:eastAsiaTheme="majorEastAsia" w:hAnsi="Times New Roman" w:cs="Times New Roman"/>
        </w:rPr>
        <w:t>人而</w:t>
      </w:r>
      <w:r w:rsidR="00DB72D5" w:rsidRPr="00347FA3">
        <w:rPr>
          <w:rFonts w:ascii="Times New Roman" w:eastAsiaTheme="majorEastAsia" w:hAnsi="Times New Roman" w:cs="Times New Roman"/>
        </w:rPr>
        <w:t>与</w:t>
      </w:r>
      <w:r w:rsidR="0062054A" w:rsidRPr="00347FA3">
        <w:rPr>
          <w:rFonts w:ascii="Times New Roman" w:eastAsiaTheme="majorEastAsia" w:hAnsi="Times New Roman" w:cs="Times New Roman"/>
        </w:rPr>
        <w:t>（</w:t>
      </w:r>
      <w:r w:rsidR="00DB72D5" w:rsidRPr="00347FA3">
        <w:rPr>
          <w:rFonts w:ascii="Times New Roman" w:eastAsiaTheme="majorEastAsia" w:hAnsi="Times New Roman" w:cs="Times New Roman"/>
        </w:rPr>
        <w:t>與</w:t>
      </w:r>
      <w:r w:rsidR="0062054A" w:rsidRPr="00347FA3">
        <w:rPr>
          <w:rFonts w:ascii="Times New Roman" w:eastAsiaTheme="majorEastAsia" w:hAnsi="Times New Roman" w:cs="Times New Roman"/>
        </w:rPr>
        <w:t>/</w:t>
      </w:r>
      <w:r w:rsidR="00516651" w:rsidRPr="00347FA3">
        <w:rPr>
          <w:rFonts w:ascii="Times New Roman" w:eastAsiaTheme="majorEastAsia" w:hAnsi="Times New Roman" w:cs="Times New Roman"/>
        </w:rPr>
        <w:t>舉</w:t>
      </w:r>
      <w:r w:rsidR="0062054A" w:rsidRPr="00347FA3">
        <w:rPr>
          <w:rFonts w:ascii="Times New Roman" w:eastAsiaTheme="majorEastAsia" w:hAnsi="Times New Roman" w:cs="Times New Roman"/>
        </w:rPr>
        <w:t>）</w:t>
      </w:r>
      <w:r w:rsidR="000F6B57" w:rsidRPr="00347FA3">
        <w:rPr>
          <w:rStyle w:val="af0"/>
          <w:rFonts w:ascii="Times New Roman" w:eastAsiaTheme="majorEastAsia" w:hAnsi="Times New Roman" w:cs="Times New Roman"/>
        </w:rPr>
        <w:footnoteReference w:id="45"/>
      </w:r>
      <w:r w:rsidR="00516651" w:rsidRPr="00347FA3">
        <w:rPr>
          <w:rFonts w:ascii="Times New Roman" w:eastAsiaTheme="majorEastAsia" w:hAnsi="Times New Roman" w:cs="Times New Roman"/>
        </w:rPr>
        <w:t>之</w:t>
      </w:r>
      <w:r w:rsidR="002A00CC" w:rsidRPr="00347FA3">
        <w:rPr>
          <w:rStyle w:val="af0"/>
          <w:rFonts w:ascii="Times New Roman" w:eastAsiaTheme="majorEastAsia" w:hAnsi="Times New Roman" w:cs="Times New Roman"/>
        </w:rPr>
        <w:footnoteReference w:id="46"/>
      </w:r>
      <w:r w:rsidR="00516651" w:rsidRPr="00347FA3">
        <w:rPr>
          <w:rFonts w:ascii="Times New Roman" w:eastAsiaTheme="majorEastAsia" w:hAnsi="Times New Roman" w:cs="Times New Roman"/>
        </w:rPr>
        <w:t>，【</w:t>
      </w:r>
      <w:r w:rsidR="00516651" w:rsidRPr="00347FA3">
        <w:rPr>
          <w:rFonts w:ascii="Times New Roman" w:eastAsiaTheme="majorEastAsia" w:hAnsi="Times New Roman" w:cs="Times New Roman"/>
        </w:rPr>
        <w:t>4</w:t>
      </w:r>
      <w:r w:rsidR="00516651" w:rsidRPr="00347FA3">
        <w:rPr>
          <w:rFonts w:ascii="Times New Roman" w:eastAsiaTheme="majorEastAsia" w:hAnsi="Times New Roman" w:cs="Times New Roman"/>
        </w:rPr>
        <w:t>】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9EE9FD1" wp14:editId="0B4D82B7">
            <wp:extent cx="95534" cy="120444"/>
            <wp:effectExtent l="0" t="0" r="0" b="0"/>
            <wp:docPr id="1091829892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57" cy="12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54A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仁</w:t>
      </w:r>
      <w:r w:rsidR="0062054A"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爰</w:t>
      </w:r>
      <w:r w:rsidR="0062054A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援</w:t>
      </w:r>
      <w:r w:rsidR="0062054A" w:rsidRPr="00347FA3">
        <w:rPr>
          <w:rFonts w:ascii="Times New Roman" w:eastAsiaTheme="majorEastAsia" w:hAnsi="Times New Roman" w:cs="Times New Roman"/>
        </w:rPr>
        <w:t>）</w:t>
      </w:r>
      <w:r w:rsidR="000F6B57" w:rsidRPr="00347FA3">
        <w:rPr>
          <w:rStyle w:val="af0"/>
          <w:rFonts w:ascii="Times New Roman" w:eastAsiaTheme="majorEastAsia" w:hAnsi="Times New Roman" w:cs="Times New Roman"/>
        </w:rPr>
        <w:footnoteReference w:id="47"/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275E0E7" wp14:editId="2E075DEC">
            <wp:extent cx="116006" cy="145494"/>
            <wp:effectExtent l="0" t="0" r="0" b="6985"/>
            <wp:docPr id="1695191942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63" cy="1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54A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仁</w:t>
      </w:r>
      <w:r w:rsidR="0062054A"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而進</w:t>
      </w:r>
      <w:r w:rsidR="00253707" w:rsidRPr="00347FA3">
        <w:rPr>
          <w:rStyle w:val="af0"/>
          <w:rFonts w:ascii="Times New Roman" w:eastAsiaTheme="majorEastAsia" w:hAnsi="Times New Roman" w:cs="Times New Roman"/>
        </w:rPr>
        <w:footnoteReference w:id="48"/>
      </w:r>
      <w:r w:rsidR="00516651" w:rsidRPr="00347FA3">
        <w:rPr>
          <w:rFonts w:ascii="Times New Roman" w:eastAsiaTheme="majorEastAsia" w:hAnsi="Times New Roman" w:cs="Times New Roman"/>
        </w:rPr>
        <w:t>之，不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F41DECD" wp14:editId="72D26B14">
            <wp:extent cx="88710" cy="111259"/>
            <wp:effectExtent l="0" t="0" r="6985" b="3175"/>
            <wp:docPr id="389026418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88" cy="114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54A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仁</w:t>
      </w:r>
      <w:r w:rsidR="0062054A"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人弗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D0D32FE" wp14:editId="2F907E1D">
            <wp:extent cx="136477" cy="154013"/>
            <wp:effectExtent l="0" t="0" r="0" b="0"/>
            <wp:docPr id="94879853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52" cy="15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54A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得</w:t>
      </w:r>
      <w:r w:rsidR="0062054A"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進矣</w:t>
      </w:r>
      <w:r w:rsidR="0062054A" w:rsidRPr="00347FA3">
        <w:rPr>
          <w:rFonts w:ascii="Times New Roman" w:eastAsiaTheme="majorEastAsia" w:hAnsi="Times New Roman" w:cs="Times New Roman"/>
        </w:rPr>
        <w:t>，</w:t>
      </w:r>
      <w:r w:rsidR="0062054A" w:rsidRPr="00347FA3">
        <w:rPr>
          <w:rFonts w:ascii="Times New Roman" w:eastAsiaTheme="majorEastAsia" w:hAnsi="Times New Roman" w:cs="Times New Roman"/>
        </w:rPr>
        <w:t>/</w:t>
      </w:r>
      <w:r w:rsidR="00516651" w:rsidRPr="00347FA3">
        <w:rPr>
          <w:rFonts w:ascii="Times New Roman" w:eastAsiaTheme="majorEastAsia" w:hAnsi="Times New Roman" w:cs="Times New Roman"/>
        </w:rPr>
        <w:t>。</w:t>
      </w:r>
      <w:r w:rsidR="002A00CC" w:rsidRPr="00347FA3">
        <w:rPr>
          <w:rStyle w:val="af0"/>
          <w:rFonts w:ascii="Times New Roman" w:eastAsiaTheme="majorEastAsia" w:hAnsi="Times New Roman" w:cs="Times New Roman"/>
        </w:rPr>
        <w:footnoteReference w:id="49"/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E6A0FEA" wp14:editId="3C28585B">
            <wp:extent cx="109182" cy="116168"/>
            <wp:effectExtent l="0" t="0" r="5715" b="0"/>
            <wp:docPr id="1005012406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87" cy="12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54A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始</w:t>
      </w:r>
      <w:r w:rsidR="0062054A" w:rsidRPr="00347FA3">
        <w:rPr>
          <w:rFonts w:ascii="Times New Roman" w:eastAsiaTheme="majorEastAsia" w:hAnsi="Times New Roman" w:cs="Times New Roman"/>
        </w:rPr>
        <w:t>）</w:t>
      </w:r>
      <w:r w:rsidR="001F4B36" w:rsidRPr="00347FA3">
        <w:rPr>
          <w:rStyle w:val="af0"/>
          <w:rFonts w:ascii="Times New Roman" w:eastAsiaTheme="majorEastAsia" w:hAnsi="Times New Roman" w:cs="Times New Roman"/>
        </w:rPr>
        <w:footnoteReference w:id="50"/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5F17573" wp14:editId="177757DD">
            <wp:extent cx="122830" cy="138613"/>
            <wp:effectExtent l="0" t="0" r="0" b="0"/>
            <wp:docPr id="2033534734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85" cy="14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54A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得</w:t>
      </w:r>
      <w:r w:rsidR="0062054A"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不可</w:t>
      </w:r>
      <w:r w:rsidR="002A00CC" w:rsidRPr="00347FA3">
        <w:rPr>
          <w:rStyle w:val="af0"/>
          <w:rFonts w:ascii="Times New Roman" w:eastAsiaTheme="majorEastAsia" w:hAnsi="Times New Roman" w:cs="Times New Roman"/>
        </w:rPr>
        <w:footnoteReference w:id="51"/>
      </w:r>
      <w:r w:rsidR="00516651" w:rsidRPr="00347FA3">
        <w:rPr>
          <w:rFonts w:ascii="Times New Roman" w:eastAsiaTheme="majorEastAsia" w:hAnsi="Times New Roman" w:cs="Times New Roman"/>
        </w:rPr>
        <w:t>人而</w:t>
      </w:r>
      <w:r w:rsidR="0062054A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EDFF269" wp14:editId="12755476">
            <wp:extent cx="109182" cy="121780"/>
            <wp:effectExtent l="0" t="0" r="5715" b="0"/>
            <wp:docPr id="7440698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698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1394" cy="12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54A" w:rsidRPr="00347FA3">
        <w:rPr>
          <w:rFonts w:ascii="Times New Roman" w:eastAsiaTheme="majorEastAsia" w:hAnsi="Times New Roman" w:cs="Times New Roman"/>
        </w:rPr>
        <w:t>/</w:t>
      </w:r>
      <w:r w:rsidR="00516651" w:rsidRPr="00347FA3">
        <w:rPr>
          <w:rFonts w:ascii="Times New Roman" w:eastAsiaTheme="majorEastAsia" w:hAnsi="Times New Roman" w:cs="Times New Roman"/>
        </w:rPr>
        <w:t>與</w:t>
      </w:r>
      <w:r w:rsidR="0062054A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舉</w:t>
      </w:r>
      <w:r w:rsidR="0062054A" w:rsidRPr="00347FA3">
        <w:rPr>
          <w:rFonts w:ascii="Times New Roman" w:eastAsiaTheme="majorEastAsia" w:hAnsi="Times New Roman" w:cs="Times New Roman"/>
        </w:rPr>
        <w:t>）</w:t>
      </w:r>
      <w:r w:rsidR="000F6B57" w:rsidRPr="00347FA3">
        <w:rPr>
          <w:rStyle w:val="af0"/>
          <w:rFonts w:ascii="Times New Roman" w:eastAsiaTheme="majorEastAsia" w:hAnsi="Times New Roman" w:cs="Times New Roman"/>
        </w:rPr>
        <w:footnoteReference w:id="52"/>
      </w:r>
      <w:r w:rsidR="00516651" w:rsidRPr="00347FA3">
        <w:rPr>
          <w:rFonts w:ascii="Times New Roman" w:eastAsiaTheme="majorEastAsia" w:hAnsi="Times New Roman" w:cs="Times New Roman"/>
        </w:rPr>
        <w:t>[</w:t>
      </w:r>
      <w:r w:rsidR="00516651" w:rsidRPr="00347FA3">
        <w:rPr>
          <w:rFonts w:ascii="Times New Roman" w:eastAsiaTheme="majorEastAsia" w:hAnsi="Times New Roman" w:cs="Times New Roman"/>
        </w:rPr>
        <w:t>之</w:t>
      </w:r>
      <w:r w:rsidR="00516651" w:rsidRPr="00347FA3">
        <w:rPr>
          <w:rFonts w:ascii="Times New Roman" w:eastAsiaTheme="majorEastAsia" w:hAnsi="Times New Roman" w:cs="Times New Roman"/>
        </w:rPr>
        <w:t>]</w:t>
      </w:r>
      <w:r w:rsidR="00516651" w:rsidRPr="00347FA3">
        <w:rPr>
          <w:rFonts w:ascii="Times New Roman" w:eastAsiaTheme="majorEastAsia" w:hAnsi="Times New Roman" w:cs="Times New Roman"/>
        </w:rPr>
        <w:t>【孔</w:t>
      </w:r>
      <w:r w:rsidR="00516651" w:rsidRPr="00347FA3">
        <w:rPr>
          <w:rFonts w:ascii="Times New Roman" w:eastAsiaTheme="majorEastAsia" w:hAnsi="Times New Roman" w:cs="Times New Roman"/>
        </w:rPr>
        <w:t>9</w:t>
      </w:r>
      <w:r w:rsidR="00516651" w:rsidRPr="00347FA3">
        <w:rPr>
          <w:rFonts w:ascii="Times New Roman" w:eastAsiaTheme="majorEastAsia" w:hAnsi="Times New Roman" w:cs="Times New Roman"/>
        </w:rPr>
        <w:t>】</w:t>
      </w:r>
    </w:p>
    <w:p w14:paraId="66D2A50C" w14:textId="77777777" w:rsidR="00DB72D5" w:rsidRPr="00347FA3" w:rsidRDefault="00DB72D5" w:rsidP="00516651">
      <w:pPr>
        <w:rPr>
          <w:rFonts w:ascii="Times New Roman" w:eastAsiaTheme="majorEastAsia" w:hAnsi="Times New Roman" w:cs="Times New Roman"/>
        </w:rPr>
      </w:pPr>
    </w:p>
    <w:p w14:paraId="3A57A880" w14:textId="6806FE4A" w:rsidR="00516651" w:rsidRPr="00347FA3" w:rsidRDefault="0062054A" w:rsidP="00516651">
      <w:p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…</w:t>
      </w:r>
      <w:r w:rsidR="00516651" w:rsidRPr="00347FA3">
        <w:rPr>
          <w:rFonts w:ascii="Times New Roman" w:eastAsiaTheme="majorEastAsia" w:hAnsi="Times New Roman" w:cs="Times New Roman"/>
        </w:rPr>
        <w:t>民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B3396C4" wp14:editId="6C8ADA5F">
            <wp:extent cx="129653" cy="140654"/>
            <wp:effectExtent l="0" t="0" r="3810" b="0"/>
            <wp:docPr id="195502176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64" cy="14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44F4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喪</w:t>
      </w:r>
      <w:r w:rsidR="00516651" w:rsidRPr="00347FA3">
        <w:rPr>
          <w:rFonts w:ascii="Times New Roman" w:eastAsiaTheme="majorEastAsia" w:hAnsi="Times New Roman" w:cs="Times New Roman"/>
        </w:rPr>
        <w:t>-</w:t>
      </w:r>
      <w:r w:rsidR="00516651" w:rsidRPr="00347FA3">
        <w:rPr>
          <w:rFonts w:ascii="Times New Roman" w:eastAsiaTheme="majorEastAsia" w:hAnsi="Times New Roman" w:cs="Times New Roman"/>
        </w:rPr>
        <w:t>氓</w:t>
      </w:r>
      <w:r w:rsidR="00E644F4" w:rsidRPr="00347FA3">
        <w:rPr>
          <w:rFonts w:ascii="Times New Roman" w:eastAsiaTheme="majorEastAsia" w:hAnsi="Times New Roman" w:cs="Times New Roman"/>
        </w:rPr>
        <w:t>）</w:t>
      </w:r>
      <w:r w:rsidR="00D7291F" w:rsidRPr="00347FA3">
        <w:rPr>
          <w:rStyle w:val="af0"/>
          <w:rFonts w:ascii="Times New Roman" w:eastAsiaTheme="majorEastAsia" w:hAnsi="Times New Roman" w:cs="Times New Roman"/>
        </w:rPr>
        <w:footnoteReference w:id="53"/>
      </w:r>
      <w:r w:rsidR="00516651" w:rsidRPr="00347FA3">
        <w:rPr>
          <w:rFonts w:ascii="Times New Roman" w:eastAsiaTheme="majorEastAsia" w:hAnsi="Times New Roman" w:cs="Times New Roman"/>
        </w:rPr>
        <w:t>不可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52BBCD0" wp14:editId="309F002A">
            <wp:extent cx="134933" cy="141717"/>
            <wp:effectExtent l="0" t="0" r="0" b="0"/>
            <wp:docPr id="975904336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73" cy="14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44F4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侮</w:t>
      </w:r>
      <w:r w:rsidR="00E644F4" w:rsidRPr="00347FA3">
        <w:rPr>
          <w:rFonts w:ascii="Times New Roman" w:eastAsiaTheme="majorEastAsia" w:hAnsi="Times New Roman" w:cs="Times New Roman"/>
        </w:rPr>
        <w:t>）</w:t>
      </w:r>
      <w:r w:rsidR="00D7291F" w:rsidRPr="00347FA3">
        <w:rPr>
          <w:rStyle w:val="af0"/>
          <w:rFonts w:ascii="Times New Roman" w:eastAsiaTheme="majorEastAsia" w:hAnsi="Times New Roman" w:cs="Times New Roman"/>
        </w:rPr>
        <w:footnoteReference w:id="54"/>
      </w:r>
      <w:r w:rsidR="00516651" w:rsidRPr="00347FA3">
        <w:rPr>
          <w:rFonts w:ascii="Times New Roman" w:eastAsiaTheme="majorEastAsia" w:hAnsi="Times New Roman" w:cs="Times New Roman"/>
        </w:rPr>
        <w:t>。衆之所植</w:t>
      </w:r>
      <w:r w:rsidR="007C0A44" w:rsidRPr="00347FA3">
        <w:rPr>
          <w:rStyle w:val="af0"/>
          <w:rFonts w:ascii="Times New Roman" w:eastAsiaTheme="majorEastAsia" w:hAnsi="Times New Roman" w:cs="Times New Roman"/>
        </w:rPr>
        <w:footnoteReference w:id="55"/>
      </w:r>
      <w:r w:rsidR="00516651" w:rsidRPr="00347FA3">
        <w:rPr>
          <w:rFonts w:ascii="Times New Roman" w:eastAsiaTheme="majorEastAsia" w:hAnsi="Times New Roman" w:cs="Times New Roman"/>
        </w:rPr>
        <w:t>，莫之能灋</w:t>
      </w:r>
      <w:r w:rsidR="00E644F4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廢</w:t>
      </w:r>
      <w:r w:rsidR="00E644F4" w:rsidRPr="00347FA3">
        <w:rPr>
          <w:rFonts w:ascii="Times New Roman" w:eastAsiaTheme="majorEastAsia" w:hAnsi="Times New Roman" w:cs="Times New Roman"/>
        </w:rPr>
        <w:t>）</w:t>
      </w:r>
      <w:r w:rsidR="007C0A44" w:rsidRPr="00347FA3">
        <w:rPr>
          <w:rStyle w:val="af0"/>
          <w:rFonts w:ascii="Times New Roman" w:eastAsiaTheme="majorEastAsia" w:hAnsi="Times New Roman" w:cs="Times New Roman"/>
        </w:rPr>
        <w:footnoteReference w:id="56"/>
      </w:r>
      <w:r w:rsidR="00516651" w:rsidRPr="00347FA3">
        <w:rPr>
          <w:rFonts w:ascii="Times New Roman" w:eastAsiaTheme="majorEastAsia" w:hAnsi="Times New Roman" w:cs="Times New Roman"/>
        </w:rPr>
        <w:t>也</w:t>
      </w:r>
      <w:r w:rsidR="007C0A44" w:rsidRPr="00347FA3">
        <w:rPr>
          <w:rStyle w:val="af0"/>
          <w:rFonts w:ascii="Times New Roman" w:eastAsiaTheme="majorEastAsia" w:hAnsi="Times New Roman" w:cs="Times New Roman"/>
        </w:rPr>
        <w:footnoteReference w:id="57"/>
      </w:r>
      <w:r w:rsidR="00516651" w:rsidRPr="00347FA3">
        <w:rPr>
          <w:rFonts w:ascii="Times New Roman" w:eastAsiaTheme="majorEastAsia" w:hAnsi="Times New Roman" w:cs="Times New Roman"/>
        </w:rPr>
        <w:t>；衆之</w:t>
      </w:r>
      <w:r w:rsidR="00516651" w:rsidRPr="00347FA3">
        <w:rPr>
          <w:rFonts w:ascii="Times New Roman" w:eastAsiaTheme="majorEastAsia" w:hAnsi="Times New Roman" w:cs="Times New Roman"/>
        </w:rPr>
        <w:lastRenderedPageBreak/>
        <w:t>[</w:t>
      </w:r>
      <w:r w:rsidR="00516651" w:rsidRPr="00347FA3">
        <w:rPr>
          <w:rFonts w:ascii="Times New Roman" w:eastAsiaTheme="majorEastAsia" w:hAnsi="Times New Roman" w:cs="Times New Roman"/>
        </w:rPr>
        <w:t>灋</w:t>
      </w:r>
      <w:r w:rsidR="00E644F4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廢</w:t>
      </w:r>
      <w:r w:rsidR="00E644F4"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]</w:t>
      </w:r>
      <w:r w:rsidR="000C7C43" w:rsidRPr="00347FA3">
        <w:rPr>
          <w:rStyle w:val="af0"/>
          <w:rFonts w:ascii="Times New Roman" w:eastAsiaTheme="majorEastAsia" w:hAnsi="Times New Roman" w:cs="Times New Roman"/>
        </w:rPr>
        <w:footnoteReference w:id="58"/>
      </w:r>
      <w:r w:rsidR="00516651" w:rsidRPr="00347FA3">
        <w:rPr>
          <w:rFonts w:ascii="Times New Roman" w:eastAsiaTheme="majorEastAsia" w:hAnsi="Times New Roman" w:cs="Times New Roman"/>
        </w:rPr>
        <w:t>【孔</w:t>
      </w:r>
      <w:r w:rsidR="00516651" w:rsidRPr="00347FA3">
        <w:rPr>
          <w:rFonts w:ascii="Times New Roman" w:eastAsiaTheme="majorEastAsia" w:hAnsi="Times New Roman" w:cs="Times New Roman"/>
        </w:rPr>
        <w:t>25</w:t>
      </w:r>
      <w:r w:rsidR="00516651" w:rsidRPr="00347FA3">
        <w:rPr>
          <w:rFonts w:ascii="Times New Roman" w:eastAsiaTheme="majorEastAsia" w:hAnsi="Times New Roman" w:cs="Times New Roman"/>
        </w:rPr>
        <w:t>】</w:t>
      </w:r>
      <w:r w:rsidR="00E644F4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4BA47D6" wp14:editId="2962D5D4">
            <wp:extent cx="133925" cy="140534"/>
            <wp:effectExtent l="0" t="0" r="0" b="0"/>
            <wp:docPr id="2024297590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08" cy="14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6651" w:rsidRPr="00347FA3">
        <w:rPr>
          <w:rFonts w:ascii="Times New Roman" w:eastAsiaTheme="majorEastAsia" w:hAnsi="Times New Roman" w:cs="Times New Roman"/>
        </w:rPr>
        <w:t>莫之能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9F748B6" wp14:editId="4CEBFB01">
            <wp:extent cx="136478" cy="172064"/>
            <wp:effectExtent l="0" t="0" r="0" b="0"/>
            <wp:docPr id="2004722118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60" cy="17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44F4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竪</w:t>
      </w:r>
      <w:r w:rsidR="00E644F4" w:rsidRPr="00347FA3">
        <w:rPr>
          <w:rFonts w:ascii="Times New Roman" w:eastAsiaTheme="majorEastAsia" w:hAnsi="Times New Roman" w:cs="Times New Roman"/>
        </w:rPr>
        <w:t>）</w:t>
      </w:r>
      <w:r w:rsidR="000C7C43" w:rsidRPr="00347FA3">
        <w:rPr>
          <w:rStyle w:val="af0"/>
          <w:rFonts w:ascii="Times New Roman" w:eastAsiaTheme="majorEastAsia" w:hAnsi="Times New Roman" w:cs="Times New Roman"/>
        </w:rPr>
        <w:footnoteReference w:id="59"/>
      </w:r>
      <w:r w:rsidR="00516651" w:rsidRPr="00347FA3">
        <w:rPr>
          <w:rFonts w:ascii="Times New Roman" w:eastAsiaTheme="majorEastAsia" w:hAnsi="Times New Roman" w:cs="Times New Roman"/>
        </w:rPr>
        <w:t>也。子</w:t>
      </w:r>
      <w:r w:rsidR="00992BEC" w:rsidRPr="00347FA3">
        <w:rPr>
          <w:rStyle w:val="af0"/>
          <w:rFonts w:ascii="Times New Roman" w:eastAsiaTheme="majorEastAsia" w:hAnsi="Times New Roman" w:cs="Times New Roman"/>
        </w:rPr>
        <w:footnoteReference w:id="60"/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EAD3D17" wp14:editId="062E17AF">
            <wp:extent cx="115409" cy="142412"/>
            <wp:effectExtent l="0" t="0" r="0" b="0"/>
            <wp:docPr id="641924596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74" cy="15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44F4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以</w:t>
      </w:r>
      <w:r w:rsidR="00E644F4" w:rsidRPr="00347FA3">
        <w:rPr>
          <w:rFonts w:ascii="Times New Roman" w:eastAsiaTheme="majorEastAsia" w:hAnsi="Times New Roman" w:cs="Times New Roman"/>
        </w:rPr>
        <w:t>）</w:t>
      </w:r>
      <w:r w:rsidR="00516651" w:rsidRPr="00347FA3">
        <w:rPr>
          <w:rFonts w:ascii="Times New Roman" w:eastAsiaTheme="majorEastAsia" w:hAnsi="Times New Roman" w:cs="Times New Roman"/>
        </w:rPr>
        <w:t>氏</w:t>
      </w:r>
      <w:r w:rsidR="00E644F4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是</w:t>
      </w:r>
      <w:r w:rsidR="00E644F4" w:rsidRPr="00347FA3">
        <w:rPr>
          <w:rFonts w:ascii="Times New Roman" w:eastAsiaTheme="majorEastAsia" w:hAnsi="Times New Roman" w:cs="Times New Roman"/>
        </w:rPr>
        <w:t>）</w:t>
      </w:r>
      <w:r w:rsidR="00992BEC" w:rsidRPr="00347FA3">
        <w:rPr>
          <w:rStyle w:val="af0"/>
          <w:rFonts w:ascii="Times New Roman" w:eastAsiaTheme="majorEastAsia" w:hAnsi="Times New Roman" w:cs="Times New Roman"/>
        </w:rPr>
        <w:footnoteReference w:id="61"/>
      </w:r>
      <w:r w:rsidR="00516651" w:rsidRPr="00347FA3">
        <w:rPr>
          <w:rFonts w:ascii="Times New Roman" w:eastAsiaTheme="majorEastAsia" w:hAnsi="Times New Roman" w:cs="Times New Roman"/>
        </w:rPr>
        <w:t>視</w:t>
      </w:r>
      <w:r w:rsidR="00992BEC" w:rsidRPr="00347FA3">
        <w:rPr>
          <w:rStyle w:val="af0"/>
          <w:rFonts w:ascii="Times New Roman" w:eastAsiaTheme="majorEastAsia" w:hAnsi="Times New Roman" w:cs="Times New Roman"/>
        </w:rPr>
        <w:footnoteReference w:id="62"/>
      </w:r>
      <w:r w:rsidR="00516651" w:rsidRPr="00347FA3">
        <w:rPr>
          <w:rFonts w:ascii="Times New Roman" w:eastAsiaTheme="majorEastAsia" w:hAnsi="Times New Roman" w:cs="Times New Roman"/>
        </w:rPr>
        <w:t>之，不亓</w:t>
      </w:r>
      <w:r w:rsidR="00E644F4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其</w:t>
      </w:r>
      <w:r w:rsidR="00E644F4" w:rsidRPr="00347FA3">
        <w:rPr>
          <w:rFonts w:ascii="Times New Roman" w:eastAsiaTheme="majorEastAsia" w:hAnsi="Times New Roman" w:cs="Times New Roman"/>
        </w:rPr>
        <w:t>）</w:t>
      </w:r>
      <w:r w:rsidR="00E52D82" w:rsidRPr="00347FA3">
        <w:rPr>
          <w:rStyle w:val="af0"/>
          <w:rFonts w:ascii="Times New Roman" w:eastAsiaTheme="majorEastAsia" w:hAnsi="Times New Roman" w:cs="Times New Roman"/>
        </w:rPr>
        <w:footnoteReference w:id="63"/>
      </w:r>
      <w:r w:rsidR="00516651" w:rsidRPr="00347FA3">
        <w:rPr>
          <w:rFonts w:ascii="Times New Roman" w:eastAsiaTheme="majorEastAsia" w:hAnsi="Times New Roman" w:cs="Times New Roman"/>
        </w:rPr>
        <w:t>難</w:t>
      </w:r>
      <w:r w:rsidR="00DB72D5" w:rsidRPr="00347FA3">
        <w:rPr>
          <w:rFonts w:ascii="Times New Roman" w:eastAsiaTheme="majorEastAsia" w:hAnsi="Times New Roman" w:cs="Times New Roman"/>
        </w:rPr>
        <w:t>与（與）</w:t>
      </w:r>
      <w:r w:rsidR="00516651" w:rsidRPr="00347FA3">
        <w:rPr>
          <w:rFonts w:ascii="Times New Roman" w:eastAsiaTheme="majorEastAsia" w:hAnsi="Times New Roman" w:cs="Times New Roman"/>
        </w:rPr>
        <w:t>言也</w:t>
      </w:r>
      <w:r w:rsidR="00E644F4" w:rsidRPr="00347FA3">
        <w:rPr>
          <w:rFonts w:ascii="Times New Roman" w:eastAsiaTheme="majorEastAsia" w:hAnsi="Times New Roman" w:cs="Times New Roman"/>
        </w:rPr>
        <w:t>？</w:t>
      </w:r>
      <w:r w:rsidR="0051665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70D866E" wp14:editId="5DA9507B">
            <wp:extent cx="127462" cy="147654"/>
            <wp:effectExtent l="0" t="0" r="6350" b="5080"/>
            <wp:docPr id="1747040217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04" cy="15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44F4" w:rsidRPr="00347FA3">
        <w:rPr>
          <w:rFonts w:ascii="Times New Roman" w:eastAsiaTheme="majorEastAsia" w:hAnsi="Times New Roman" w:cs="Times New Roman"/>
        </w:rPr>
        <w:t>（</w:t>
      </w:r>
      <w:r w:rsidR="00516651" w:rsidRPr="00347FA3">
        <w:rPr>
          <w:rFonts w:ascii="Times New Roman" w:eastAsiaTheme="majorEastAsia" w:hAnsi="Times New Roman" w:cs="Times New Roman"/>
        </w:rPr>
        <w:t>且</w:t>
      </w:r>
      <w:r w:rsidR="00E644F4" w:rsidRPr="00347FA3">
        <w:rPr>
          <w:rFonts w:ascii="Times New Roman" w:eastAsiaTheme="majorEastAsia" w:hAnsi="Times New Roman" w:cs="Times New Roman"/>
        </w:rPr>
        <w:t>）</w:t>
      </w:r>
      <w:r w:rsidR="005E5C64" w:rsidRPr="00347FA3">
        <w:rPr>
          <w:rStyle w:val="af0"/>
          <w:rFonts w:ascii="Times New Roman" w:eastAsiaTheme="majorEastAsia" w:hAnsi="Times New Roman" w:cs="Times New Roman"/>
        </w:rPr>
        <w:footnoteReference w:id="64"/>
      </w:r>
      <w:r w:rsidR="00516651" w:rsidRPr="00347FA3">
        <w:rPr>
          <w:rFonts w:ascii="Times New Roman" w:eastAsiaTheme="majorEastAsia" w:hAnsi="Times New Roman" w:cs="Times New Roman"/>
        </w:rPr>
        <w:t>夫</w:t>
      </w:r>
      <w:r w:rsidR="005E5C64" w:rsidRPr="00347FA3">
        <w:rPr>
          <w:rFonts w:ascii="Times New Roman" w:eastAsiaTheme="majorEastAsia" w:hAnsi="Times New Roman" w:cs="Times New Roman"/>
        </w:rPr>
        <w:t>□</w:t>
      </w:r>
      <w:r w:rsidR="005E5C64" w:rsidRPr="00347FA3">
        <w:rPr>
          <w:rStyle w:val="af0"/>
          <w:rFonts w:ascii="Times New Roman" w:eastAsiaTheme="majorEastAsia" w:hAnsi="Times New Roman" w:cs="Times New Roman"/>
        </w:rPr>
        <w:footnoteReference w:id="65"/>
      </w:r>
      <w:r w:rsidR="00E644F4" w:rsidRPr="00347FA3">
        <w:rPr>
          <w:rFonts w:ascii="Times New Roman" w:eastAsiaTheme="majorEastAsia" w:hAnsi="Times New Roman" w:cs="Times New Roman"/>
        </w:rPr>
        <w:t>…</w:t>
      </w:r>
      <w:r w:rsidR="00516651" w:rsidRPr="00347FA3">
        <w:rPr>
          <w:rFonts w:ascii="Times New Roman" w:eastAsiaTheme="majorEastAsia" w:hAnsi="Times New Roman" w:cs="Times New Roman"/>
        </w:rPr>
        <w:t>【</w:t>
      </w:r>
      <w:r w:rsidR="00516651" w:rsidRPr="00347FA3">
        <w:rPr>
          <w:rFonts w:ascii="Times New Roman" w:eastAsiaTheme="majorEastAsia" w:hAnsi="Times New Roman" w:cs="Times New Roman"/>
        </w:rPr>
        <w:t>5</w:t>
      </w:r>
      <w:r w:rsidR="00516651" w:rsidRPr="00347FA3">
        <w:rPr>
          <w:rFonts w:ascii="Times New Roman" w:eastAsiaTheme="majorEastAsia" w:hAnsi="Times New Roman" w:cs="Times New Roman"/>
        </w:rPr>
        <w:t>】</w:t>
      </w:r>
    </w:p>
    <w:p w14:paraId="1D3C2669" w14:textId="77777777" w:rsidR="00DB72D5" w:rsidRPr="00347FA3" w:rsidRDefault="00DB72D5" w:rsidP="00516651">
      <w:pPr>
        <w:rPr>
          <w:rFonts w:ascii="Times New Roman" w:eastAsiaTheme="majorEastAsia" w:hAnsi="Times New Roman" w:cs="Times New Roman"/>
        </w:rPr>
      </w:pPr>
    </w:p>
    <w:p w14:paraId="16B25749" w14:textId="77777777" w:rsidR="00701A28" w:rsidRPr="00347FA3" w:rsidRDefault="00701A28" w:rsidP="00701A28">
      <w:p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…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1FF42EC" wp14:editId="63F153CA">
            <wp:extent cx="99753" cy="104676"/>
            <wp:effectExtent l="0" t="0" r="0" b="0"/>
            <wp:docPr id="17855811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29" cy="109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也。」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66"/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876D4BF" wp14:editId="71CC6DA3">
            <wp:extent cx="163773" cy="158125"/>
            <wp:effectExtent l="0" t="0" r="8255" b="0"/>
            <wp:docPr id="6850639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8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324" cy="16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（史）</w:t>
      </w:r>
      <w:proofErr w:type="gramStart"/>
      <w:r w:rsidRPr="00347FA3">
        <w:rPr>
          <w:rFonts w:ascii="Times New Roman" w:eastAsiaTheme="majorEastAsia" w:hAnsi="Times New Roman" w:cs="Times New Roman"/>
        </w:rPr>
        <w:t>蒥曰</w:t>
      </w:r>
      <w:r w:rsidRPr="00347FA3">
        <w:rPr>
          <w:rFonts w:ascii="Times New Roman" w:eastAsiaTheme="majorEastAsia" w:hAnsi="Times New Roman" w:cs="Times New Roman"/>
        </w:rPr>
        <w:t>:</w:t>
      </w:r>
      <w:r w:rsidRPr="00347FA3">
        <w:rPr>
          <w:rFonts w:ascii="Times New Roman" w:eastAsiaTheme="majorEastAsia" w:hAnsi="Times New Roman" w:cs="Times New Roman"/>
        </w:rPr>
        <w:t>「</w:t>
      </w:r>
      <w:proofErr w:type="gramEnd"/>
      <w:r w:rsidRPr="00347FA3">
        <w:rPr>
          <w:rFonts w:ascii="Times New Roman" w:eastAsiaTheme="majorEastAsia" w:hAnsi="Times New Roman" w:cs="Times New Roman"/>
        </w:rPr>
        <w:t>可（何）胃（謂）八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67"/>
      </w:r>
      <w:r w:rsidRPr="00347FA3">
        <w:rPr>
          <w:rFonts w:ascii="Times New Roman" w:eastAsiaTheme="majorEastAsia" w:hAnsi="Times New Roman" w:cs="Times New Roman"/>
        </w:rPr>
        <w:t>？」</w:t>
      </w:r>
      <w:r w:rsidRPr="00347FA3">
        <w:rPr>
          <w:rFonts w:ascii="Times New Roman" w:eastAsiaTheme="majorEastAsia" w:hAnsi="Times New Roman" w:cs="Times New Roman"/>
        </w:rPr>
        <w:t> </w:t>
      </w:r>
      <w:r w:rsidRPr="00347FA3">
        <w:rPr>
          <w:rFonts w:ascii="Times New Roman" w:eastAsiaTheme="majorEastAsia" w:hAnsi="Times New Roman" w:cs="Times New Roman"/>
        </w:rPr>
        <w:t>夫子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68"/>
      </w:r>
      <w:r w:rsidRPr="00347FA3">
        <w:rPr>
          <w:rFonts w:ascii="Times New Roman" w:eastAsiaTheme="majorEastAsia" w:hAnsi="Times New Roman" w:cs="Times New Roman"/>
        </w:rPr>
        <w:t>曰：「內（納）</w:t>
      </w:r>
      <w:proofErr w:type="gramStart"/>
      <w:r w:rsidRPr="00347FA3">
        <w:rPr>
          <w:rFonts w:ascii="Times New Roman" w:eastAsiaTheme="majorEastAsia" w:hAnsi="Times New Roman" w:cs="Times New Roman"/>
        </w:rPr>
        <w:lastRenderedPageBreak/>
        <w:t>与</w:t>
      </w:r>
      <w:proofErr w:type="gramEnd"/>
      <w:r w:rsidRPr="00347FA3">
        <w:rPr>
          <w:rFonts w:ascii="Times New Roman" w:eastAsiaTheme="majorEastAsia" w:hAnsi="Times New Roman" w:cs="Times New Roman"/>
        </w:rPr>
        <w:t>（邪）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A9706A4" wp14:editId="1EE6A84F">
            <wp:extent cx="105295" cy="121889"/>
            <wp:effectExtent l="0" t="0" r="0" b="0"/>
            <wp:docPr id="1039815620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81" cy="12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347FA3">
        <w:rPr>
          <w:rFonts w:ascii="Times New Roman" w:eastAsiaTheme="majorEastAsia" w:hAnsi="Times New Roman" w:cs="Times New Roman"/>
        </w:rPr>
        <w:t>（</w:t>
      </w:r>
      <w:proofErr w:type="gramEnd"/>
      <w:r w:rsidRPr="00347FA3">
        <w:rPr>
          <w:rFonts w:ascii="Times New Roman" w:eastAsiaTheme="majorEastAsia" w:hAnsi="Times New Roman" w:cs="Times New Roman"/>
        </w:rPr>
        <w:t>僞）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69"/>
      </w:r>
      <w:r w:rsidRPr="00347FA3">
        <w:rPr>
          <w:rFonts w:ascii="Times New Roman" w:eastAsiaTheme="majorEastAsia" w:hAnsi="Times New Roman" w:cs="Times New Roman"/>
        </w:rPr>
        <w:t>，幽（要</w:t>
      </w:r>
      <w:r w:rsidRPr="00347FA3">
        <w:rPr>
          <w:rFonts w:ascii="Times New Roman" w:eastAsiaTheme="majorEastAsia" w:hAnsi="Times New Roman" w:cs="Times New Roman"/>
        </w:rPr>
        <w:t>/</w:t>
      </w:r>
      <w:r w:rsidRPr="00347FA3">
        <w:rPr>
          <w:rFonts w:ascii="Times New Roman" w:eastAsiaTheme="majorEastAsia" w:hAnsi="Times New Roman" w:cs="Times New Roman"/>
        </w:rPr>
        <w:t>好）色与（與）酉（酒）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70"/>
      </w:r>
      <w:r w:rsidRPr="00347FA3">
        <w:rPr>
          <w:rFonts w:ascii="Times New Roman" w:eastAsiaTheme="majorEastAsia" w:hAnsi="Times New Roman" w:cs="Times New Roman"/>
        </w:rPr>
        <w:t>，大鐘貞（鼎）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71"/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1D3934D" wp14:editId="7CC6B814">
            <wp:extent cx="133004" cy="139568"/>
            <wp:effectExtent l="0" t="0" r="635" b="0"/>
            <wp:docPr id="1247581221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30" cy="14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lastRenderedPageBreak/>
        <w:t>【</w:t>
      </w:r>
      <w:r w:rsidRPr="00347FA3">
        <w:rPr>
          <w:rFonts w:ascii="Times New Roman" w:eastAsiaTheme="majorEastAsia" w:hAnsi="Times New Roman" w:cs="Times New Roman"/>
        </w:rPr>
        <w:t>6</w:t>
      </w:r>
      <w:r w:rsidRPr="00347FA3">
        <w:rPr>
          <w:rFonts w:ascii="Times New Roman" w:eastAsiaTheme="majorEastAsia" w:hAnsi="Times New Roman" w:cs="Times New Roman"/>
        </w:rPr>
        <w:t>】美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E90BF90" wp14:editId="4211F185">
            <wp:extent cx="85609" cy="104245"/>
            <wp:effectExtent l="0" t="0" r="0" b="0"/>
            <wp:docPr id="652265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42" cy="10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（宮）室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72"/>
      </w:r>
      <w:r w:rsidRPr="00347FA3">
        <w:rPr>
          <w:rFonts w:ascii="Times New Roman" w:eastAsiaTheme="majorEastAsia" w:hAnsi="Times New Roman" w:cs="Times New Roman"/>
        </w:rPr>
        <w:t>，區（驅）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56B5F0C" wp14:editId="432A2022">
            <wp:extent cx="129078" cy="129078"/>
            <wp:effectExtent l="0" t="0" r="4445" b="4445"/>
            <wp:docPr id="266454295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6" cy="14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（騁）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73"/>
      </w:r>
      <w:r w:rsidRPr="00347FA3">
        <w:rPr>
          <w:rFonts w:ascii="Times New Roman" w:eastAsiaTheme="majorEastAsia" w:hAnsi="Times New Roman" w:cs="Times New Roman"/>
        </w:rPr>
        <w:t>畋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74"/>
      </w:r>
      <w:r w:rsidRPr="00347FA3">
        <w:rPr>
          <w:rFonts w:ascii="Times New Roman" w:eastAsiaTheme="majorEastAsia" w:hAnsi="Times New Roman" w:cs="Times New Roman"/>
        </w:rPr>
        <w:t>邋（獵）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75"/>
      </w:r>
      <w:r w:rsidRPr="00347FA3">
        <w:rPr>
          <w:rFonts w:ascii="Times New Roman" w:eastAsiaTheme="majorEastAsia" w:hAnsi="Times New Roman" w:cs="Times New Roman"/>
        </w:rPr>
        <w:t>，与（舉</w:t>
      </w:r>
      <w:r w:rsidRPr="00347FA3">
        <w:rPr>
          <w:rFonts w:ascii="Times New Roman" w:eastAsiaTheme="majorEastAsia" w:hAnsi="Times New Roman" w:cs="Times New Roman"/>
        </w:rPr>
        <w:t>/</w:t>
      </w:r>
      <w:r w:rsidRPr="00347FA3">
        <w:rPr>
          <w:rFonts w:ascii="Times New Roman" w:eastAsiaTheme="majorEastAsia" w:hAnsi="Times New Roman" w:cs="Times New Roman"/>
        </w:rPr>
        <w:t>預）獄䛦</w:t>
      </w:r>
      <w:r w:rsidRPr="00347FA3">
        <w:rPr>
          <w:rFonts w:ascii="Times New Roman" w:eastAsiaTheme="majorEastAsia" w:hAnsi="Times New Roman" w:cs="Times New Roman"/>
        </w:rPr>
        <w:t>[</w:t>
      </w:r>
      <w:r w:rsidRPr="00347FA3">
        <w:rPr>
          <w:rFonts w:ascii="Times New Roman" w:eastAsiaTheme="majorEastAsia" w:hAnsi="Times New Roman" w:cs="Times New Roman"/>
        </w:rPr>
        <w:t>訟</w:t>
      </w:r>
      <w:r w:rsidRPr="00347FA3">
        <w:rPr>
          <w:rFonts w:ascii="Times New Roman" w:eastAsiaTheme="majorEastAsia" w:hAnsi="Times New Roman" w:cs="Times New Roman"/>
        </w:rPr>
        <w:t>]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76"/>
      </w:r>
      <w:r w:rsidRPr="00347FA3">
        <w:rPr>
          <w:rFonts w:ascii="Times New Roman" w:eastAsiaTheme="majorEastAsia" w:hAnsi="Times New Roman" w:cs="Times New Roman"/>
        </w:rPr>
        <w:t>，此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77"/>
      </w:r>
      <w:r w:rsidRPr="00347FA3">
        <w:rPr>
          <w:rFonts w:ascii="Times New Roman" w:eastAsiaTheme="majorEastAsia" w:hAnsi="Times New Roman" w:cs="Times New Roman"/>
        </w:rPr>
        <w:t>所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21F8AD9" wp14:editId="4F1E8025">
            <wp:extent cx="85205" cy="105141"/>
            <wp:effectExtent l="0" t="0" r="0" b="9525"/>
            <wp:docPr id="571718477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95" cy="10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（以）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026F90F" wp14:editId="522DAAAF">
            <wp:extent cx="128039" cy="135411"/>
            <wp:effectExtent l="0" t="0" r="5715" b="0"/>
            <wp:docPr id="74509613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28" cy="1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（失）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78"/>
      </w:r>
      <w:r w:rsidRPr="00347FA3">
        <w:rPr>
          <w:rFonts w:ascii="Times New Roman" w:eastAsiaTheme="majorEastAsia" w:hAnsi="Times New Roman" w:cs="Times New Roman"/>
        </w:rPr>
        <w:t>。</w:t>
      </w:r>
      <w:r w:rsidRPr="00347FA3">
        <w:rPr>
          <w:rFonts w:ascii="Times New Roman" w:eastAsiaTheme="majorEastAsia" w:hAnsi="Times New Roman" w:cs="Times New Roman"/>
        </w:rPr>
        <w:t>… </w:t>
      </w:r>
      <w:r w:rsidRPr="00347FA3">
        <w:rPr>
          <w:rFonts w:ascii="Times New Roman" w:eastAsiaTheme="majorEastAsia" w:hAnsi="Times New Roman" w:cs="Times New Roman"/>
        </w:rPr>
        <w:t>【</w:t>
      </w:r>
      <w:r w:rsidRPr="00347FA3">
        <w:rPr>
          <w:rFonts w:ascii="Times New Roman" w:eastAsiaTheme="majorEastAsia" w:hAnsi="Times New Roman" w:cs="Times New Roman"/>
        </w:rPr>
        <w:t>7</w:t>
      </w:r>
      <w:r w:rsidRPr="00347FA3">
        <w:rPr>
          <w:rFonts w:ascii="Times New Roman" w:eastAsiaTheme="majorEastAsia" w:hAnsi="Times New Roman" w:cs="Times New Roman"/>
        </w:rPr>
        <w:t>】</w:t>
      </w:r>
    </w:p>
    <w:p w14:paraId="52CB58FF" w14:textId="77777777" w:rsidR="00701A28" w:rsidRPr="00347FA3" w:rsidRDefault="00701A28" w:rsidP="00701A28">
      <w:pPr>
        <w:rPr>
          <w:rFonts w:ascii="Times New Roman" w:eastAsiaTheme="majorEastAsia" w:hAnsi="Times New Roman" w:cs="Times New Roman"/>
        </w:rPr>
      </w:pPr>
    </w:p>
    <w:p w14:paraId="5E22016E" w14:textId="5D2E3E22" w:rsidR="00701A28" w:rsidRPr="00347FA3" w:rsidRDefault="00701A28" w:rsidP="00701A28">
      <w:pPr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>…</w:t>
      </w:r>
      <w:r w:rsidRPr="00347FA3">
        <w:rPr>
          <w:rFonts w:ascii="Times New Roman" w:eastAsiaTheme="majorEastAsia" w:hAnsi="Times New Roman" w:cs="Times New Roman"/>
        </w:rPr>
        <w:t>害（</w:t>
      </w:r>
      <w:r w:rsidRPr="00347FA3">
        <w:rPr>
          <w:rFonts w:ascii="Times New Roman" w:eastAsiaTheme="majorEastAsia" w:hAnsi="Times New Roman" w:cs="Times New Roman"/>
        </w:rPr>
        <w:t>/</w:t>
      </w:r>
      <w:r w:rsidRPr="00347FA3">
        <w:rPr>
          <w:rFonts w:ascii="Times New Roman" w:eastAsiaTheme="majorEastAsia" w:hAnsi="Times New Roman" w:cs="Times New Roman"/>
        </w:rPr>
        <w:t>曷）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79"/>
      </w:r>
      <w:r w:rsidRPr="00347FA3">
        <w:rPr>
          <w:rFonts w:ascii="Times New Roman" w:eastAsiaTheme="majorEastAsia" w:hAnsi="Times New Roman" w:cs="Times New Roman"/>
        </w:rPr>
        <w:t>鹿（</w:t>
      </w:r>
      <w:r w:rsidRPr="00347FA3">
        <w:rPr>
          <w:rFonts w:ascii="Times New Roman" w:eastAsiaTheme="majorEastAsia" w:hAnsi="Times New Roman" w:cs="Times New Roman"/>
        </w:rPr>
        <w:t>/</w:t>
      </w:r>
      <w:r w:rsidRPr="00347FA3">
        <w:rPr>
          <w:rFonts w:ascii="Times New Roman" w:eastAsiaTheme="majorEastAsia" w:hAnsi="Times New Roman" w:cs="Times New Roman"/>
        </w:rPr>
        <w:t>麤</w:t>
      </w:r>
      <w:r w:rsidRPr="00347FA3">
        <w:rPr>
          <w:rFonts w:ascii="Times New Roman" w:eastAsiaTheme="majorEastAsia" w:hAnsi="Times New Roman" w:cs="Times New Roman"/>
        </w:rPr>
        <w:t>-</w:t>
      </w:r>
      <w:r w:rsidRPr="00347FA3">
        <w:rPr>
          <w:rFonts w:ascii="Times New Roman" w:eastAsiaTheme="majorEastAsia" w:hAnsi="Times New Roman" w:cs="Times New Roman"/>
        </w:rPr>
        <w:t>從）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80"/>
      </w:r>
      <w:r w:rsidRPr="00347FA3">
        <w:rPr>
          <w:rFonts w:ascii="Times New Roman" w:eastAsiaTheme="majorEastAsia" w:hAnsi="Times New Roman" w:cs="Times New Roman"/>
        </w:rPr>
        <w:t>而不敬？子亦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81"/>
      </w:r>
      <w:r w:rsidRPr="00347FA3">
        <w:rPr>
          <w:rFonts w:ascii="Times New Roman" w:eastAsiaTheme="majorEastAsia" w:hAnsi="Times New Roman" w:cs="Times New Roman"/>
        </w:rPr>
        <w:t>氏（是）</w:t>
      </w:r>
      <w:r w:rsidRPr="00347FA3">
        <w:rPr>
          <w:rFonts w:ascii="Times New Roman" w:eastAsiaTheme="majorEastAsia" w:hAnsi="Times New Roman" w:cs="Times New Roman"/>
        </w:rPr>
        <w:t>/</w:t>
      </w:r>
      <w:r w:rsidRPr="00347FA3">
        <w:rPr>
          <w:rFonts w:ascii="Times New Roman" w:eastAsiaTheme="majorEastAsia" w:hAnsi="Times New Roman" w:cs="Times New Roman"/>
        </w:rPr>
        <w:t>氒（厥）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82"/>
      </w:r>
      <w:r w:rsidRPr="00347FA3">
        <w:rPr>
          <w:rFonts w:ascii="Times New Roman" w:eastAsiaTheme="majorEastAsia" w:hAnsi="Times New Roman" w:cs="Times New Roman"/>
        </w:rPr>
        <w:t>之惻（</w:t>
      </w:r>
      <w:ins w:id="7" w:author="MAK, Chi Ki Caily [CHL]" w:date="2025-02-02T23:19:00Z" w16du:dateUtc="2025-02-02T15:19:00Z">
        <w:r w:rsidR="006B6503">
          <w:rPr>
            <w:rFonts w:ascii="Times New Roman" w:eastAsia="DengXian" w:hAnsi="Times New Roman" w:cs="Times New Roman" w:hint="eastAsia"/>
          </w:rPr>
          <w:t>/</w:t>
        </w:r>
      </w:ins>
      <w:r w:rsidRPr="00347FA3">
        <w:rPr>
          <w:rFonts w:ascii="Times New Roman" w:eastAsiaTheme="majorEastAsia" w:hAnsi="Times New Roman" w:cs="Times New Roman"/>
        </w:rPr>
        <w:t>側）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83"/>
      </w:r>
      <w:r w:rsidRPr="00347FA3">
        <w:rPr>
          <w:rFonts w:ascii="Times New Roman" w:eastAsiaTheme="majorEastAsia" w:hAnsi="Times New Roman" w:cs="Times New Roman"/>
        </w:rPr>
        <w:t>。」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CF9ED8A" wp14:editId="5B1AAB89">
            <wp:extent cx="163773" cy="158125"/>
            <wp:effectExtent l="0" t="0" r="8255" b="0"/>
            <wp:docPr id="12631525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8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324" cy="16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（史）蒥曰：「可（何）胃（謂）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9338FE5" wp14:editId="3A2417F6">
            <wp:extent cx="116378" cy="107276"/>
            <wp:effectExtent l="0" t="0" r="0" b="7620"/>
            <wp:docPr id="85505358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65" cy="111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[</w:t>
      </w:r>
      <w:r w:rsidRPr="00347FA3">
        <w:rPr>
          <w:rFonts w:ascii="Times New Roman" w:eastAsiaTheme="majorEastAsia" w:hAnsi="Times New Roman" w:cs="Times New Roman"/>
        </w:rPr>
        <w:t>申</w:t>
      </w:r>
      <w:r w:rsidRPr="00347FA3">
        <w:rPr>
          <w:rFonts w:ascii="Times New Roman" w:eastAsiaTheme="majorEastAsia" w:hAnsi="Times New Roman" w:cs="Times New Roman"/>
        </w:rPr>
        <w:t>-</w:t>
      </w:r>
      <w:r w:rsidRPr="00347FA3">
        <w:rPr>
          <w:rFonts w:ascii="Times New Roman" w:eastAsiaTheme="majorEastAsia" w:hAnsi="Times New Roman" w:cs="Times New Roman"/>
        </w:rPr>
        <w:t>信</w:t>
      </w:r>
      <w:r w:rsidRPr="00347FA3">
        <w:rPr>
          <w:rFonts w:ascii="Times New Roman" w:eastAsiaTheme="majorEastAsia" w:hAnsi="Times New Roman" w:cs="Times New Roman"/>
        </w:rPr>
        <w:t>]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84"/>
      </w:r>
      <w:ins w:id="8" w:author="MAK, Chi Ki Caily [CHL]" w:date="2025-02-02T23:20:00Z" w16du:dateUtc="2025-02-02T15:20:00Z">
        <w:r w:rsidR="006B6503">
          <w:rPr>
            <w:rFonts w:ascii="DengXian" w:eastAsia="DengXian" w:hAnsi="DengXian" w:cs="Times New Roman" w:hint="eastAsia"/>
          </w:rPr>
          <w:t>？</w:t>
        </w:r>
      </w:ins>
      <w:r w:rsidRPr="00347FA3">
        <w:rPr>
          <w:rFonts w:ascii="Times New Roman" w:eastAsiaTheme="majorEastAsia" w:hAnsi="Times New Roman" w:cs="Times New Roman"/>
        </w:rPr>
        <w:t>可（何）胃（謂）【</w:t>
      </w:r>
      <w:r w:rsidRPr="00347FA3">
        <w:rPr>
          <w:rFonts w:ascii="Times New Roman" w:eastAsiaTheme="majorEastAsia" w:hAnsi="Times New Roman" w:cs="Times New Roman"/>
        </w:rPr>
        <w:t>9</w:t>
      </w:r>
      <w:r w:rsidRPr="00347FA3">
        <w:rPr>
          <w:rFonts w:ascii="Times New Roman" w:eastAsiaTheme="majorEastAsia" w:hAnsi="Times New Roman" w:cs="Times New Roman"/>
        </w:rPr>
        <w:t>】</w:t>
      </w:r>
      <w:r w:rsidRPr="00347FA3">
        <w:rPr>
          <w:rFonts w:ascii="Times New Roman" w:eastAsiaTheme="majorEastAsia" w:hAnsi="Times New Roman" w:cs="Times New Roman"/>
        </w:rPr>
        <w:lastRenderedPageBreak/>
        <w:t>敬？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85"/>
      </w:r>
      <w:r w:rsidRPr="00347FA3">
        <w:rPr>
          <w:rFonts w:ascii="Times New Roman" w:eastAsiaTheme="majorEastAsia" w:hAnsi="Times New Roman" w:cs="Times New Roman"/>
        </w:rPr>
        <w:t>」夫子曰</w:t>
      </w:r>
      <w:r w:rsidRPr="00347FA3">
        <w:rPr>
          <w:rFonts w:ascii="Times New Roman" w:eastAsiaTheme="majorEastAsia" w:hAnsi="Times New Roman" w:cs="Times New Roman"/>
        </w:rPr>
        <w:t>:</w:t>
      </w:r>
      <w:r w:rsidRPr="00347FA3">
        <w:rPr>
          <w:rFonts w:ascii="Times New Roman" w:eastAsiaTheme="majorEastAsia" w:hAnsi="Times New Roman" w:cs="Times New Roman"/>
        </w:rPr>
        <w:t>「敬也者，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5B8150E" wp14:editId="520C8803">
            <wp:extent cx="99753" cy="128848"/>
            <wp:effectExtent l="0" t="0" r="0" b="5080"/>
            <wp:docPr id="5910048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048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2878" cy="13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[</w:t>
      </w:r>
      <w:r w:rsidRPr="00347FA3">
        <w:rPr>
          <w:rFonts w:ascii="Times New Roman" w:eastAsiaTheme="majorEastAsia" w:hAnsi="Times New Roman" w:cs="Times New Roman"/>
        </w:rPr>
        <w:t>詹（瞻）</w:t>
      </w:r>
      <w:r w:rsidRPr="00347FA3">
        <w:rPr>
          <w:rFonts w:ascii="Times New Roman" w:eastAsiaTheme="majorEastAsia" w:hAnsi="Times New Roman" w:cs="Times New Roman"/>
        </w:rPr>
        <w:t>]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86"/>
      </w:r>
      <w:r w:rsidRPr="00347FA3">
        <w:rPr>
          <w:rFonts w:ascii="Times New Roman" w:eastAsiaTheme="majorEastAsia" w:hAnsi="Times New Roman" w:cs="Times New Roman"/>
        </w:rPr>
        <w:t>人之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5CAB155" wp14:editId="0C01E658">
            <wp:extent cx="155171" cy="155171"/>
            <wp:effectExtent l="0" t="0" r="0" b="0"/>
            <wp:docPr id="1299857619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8" cy="156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=</w:t>
      </w:r>
      <w:r w:rsidRPr="00347FA3">
        <w:rPr>
          <w:rFonts w:ascii="Times New Roman" w:eastAsiaTheme="majorEastAsia" w:hAnsi="Times New Roman" w:cs="Times New Roman"/>
        </w:rPr>
        <w:t>（彥色</w:t>
      </w:r>
      <w:r w:rsidRPr="00347FA3">
        <w:rPr>
          <w:rFonts w:ascii="Times New Roman" w:eastAsiaTheme="majorEastAsia" w:hAnsi="Times New Roman" w:cs="Times New Roman"/>
        </w:rPr>
        <w:t>/</w:t>
      </w:r>
      <w:r w:rsidRPr="00347FA3">
        <w:rPr>
          <w:rFonts w:ascii="Times New Roman" w:eastAsiaTheme="majorEastAsia" w:hAnsi="Times New Roman" w:cs="Times New Roman"/>
        </w:rPr>
        <w:t>顔色）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87"/>
      </w:r>
      <w:r w:rsidRPr="00347FA3">
        <w:rPr>
          <w:rFonts w:ascii="Times New Roman" w:eastAsiaTheme="majorEastAsia" w:hAnsi="Times New Roman" w:cs="Times New Roman"/>
        </w:rPr>
        <w:t>，而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88"/>
      </w:r>
      <w:r w:rsidRPr="00347FA3">
        <w:rPr>
          <w:rFonts w:ascii="Times New Roman" w:eastAsiaTheme="majorEastAsia" w:hAnsi="Times New Roman" w:cs="Times New Roman"/>
        </w:rPr>
        <w:t>爲之爲（僞</w:t>
      </w:r>
      <w:ins w:id="9" w:author="MAK, Chi Ki Caily [CHL]" w:date="2025-02-10T14:59:00Z" w16du:dateUtc="2025-02-10T06:59:00Z">
        <w:r w:rsidR="0093120C" w:rsidRPr="00860BB8">
          <w:rPr>
            <w:rFonts w:eastAsia="DengXian" w:hint="eastAsia"/>
          </w:rPr>
          <w:t>/</w:t>
        </w:r>
        <w:r w:rsidR="0093120C" w:rsidRPr="00860BB8">
          <w:rPr>
            <w:rFonts w:asciiTheme="minorEastAsia" w:hAnsiTheme="minorEastAsia" w:hint="eastAsia"/>
          </w:rPr>
          <w:t>化</w:t>
        </w:r>
      </w:ins>
      <w:r w:rsidRPr="00347FA3">
        <w:rPr>
          <w:rFonts w:ascii="Times New Roman" w:eastAsiaTheme="majorEastAsia" w:hAnsi="Times New Roman" w:cs="Times New Roman"/>
        </w:rPr>
        <w:t>）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89"/>
      </w:r>
      <w:r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FEE76FD" wp14:editId="3A57AA84">
            <wp:extent cx="127462" cy="123350"/>
            <wp:effectExtent l="0" t="0" r="6350" b="0"/>
            <wp:docPr id="14725041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041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2744" cy="12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（視）亓（其）所谷（欲）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90"/>
      </w:r>
      <w:r w:rsidRPr="00347FA3">
        <w:rPr>
          <w:rFonts w:ascii="Times New Roman" w:eastAsiaTheme="majorEastAsia" w:hAnsi="Times New Roman" w:cs="Times New Roman"/>
        </w:rPr>
        <w:t>而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91"/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035654A" wp14:editId="2B7BB1D5">
            <wp:extent cx="144088" cy="151199"/>
            <wp:effectExtent l="0" t="0" r="8890" b="1270"/>
            <wp:docPr id="198843834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24" cy="15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…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92"/>
      </w:r>
      <w:r w:rsidRPr="00347FA3">
        <w:rPr>
          <w:rFonts w:ascii="Times New Roman" w:eastAsiaTheme="majorEastAsia" w:hAnsi="Times New Roman" w:cs="Times New Roman"/>
        </w:rPr>
        <w:t>」【</w:t>
      </w:r>
      <w:r w:rsidRPr="00347FA3">
        <w:rPr>
          <w:rFonts w:ascii="Times New Roman" w:eastAsiaTheme="majorEastAsia" w:hAnsi="Times New Roman" w:cs="Times New Roman"/>
        </w:rPr>
        <w:t>8</w:t>
      </w:r>
      <w:r w:rsidRPr="00347FA3">
        <w:rPr>
          <w:rFonts w:ascii="Times New Roman" w:eastAsiaTheme="majorEastAsia" w:hAnsi="Times New Roman" w:cs="Times New Roman"/>
        </w:rPr>
        <w:t>】</w:t>
      </w:r>
    </w:p>
    <w:p w14:paraId="7A119DA6" w14:textId="5BE1025B" w:rsidR="00E54002" w:rsidRPr="00347FA3" w:rsidRDefault="00701A28">
      <w:pPr>
        <w:rPr>
          <w:rFonts w:ascii="Times New Roman" w:eastAsiaTheme="majorEastAsia" w:hAnsi="Times New Roman" w:cs="Times New Roman"/>
          <w:lang w:eastAsia="zh-CN"/>
        </w:rPr>
      </w:pPr>
      <w:r w:rsidRPr="00347FA3">
        <w:rPr>
          <w:rFonts w:ascii="Times New Roman" w:eastAsiaTheme="majorEastAsia" w:hAnsi="Times New Roman" w:cs="Times New Roman"/>
        </w:rPr>
        <w:lastRenderedPageBreak/>
        <w:t>…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93"/>
      </w:r>
      <w:r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3620C13" wp14:editId="23760A9F">
            <wp:extent cx="121920" cy="133637"/>
            <wp:effectExtent l="0" t="0" r="0" b="0"/>
            <wp:docPr id="156319245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92" cy="13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（聞）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94"/>
      </w:r>
      <w:r w:rsidRPr="00347FA3">
        <w:rPr>
          <w:rFonts w:ascii="Times New Roman" w:eastAsiaTheme="majorEastAsia" w:hAnsi="Times New Roman" w:cs="Times New Roman"/>
        </w:rPr>
        <w:t>子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95"/>
      </w:r>
      <w:r w:rsidRPr="00347FA3">
        <w:rPr>
          <w:rFonts w:ascii="Times New Roman" w:eastAsiaTheme="majorEastAsia" w:hAnsi="Times New Roman" w:cs="Times New Roman"/>
        </w:rPr>
        <w:t>之言大矍（懼）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96"/>
      </w:r>
      <w:r w:rsidRPr="00347FA3">
        <w:rPr>
          <w:rFonts w:ascii="Times New Roman" w:eastAsiaTheme="majorEastAsia" w:hAnsi="Times New Roman" w:cs="Times New Roman"/>
        </w:rPr>
        <w:t>，不志（識）所爲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97"/>
      </w:r>
      <w:r w:rsidRPr="00347FA3">
        <w:rPr>
          <w:rFonts w:ascii="Times New Roman" w:eastAsiaTheme="majorEastAsia" w:hAnsi="Times New Roman" w:cs="Times New Roman"/>
        </w:rPr>
        <w:t>。」夫子曰：「善才（哉）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98"/>
      </w:r>
      <w:r w:rsidRPr="00347FA3">
        <w:rPr>
          <w:rFonts w:ascii="Times New Roman" w:eastAsiaTheme="majorEastAsia" w:hAnsi="Times New Roman" w:cs="Times New Roman"/>
        </w:rPr>
        <w:t>！</w:t>
      </w:r>
      <w:r w:rsidRPr="00347FA3">
        <w:rPr>
          <w:rFonts w:ascii="Times New Roman" w:eastAsiaTheme="majorEastAsia" w:hAnsi="Times New Roman" w:cs="Times New Roman"/>
        </w:rPr>
        <w:t> </w:t>
      </w:r>
      <w:r w:rsidRPr="00347FA3">
        <w:rPr>
          <w:rFonts w:ascii="Times New Roman" w:eastAsiaTheme="majorEastAsia" w:hAnsi="Times New Roman" w:cs="Times New Roman"/>
        </w:rPr>
        <w:t>臨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99"/>
      </w:r>
      <w:r w:rsidRPr="00347FA3">
        <w:rPr>
          <w:rFonts w:ascii="Times New Roman" w:eastAsiaTheme="majorEastAsia" w:hAnsi="Times New Roman" w:cs="Times New Roman"/>
        </w:rPr>
        <w:t>事而</w:t>
      </w:r>
      <w:proofErr w:type="gramStart"/>
      <w:r w:rsidRPr="00347FA3">
        <w:rPr>
          <w:rFonts w:ascii="Times New Roman" w:eastAsiaTheme="majorEastAsia" w:hAnsi="Times New Roman" w:cs="Times New Roman"/>
        </w:rPr>
        <w:t>矍</w:t>
      </w:r>
      <w:proofErr w:type="gramEnd"/>
      <w:r w:rsidRPr="00347FA3">
        <w:rPr>
          <w:rFonts w:ascii="Times New Roman" w:eastAsiaTheme="majorEastAsia" w:hAnsi="Times New Roman" w:cs="Times New Roman"/>
        </w:rPr>
        <w:t>（懼），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28247D0" wp14:editId="5B09A611">
            <wp:extent cx="115765" cy="136814"/>
            <wp:effectExtent l="0" t="0" r="0" b="0"/>
            <wp:docPr id="11814648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6483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7617" cy="13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/</w:t>
      </w:r>
      <w:r w:rsidRPr="00347FA3">
        <w:rPr>
          <w:rFonts w:ascii="Times New Roman" w:eastAsiaTheme="majorEastAsia" w:hAnsi="Times New Roman" w:cs="Times New Roman"/>
        </w:rPr>
        <w:t>希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100"/>
      </w:r>
      <w:r w:rsidRPr="00347FA3">
        <w:rPr>
          <w:rFonts w:ascii="Times New Roman" w:eastAsiaTheme="majorEastAsia" w:hAnsi="Times New Roman" w:cs="Times New Roman"/>
        </w:rPr>
        <w:t>不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C34BA2A" wp14:editId="2DD69B86">
            <wp:extent cx="107164" cy="112453"/>
            <wp:effectExtent l="0" t="0" r="7620" b="1905"/>
            <wp:docPr id="13487101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80" cy="11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…</w:t>
      </w:r>
      <w:r w:rsidRPr="00347FA3">
        <w:rPr>
          <w:rStyle w:val="af0"/>
          <w:rFonts w:ascii="Times New Roman" w:eastAsiaTheme="majorEastAsia" w:hAnsi="Times New Roman" w:cs="Times New Roman"/>
        </w:rPr>
        <w:footnoteReference w:id="101"/>
      </w:r>
      <w:r w:rsidRPr="00347FA3">
        <w:rPr>
          <w:rFonts w:ascii="Times New Roman" w:eastAsiaTheme="majorEastAsia" w:hAnsi="Times New Roman" w:cs="Times New Roman"/>
        </w:rPr>
        <w:t>【</w:t>
      </w:r>
      <w:r w:rsidRPr="00347FA3">
        <w:rPr>
          <w:rFonts w:ascii="Times New Roman" w:eastAsiaTheme="majorEastAsia" w:hAnsi="Times New Roman" w:cs="Times New Roman"/>
        </w:rPr>
        <w:t>12</w:t>
      </w:r>
      <w:r w:rsidRPr="00347FA3">
        <w:rPr>
          <w:rFonts w:ascii="Times New Roman" w:eastAsiaTheme="majorEastAsia" w:hAnsi="Times New Roman" w:cs="Times New Roman"/>
        </w:rPr>
        <w:t>】</w:t>
      </w:r>
    </w:p>
    <w:sectPr w:rsidR="00E54002" w:rsidRPr="00347FA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2F97D" w14:textId="77777777" w:rsidR="00C87439" w:rsidRDefault="00C87439" w:rsidP="00EA41AE">
      <w:pPr>
        <w:spacing w:after="0" w:line="240" w:lineRule="auto"/>
      </w:pPr>
      <w:r>
        <w:separator/>
      </w:r>
    </w:p>
  </w:endnote>
  <w:endnote w:type="continuationSeparator" w:id="0">
    <w:p w14:paraId="496943FF" w14:textId="77777777" w:rsidR="00C87439" w:rsidRDefault="00C87439" w:rsidP="00EA4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E9FDA" w14:textId="77777777" w:rsidR="00C87439" w:rsidRDefault="00C87439" w:rsidP="00EA41AE">
      <w:pPr>
        <w:spacing w:after="0" w:line="240" w:lineRule="auto"/>
      </w:pPr>
      <w:r>
        <w:separator/>
      </w:r>
    </w:p>
  </w:footnote>
  <w:footnote w:type="continuationSeparator" w:id="0">
    <w:p w14:paraId="6B5E1BE1" w14:textId="77777777" w:rsidR="00C87439" w:rsidRDefault="00C87439" w:rsidP="00EA41AE">
      <w:pPr>
        <w:spacing w:after="0" w:line="240" w:lineRule="auto"/>
      </w:pPr>
      <w:r>
        <w:continuationSeparator/>
      </w:r>
    </w:p>
  </w:footnote>
  <w:footnote w:id="1">
    <w:p w14:paraId="23B1ED65" w14:textId="30D3720C" w:rsidR="00E34A23" w:rsidRPr="00347FA3" w:rsidRDefault="00E34A23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proofErr w:type="gramStart"/>
      <w:r w:rsidRPr="00347FA3">
        <w:rPr>
          <w:rFonts w:ascii="Times New Roman" w:eastAsiaTheme="majorEastAsia" w:hAnsi="Times New Roman" w:cs="Times New Roman"/>
        </w:rPr>
        <w:t>顧史考</w:t>
      </w:r>
      <w:proofErr w:type="gramEnd"/>
      <w:r w:rsidRPr="00347FA3">
        <w:rPr>
          <w:rFonts w:ascii="Times New Roman" w:eastAsiaTheme="majorEastAsia" w:hAnsi="Times New Roman" w:cs="Times New Roman"/>
        </w:rPr>
        <w:t>：「</w:t>
      </w:r>
      <w:proofErr w:type="gramStart"/>
      <w:r w:rsidRPr="00347FA3">
        <w:rPr>
          <w:rFonts w:ascii="Times New Roman" w:eastAsiaTheme="majorEastAsia" w:hAnsi="Times New Roman" w:cs="Times New Roman"/>
        </w:rPr>
        <w:t>亓</w:t>
      </w:r>
      <w:proofErr w:type="gramEnd"/>
      <w:r w:rsidRPr="00347FA3">
        <w:rPr>
          <w:rFonts w:ascii="Times New Roman" w:eastAsiaTheme="majorEastAsia" w:hAnsi="Times New Roman" w:cs="Times New Roman"/>
        </w:rPr>
        <w:t>」下殘缺</w:t>
      </w:r>
      <w:proofErr w:type="gramStart"/>
      <w:r w:rsidRPr="00347FA3">
        <w:rPr>
          <w:rFonts w:ascii="Times New Roman" w:eastAsiaTheme="majorEastAsia" w:hAnsi="Times New Roman" w:cs="Times New Roman"/>
        </w:rPr>
        <w:t>字猜即</w:t>
      </w:r>
      <w:proofErr w:type="gramEnd"/>
      <w:r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84BA5DA" wp14:editId="092695F5">
            <wp:extent cx="64955" cy="86022"/>
            <wp:effectExtent l="0" t="0" r="0" b="9525"/>
            <wp:docPr id="1686707303" name="圖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0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6" cy="8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（圖）」字。</w:t>
      </w:r>
    </w:p>
  </w:footnote>
  <w:footnote w:id="2">
    <w:p w14:paraId="72AB6A73" w14:textId="512F248A" w:rsidR="006E7F69" w:rsidRPr="00347FA3" w:rsidRDefault="006E7F69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1403FF2" wp14:editId="1CB1F4D3">
            <wp:extent cx="121920" cy="117716"/>
            <wp:effectExtent l="0" t="0" r="0" b="0"/>
            <wp:docPr id="19574560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8723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30753" cy="12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</w:t>
      </w:r>
      <w:proofErr w:type="gramStart"/>
      <w:r w:rsidRPr="00347FA3">
        <w:rPr>
          <w:rFonts w:ascii="Times New Roman" w:eastAsiaTheme="majorEastAsia" w:hAnsi="Times New Roman" w:cs="Times New Roman"/>
        </w:rPr>
        <w:t>隸作</w:t>
      </w:r>
      <w:proofErr w:type="gramEnd"/>
      <w:r w:rsidRPr="00347FA3">
        <w:rPr>
          <w:rFonts w:ascii="Times New Roman" w:eastAsiaTheme="majorEastAsia" w:hAnsi="Times New Roman" w:cs="Times New Roman"/>
        </w:rPr>
        <w:t>「吏」，通「史」；「蒥」，史官人名。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張峰：「史蒥</w:t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的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史</w:t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為史官名；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蒥</w:t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可直接釋寫爲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留</w:t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，上博簡一《緇衣》第</w:t>
      </w:r>
      <w:r w:rsidRPr="00347FA3">
        <w:rPr>
          <w:rFonts w:ascii="Times New Roman" w:eastAsiaTheme="majorEastAsia" w:hAnsi="Times New Roman" w:cs="Times New Roman"/>
        </w:rPr>
        <w:t>21</w:t>
      </w:r>
      <w:r w:rsidRPr="00347FA3">
        <w:rPr>
          <w:rFonts w:ascii="Times New Roman" w:eastAsiaTheme="majorEastAsia" w:hAnsi="Times New Roman" w:cs="Times New Roman"/>
        </w:rPr>
        <w:t>簡：</w:t>
      </w:r>
      <w:r w:rsidR="00F34025" w:rsidRPr="00347FA3">
        <w:rPr>
          <w:rFonts w:ascii="Times New Roman" w:eastAsiaTheme="majorEastAsia" w:hAnsi="Times New Roman" w:cs="Times New Roman"/>
        </w:rPr>
        <w:t>「</w:t>
      </w:r>
      <w:proofErr w:type="gramStart"/>
      <w:r w:rsidRPr="00347FA3">
        <w:rPr>
          <w:rFonts w:ascii="Times New Roman" w:eastAsiaTheme="majorEastAsia" w:hAnsi="Times New Roman" w:cs="Times New Roman"/>
        </w:rPr>
        <w:t>私惠不</w:t>
      </w:r>
      <w:proofErr w:type="gramEnd"/>
      <w:r w:rsidRPr="00347FA3">
        <w:rPr>
          <w:rFonts w:ascii="Times New Roman" w:eastAsiaTheme="majorEastAsia" w:hAnsi="Times New Roman" w:cs="Times New Roman"/>
        </w:rPr>
        <w:t>懷德，君子不自</w:t>
      </w:r>
      <w:proofErr w:type="gramStart"/>
      <w:r w:rsidRPr="00347FA3">
        <w:rPr>
          <w:rFonts w:ascii="Times New Roman" w:eastAsiaTheme="majorEastAsia" w:hAnsi="Times New Roman" w:cs="Times New Roman"/>
        </w:rPr>
        <w:t>留焉</w:t>
      </w:r>
      <w:r w:rsidR="00F34025" w:rsidRPr="00347FA3">
        <w:rPr>
          <w:rFonts w:ascii="Times New Roman" w:eastAsiaTheme="majorEastAsia" w:hAnsi="Times New Roman" w:cs="Times New Roman"/>
        </w:rPr>
        <w:t>」</w:t>
      </w:r>
      <w:proofErr w:type="gramEnd"/>
      <w:r w:rsidRPr="00347FA3">
        <w:rPr>
          <w:rFonts w:ascii="Times New Roman" w:eastAsiaTheme="majorEastAsia" w:hAnsi="Times New Roman" w:cs="Times New Roman"/>
        </w:rPr>
        <w:t>，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留</w:t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原簡作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蒥</w:t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羅</w:t>
      </w:r>
      <w:proofErr w:type="gramStart"/>
      <w:r w:rsidRPr="00347FA3">
        <w:rPr>
          <w:rFonts w:ascii="Times New Roman" w:eastAsiaTheme="majorEastAsia" w:hAnsi="Times New Roman" w:cs="Times New Roman"/>
        </w:rPr>
        <w:t>運環：</w:t>
      </w:r>
      <w:proofErr w:type="gramEnd"/>
      <w:r w:rsidRPr="00347FA3">
        <w:rPr>
          <w:rFonts w:ascii="Times New Roman" w:eastAsiaTheme="majorEastAsia" w:hAnsi="Times New Roman" w:cs="Times New Roman"/>
        </w:rPr>
        <w:t>作爲人名，可保持按簡文隸定的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蒥</w:t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字，讀音爲留。</w:t>
      </w:r>
      <w:r w:rsidR="00E34A23" w:rsidRPr="00347FA3">
        <w:rPr>
          <w:rFonts w:ascii="Times New Roman" w:eastAsiaTheme="majorEastAsia" w:hAnsi="Times New Roman" w:cs="Times New Roman"/>
        </w:rPr>
        <w:t xml:space="preserve">/ </w:t>
      </w:r>
      <w:r w:rsidR="00E34A23" w:rsidRPr="00347FA3">
        <w:rPr>
          <w:rFonts w:ascii="Times New Roman" w:eastAsiaTheme="majorEastAsia" w:hAnsi="Times New Roman" w:cs="Times New Roman"/>
        </w:rPr>
        <w:t>王志平：「蒥」「鰌」可通，「史蒥」即春秋時期衛國大夫史鰌，屬於齊才衛用情形。</w:t>
      </w:r>
      <w:r w:rsidR="00E34A23" w:rsidRPr="00347FA3">
        <w:rPr>
          <w:rFonts w:ascii="Times New Roman" w:eastAsiaTheme="majorEastAsia" w:hAnsi="Times New Roman" w:cs="Times New Roman"/>
        </w:rPr>
        <w:t xml:space="preserve">/ </w:t>
      </w:r>
      <w:r w:rsidR="00E34A23" w:rsidRPr="00347FA3">
        <w:rPr>
          <w:rFonts w:ascii="Times New Roman" w:eastAsiaTheme="majorEastAsia" w:hAnsi="Times New Roman" w:cs="Times New Roman"/>
        </w:rPr>
        <w:t>王輝（中山）：</w:t>
      </w:r>
      <w:proofErr w:type="gramStart"/>
      <w:r w:rsidR="00E34A23" w:rsidRPr="00347FA3">
        <w:rPr>
          <w:rFonts w:ascii="Times New Roman" w:eastAsiaTheme="majorEastAsia" w:hAnsi="Times New Roman" w:cs="Times New Roman"/>
        </w:rPr>
        <w:t>疑</w:t>
      </w:r>
      <w:proofErr w:type="gramEnd"/>
      <w:r w:rsidR="00E34A23" w:rsidRPr="00347FA3">
        <w:rPr>
          <w:rFonts w:ascii="Times New Roman" w:eastAsiaTheme="majorEastAsia" w:hAnsi="Times New Roman" w:cs="Times New Roman"/>
        </w:rPr>
        <w:t>簡文之「史留」與《漢書</w:t>
      </w:r>
      <w:r w:rsidR="00E34A23" w:rsidRPr="00347FA3">
        <w:rPr>
          <w:rFonts w:ascii="Times New Roman" w:eastAsiaTheme="majorEastAsia" w:hAnsi="Times New Roman" w:cs="Times New Roman"/>
        </w:rPr>
        <w:t>·</w:t>
      </w:r>
      <w:r w:rsidR="00E34A23" w:rsidRPr="00347FA3">
        <w:rPr>
          <w:rFonts w:ascii="Times New Roman" w:eastAsiaTheme="majorEastAsia" w:hAnsi="Times New Roman" w:cs="Times New Roman"/>
        </w:rPr>
        <w:t>古今人表》「中上」人名「史留」是同一人，不可能是周宣王</w:t>
      </w:r>
      <w:proofErr w:type="gramStart"/>
      <w:r w:rsidR="00E34A23" w:rsidRPr="00347FA3">
        <w:rPr>
          <w:rFonts w:ascii="Times New Roman" w:eastAsiaTheme="majorEastAsia" w:hAnsi="Times New Roman" w:cs="Times New Roman"/>
        </w:rPr>
        <w:t>太</w:t>
      </w:r>
      <w:proofErr w:type="gramEnd"/>
      <w:r w:rsidR="00E34A23" w:rsidRPr="00347FA3">
        <w:rPr>
          <w:rFonts w:ascii="Times New Roman" w:eastAsiaTheme="majorEastAsia" w:hAnsi="Times New Roman" w:cs="Times New Roman"/>
        </w:rPr>
        <w:t>史之史</w:t>
      </w:r>
      <w:proofErr w:type="gramStart"/>
      <w:r w:rsidR="00E34A23" w:rsidRPr="00347FA3">
        <w:rPr>
          <w:rFonts w:ascii="Times New Roman" w:eastAsiaTheme="majorEastAsia" w:hAnsi="Times New Roman" w:cs="Times New Roman"/>
        </w:rPr>
        <w:t>籀</w:t>
      </w:r>
      <w:proofErr w:type="gramEnd"/>
      <w:r w:rsidR="00E34A23" w:rsidRPr="00347FA3">
        <w:rPr>
          <w:rFonts w:ascii="Times New Roman" w:eastAsiaTheme="majorEastAsia" w:hAnsi="Times New Roman" w:cs="Times New Roman"/>
        </w:rPr>
        <w:t>。</w:t>
      </w:r>
      <w:r w:rsidR="00E34A23" w:rsidRPr="00347FA3">
        <w:rPr>
          <w:rFonts w:ascii="Times New Roman" w:eastAsiaTheme="majorEastAsia" w:hAnsi="Times New Roman" w:cs="Times New Roman"/>
        </w:rPr>
        <w:t xml:space="preserve">/ </w:t>
      </w:r>
      <w:r w:rsidR="00E34A23" w:rsidRPr="00347FA3">
        <w:rPr>
          <w:rFonts w:ascii="Times New Roman" w:eastAsiaTheme="majorEastAsia" w:hAnsi="Times New Roman" w:cs="Times New Roman"/>
        </w:rPr>
        <w:t>尉侯凱：本篇「史蒥」是一位齊國史官，是孔子的晚輩。典籍中的「史鰌」是衛國大夫，且年長孔子二十餘歲，二者不可能是同一個人。</w:t>
      </w:r>
    </w:p>
  </w:footnote>
  <w:footnote w:id="3">
    <w:p w14:paraId="6280F332" w14:textId="792840DF" w:rsidR="006E7F69" w:rsidRPr="00347FA3" w:rsidRDefault="006E7F69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整理者：「古」讀「故」。</w:t>
      </w:r>
      <w:r w:rsidR="00E34A23" w:rsidRPr="00347FA3">
        <w:rPr>
          <w:rFonts w:ascii="Times New Roman" w:eastAsiaTheme="majorEastAsia" w:hAnsi="Times New Roman" w:cs="Times New Roman"/>
        </w:rPr>
        <w:t xml:space="preserve">/ </w:t>
      </w:r>
      <w:r w:rsidR="00E34A23" w:rsidRPr="00347FA3">
        <w:rPr>
          <w:rFonts w:ascii="Times New Roman" w:eastAsiaTheme="majorEastAsia" w:hAnsi="Times New Roman" w:cs="Times New Roman"/>
        </w:rPr>
        <w:t>俞紹宏、張青松：「故」，故國，歷史悠久的國家；本國，祖國。「古」或也</w:t>
      </w:r>
      <w:proofErr w:type="gramStart"/>
      <w:r w:rsidR="00E34A23" w:rsidRPr="00347FA3">
        <w:rPr>
          <w:rFonts w:ascii="Times New Roman" w:eastAsiaTheme="majorEastAsia" w:hAnsi="Times New Roman" w:cs="Times New Roman"/>
        </w:rPr>
        <w:t>可斷讀為</w:t>
      </w:r>
      <w:proofErr w:type="gramEnd"/>
      <w:r w:rsidR="00E34A23" w:rsidRPr="00347FA3">
        <w:rPr>
          <w:rFonts w:ascii="Times New Roman" w:eastAsiaTheme="majorEastAsia" w:hAnsi="Times New Roman" w:cs="Times New Roman"/>
        </w:rPr>
        <w:t>「固」，原本。</w:t>
      </w:r>
    </w:p>
  </w:footnote>
  <w:footnote w:id="4">
    <w:p w14:paraId="09E80C9F" w14:textId="59307339" w:rsidR="006E7F69" w:rsidRPr="00347FA3" w:rsidRDefault="006E7F69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bookmarkStart w:id="1" w:name="_Hlk185242417"/>
      <w:r w:rsidRPr="00347FA3">
        <w:rPr>
          <w:rFonts w:ascii="Times New Roman" w:eastAsiaTheme="majorEastAsia" w:hAnsi="Times New Roman" w:cs="Times New Roman"/>
        </w:rPr>
        <w:t>整理者：讀「敝吏」。「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91028F2" wp14:editId="5BFFB1F7">
            <wp:extent cx="83148" cy="110864"/>
            <wp:effectExtent l="0" t="0" r="0" b="3810"/>
            <wp:docPr id="853535443" name="圖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5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82" cy="12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」讀「敝」，謙辭。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易泉</w:t>
      </w:r>
      <w:proofErr w:type="gramEnd"/>
      <w:r w:rsidRPr="00347FA3">
        <w:rPr>
          <w:rFonts w:ascii="Times New Roman" w:eastAsiaTheme="majorEastAsia" w:hAnsi="Times New Roman" w:cs="Times New Roman"/>
        </w:rPr>
        <w:t>：出於</w:t>
      </w:r>
      <w:proofErr w:type="gramStart"/>
      <w:r w:rsidRPr="00347FA3">
        <w:rPr>
          <w:rFonts w:ascii="Times New Roman" w:eastAsiaTheme="majorEastAsia" w:hAnsi="Times New Roman" w:cs="Times New Roman"/>
        </w:rPr>
        <w:t>世</w:t>
      </w:r>
      <w:proofErr w:type="gramEnd"/>
      <w:r w:rsidRPr="00347FA3">
        <w:rPr>
          <w:rFonts w:ascii="Times New Roman" w:eastAsiaTheme="majorEastAsia" w:hAnsi="Times New Roman" w:cs="Times New Roman"/>
        </w:rPr>
        <w:t>官世族的考慮，此「吏」，也要</w:t>
      </w:r>
      <w:proofErr w:type="gramStart"/>
      <w:r w:rsidRPr="00347FA3">
        <w:rPr>
          <w:rFonts w:ascii="Times New Roman" w:eastAsiaTheme="majorEastAsia" w:hAnsi="Times New Roman" w:cs="Times New Roman"/>
        </w:rPr>
        <w:t>進而通作</w:t>
      </w:r>
      <w:proofErr w:type="gramEnd"/>
      <w:r w:rsidRPr="00347FA3">
        <w:rPr>
          <w:rFonts w:ascii="Times New Roman" w:eastAsiaTheme="majorEastAsia" w:hAnsi="Times New Roman" w:cs="Times New Roman"/>
        </w:rPr>
        <w:t>「史」。二「吏」</w:t>
      </w:r>
      <w:proofErr w:type="gramStart"/>
      <w:r w:rsidRPr="00347FA3">
        <w:rPr>
          <w:rFonts w:ascii="Times New Roman" w:eastAsiaTheme="majorEastAsia" w:hAnsi="Times New Roman" w:cs="Times New Roman"/>
        </w:rPr>
        <w:t>直接釋作</w:t>
      </w:r>
      <w:proofErr w:type="gramEnd"/>
      <w:r w:rsidRPr="00347FA3">
        <w:rPr>
          <w:rFonts w:ascii="Times New Roman" w:eastAsiaTheme="majorEastAsia" w:hAnsi="Times New Roman" w:cs="Times New Roman"/>
        </w:rPr>
        <w:t>「史」，在</w:t>
      </w:r>
      <w:proofErr w:type="gramStart"/>
      <w:r w:rsidRPr="00347FA3">
        <w:rPr>
          <w:rFonts w:ascii="Times New Roman" w:eastAsiaTheme="majorEastAsia" w:hAnsi="Times New Roman" w:cs="Times New Roman"/>
        </w:rPr>
        <w:t>郭店簡中</w:t>
      </w:r>
      <w:proofErr w:type="gramEnd"/>
      <w:r w:rsidRPr="00347FA3">
        <w:rPr>
          <w:rFonts w:ascii="Times New Roman" w:eastAsiaTheme="majorEastAsia" w:hAnsi="Times New Roman" w:cs="Times New Roman"/>
        </w:rPr>
        <w:t>也有大量的例證。</w:t>
      </w:r>
      <w:bookmarkEnd w:id="1"/>
      <w:r w:rsidR="00E34A23" w:rsidRPr="00347FA3">
        <w:rPr>
          <w:rFonts w:ascii="Times New Roman" w:eastAsiaTheme="majorEastAsia" w:hAnsi="Times New Roman" w:cs="Times New Roman"/>
        </w:rPr>
        <w:t xml:space="preserve">/ </w:t>
      </w:r>
      <w:r w:rsidR="00E34A23" w:rsidRPr="00347FA3">
        <w:rPr>
          <w:rFonts w:ascii="Times New Roman" w:eastAsiaTheme="majorEastAsia" w:hAnsi="Times New Roman" w:cs="Times New Roman"/>
        </w:rPr>
        <w:t>賴怡璇：季旭</w:t>
      </w:r>
      <w:proofErr w:type="gramStart"/>
      <w:r w:rsidR="00E34A23" w:rsidRPr="00347FA3">
        <w:rPr>
          <w:rFonts w:ascii="Times New Roman" w:eastAsiaTheme="majorEastAsia" w:hAnsi="Times New Roman" w:cs="Times New Roman"/>
        </w:rPr>
        <w:t>昇</w:t>
      </w:r>
      <w:proofErr w:type="gramEnd"/>
      <w:r w:rsidR="00E34A23" w:rsidRPr="00347FA3">
        <w:rPr>
          <w:rFonts w:ascii="Times New Roman" w:eastAsiaTheme="majorEastAsia" w:hAnsi="Times New Roman" w:cs="Times New Roman"/>
        </w:rPr>
        <w:t>按：「敝吏」，謙稱，</w:t>
      </w:r>
      <w:proofErr w:type="gramStart"/>
      <w:r w:rsidR="00E34A23" w:rsidRPr="00347FA3">
        <w:rPr>
          <w:rFonts w:ascii="Times New Roman" w:eastAsiaTheme="majorEastAsia" w:hAnsi="Times New Roman" w:cs="Times New Roman"/>
        </w:rPr>
        <w:t>敝陋的</w:t>
      </w:r>
      <w:proofErr w:type="gramEnd"/>
      <w:r w:rsidR="00E34A23" w:rsidRPr="00347FA3">
        <w:rPr>
          <w:rFonts w:ascii="Times New Roman" w:eastAsiaTheme="majorEastAsia" w:hAnsi="Times New Roman" w:cs="Times New Roman"/>
        </w:rPr>
        <w:t>小吏。</w:t>
      </w:r>
      <w:r w:rsidR="00E34A23" w:rsidRPr="00347FA3">
        <w:rPr>
          <w:rFonts w:ascii="Times New Roman" w:eastAsiaTheme="majorEastAsia" w:hAnsi="Times New Roman" w:cs="Times New Roman"/>
        </w:rPr>
        <w:t xml:space="preserve">/ </w:t>
      </w:r>
      <w:r w:rsidR="00E34A23" w:rsidRPr="00347FA3">
        <w:rPr>
          <w:rFonts w:ascii="Times New Roman" w:eastAsiaTheme="majorEastAsia" w:hAnsi="Times New Roman" w:cs="Times New Roman"/>
        </w:rPr>
        <w:t>俞紹宏、張青松：「敝」整理</w:t>
      </w:r>
      <w:proofErr w:type="gramStart"/>
      <w:r w:rsidR="00E34A23" w:rsidRPr="00347FA3">
        <w:rPr>
          <w:rFonts w:ascii="Times New Roman" w:eastAsiaTheme="majorEastAsia" w:hAnsi="Times New Roman" w:cs="Times New Roman"/>
        </w:rPr>
        <w:t>者說可備</w:t>
      </w:r>
      <w:proofErr w:type="gramEnd"/>
      <w:r w:rsidR="00E34A23" w:rsidRPr="00347FA3">
        <w:rPr>
          <w:rFonts w:ascii="Times New Roman" w:eastAsiaTheme="majorEastAsia" w:hAnsi="Times New Roman" w:cs="Times New Roman"/>
        </w:rPr>
        <w:t>一說。「敝」也有「棄」「棄置」之類含義，</w:t>
      </w:r>
      <w:proofErr w:type="gramStart"/>
      <w:r w:rsidR="00E34A23" w:rsidRPr="00347FA3">
        <w:rPr>
          <w:rFonts w:ascii="Times New Roman" w:eastAsiaTheme="majorEastAsia" w:hAnsi="Times New Roman" w:cs="Times New Roman"/>
        </w:rPr>
        <w:t>則史</w:t>
      </w:r>
      <w:proofErr w:type="gramEnd"/>
      <w:r w:rsidR="00E34A23" w:rsidRPr="00347FA3">
        <w:rPr>
          <w:rFonts w:ascii="Times New Roman" w:eastAsiaTheme="majorEastAsia" w:hAnsi="Times New Roman" w:cs="Times New Roman"/>
        </w:rPr>
        <w:t>蒥之父或被棄黜。</w:t>
      </w:r>
    </w:p>
  </w:footnote>
  <w:footnote w:id="5">
    <w:p w14:paraId="6A951ABC" w14:textId="72232AF4" w:rsidR="006E7F69" w:rsidRPr="00347FA3" w:rsidRDefault="006E7F69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整理者：「亡」，古通「無」；「女」，簡文常用作「如」。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6C675CA" wp14:editId="6BC64B06">
            <wp:extent cx="79841" cy="102101"/>
            <wp:effectExtent l="0" t="0" r="0" b="0"/>
            <wp:docPr id="777819727" name="圖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89" cy="107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，</w:t>
      </w:r>
      <w:proofErr w:type="gramStart"/>
      <w:r w:rsidRPr="00347FA3">
        <w:rPr>
          <w:rFonts w:ascii="Times New Roman" w:eastAsiaTheme="majorEastAsia" w:hAnsi="Times New Roman" w:cs="Times New Roman"/>
        </w:rPr>
        <w:t>整理者讀</w:t>
      </w:r>
      <w:proofErr w:type="gramEnd"/>
      <w:r w:rsidRPr="00347FA3">
        <w:rPr>
          <w:rFonts w:ascii="Times New Roman" w:eastAsiaTheme="majorEastAsia" w:hAnsi="Times New Roman" w:cs="Times New Roman"/>
        </w:rPr>
        <w:t>爲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者</w:t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。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無如者</w:t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,</w:t>
      </w:r>
      <w:r w:rsidRPr="00347FA3">
        <w:rPr>
          <w:rFonts w:ascii="Times New Roman" w:eastAsiaTheme="majorEastAsia" w:hAnsi="Times New Roman" w:cs="Times New Roman"/>
        </w:rPr>
        <w:t>或讀爲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亡如者</w:t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、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無如諸</w:t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。</w:t>
      </w:r>
      <w:r w:rsidR="00100260"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張峰</w:t>
      </w:r>
      <w:r w:rsidR="00F34025" w:rsidRPr="00347FA3">
        <w:rPr>
          <w:rFonts w:ascii="Times New Roman" w:eastAsiaTheme="majorEastAsia" w:hAnsi="Times New Roman" w:cs="Times New Roman"/>
        </w:rPr>
        <w:t>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1AC1AF5" wp14:editId="54CD2213">
            <wp:extent cx="64955" cy="86022"/>
            <wp:effectExtent l="0" t="0" r="0" b="9525"/>
            <wp:docPr id="1225549265" name="圖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0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6" cy="8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隸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BC456F1" wp14:editId="013A473C">
            <wp:extent cx="89757" cy="89757"/>
            <wp:effectExtent l="0" t="0" r="5715" b="5715"/>
            <wp:docPr id="654204833" name="圖片 129" descr="http://www.bsm.org.cn/pic13/130106/02/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9" descr="http://www.bsm.org.cn/pic13/130106/02/image010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46" cy="92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。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ECA1CBF" wp14:editId="103204D4">
            <wp:extent cx="89757" cy="89757"/>
            <wp:effectExtent l="0" t="0" r="5715" b="5715"/>
            <wp:docPr id="753731161" name="圖片 128" descr="http://www.bsm.org.cn/pic13/130106/02/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8" descr="http://www.bsm.org.cn/pic13/130106/02/image010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57" cy="92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字</w:t>
      </w:r>
      <w:proofErr w:type="gramStart"/>
      <w:r w:rsidRPr="00347FA3">
        <w:rPr>
          <w:rFonts w:ascii="Times New Roman" w:eastAsiaTheme="majorEastAsia" w:hAnsi="Times New Roman" w:cs="Times New Roman"/>
        </w:rPr>
        <w:t>楚簡多</w:t>
      </w:r>
      <w:proofErr w:type="gramEnd"/>
      <w:r w:rsidRPr="00347FA3">
        <w:rPr>
          <w:rFonts w:ascii="Times New Roman" w:eastAsiaTheme="majorEastAsia" w:hAnsi="Times New Roman" w:cs="Times New Roman"/>
        </w:rPr>
        <w:t>讀為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圖</w:t>
      </w:r>
      <w:r w:rsidR="00F34025" w:rsidRPr="00347FA3">
        <w:rPr>
          <w:rFonts w:ascii="Times New Roman" w:eastAsiaTheme="majorEastAsia" w:hAnsi="Times New Roman" w:cs="Times New Roman"/>
        </w:rPr>
        <w:t>」，</w:t>
      </w:r>
      <w:r w:rsidRPr="00347FA3">
        <w:rPr>
          <w:rFonts w:ascii="Times New Roman" w:eastAsiaTheme="majorEastAsia" w:hAnsi="Times New Roman" w:cs="Times New Roman"/>
        </w:rPr>
        <w:t>如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公</w:t>
      </w:r>
      <w:proofErr w:type="gramStart"/>
      <w:r w:rsidRPr="00347FA3">
        <w:rPr>
          <w:rFonts w:ascii="Times New Roman" w:eastAsiaTheme="majorEastAsia" w:hAnsi="Times New Roman" w:cs="Times New Roman"/>
        </w:rPr>
        <w:t>弗</w:t>
      </w:r>
      <w:proofErr w:type="gramEnd"/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B4153BF" wp14:editId="54368E2B">
            <wp:extent cx="99892" cy="99892"/>
            <wp:effectExtent l="0" t="0" r="0" b="0"/>
            <wp:docPr id="354613264" name="圖片 127" descr="http://www.bsm.org.cn/pic13/130106/02/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7" descr="http://www.bsm.org.cn/pic13/130106/02/image010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43" cy="10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4025" w:rsidRPr="00347FA3">
        <w:rPr>
          <w:rFonts w:ascii="Times New Roman" w:eastAsiaTheme="majorEastAsia" w:hAnsi="Times New Roman" w:cs="Times New Roman"/>
        </w:rPr>
        <w:t>（</w:t>
      </w:r>
      <w:r w:rsidRPr="00347FA3">
        <w:rPr>
          <w:rFonts w:ascii="Times New Roman" w:eastAsiaTheme="majorEastAsia" w:hAnsi="Times New Roman" w:cs="Times New Roman"/>
        </w:rPr>
        <w:t>圖</w:t>
      </w:r>
      <w:r w:rsidR="00F34025" w:rsidRPr="00347FA3">
        <w:rPr>
          <w:rFonts w:ascii="Times New Roman" w:eastAsiaTheme="majorEastAsia" w:hAnsi="Times New Roman" w:cs="Times New Roman"/>
        </w:rPr>
        <w:t>），</w:t>
      </w:r>
      <w:proofErr w:type="gramStart"/>
      <w:r w:rsidRPr="00347FA3">
        <w:rPr>
          <w:rFonts w:ascii="Times New Roman" w:eastAsiaTheme="majorEastAsia" w:hAnsi="Times New Roman" w:cs="Times New Roman"/>
        </w:rPr>
        <w:t>必害公</w:t>
      </w:r>
      <w:proofErr w:type="gramEnd"/>
      <w:r w:rsidRPr="00347FA3">
        <w:rPr>
          <w:rFonts w:ascii="Times New Roman" w:eastAsiaTheme="majorEastAsia" w:hAnsi="Times New Roman" w:cs="Times New Roman"/>
        </w:rPr>
        <w:t>身。</w:t>
      </w:r>
      <w:r w:rsidR="00F34025" w:rsidRPr="00347FA3">
        <w:rPr>
          <w:rFonts w:ascii="Times New Roman" w:eastAsiaTheme="majorEastAsia" w:hAnsi="Times New Roman" w:cs="Times New Roman"/>
        </w:rPr>
        <w:t>」（</w:t>
      </w:r>
      <w:r w:rsidRPr="00347FA3">
        <w:rPr>
          <w:rFonts w:ascii="Times New Roman" w:eastAsiaTheme="majorEastAsia" w:hAnsi="Times New Roman" w:cs="Times New Roman"/>
        </w:rPr>
        <w:t>上博五《鮑》</w:t>
      </w:r>
      <w:r w:rsidRPr="00347FA3">
        <w:rPr>
          <w:rFonts w:ascii="Times New Roman" w:eastAsiaTheme="majorEastAsia" w:hAnsi="Times New Roman" w:cs="Times New Roman"/>
        </w:rPr>
        <w:t>6</w:t>
      </w:r>
      <w:r w:rsidR="00F34025" w:rsidRPr="00347FA3">
        <w:rPr>
          <w:rFonts w:ascii="Times New Roman" w:eastAsiaTheme="majorEastAsia" w:hAnsi="Times New Roman" w:cs="Times New Roman"/>
        </w:rPr>
        <w:t>）</w:t>
      </w:r>
      <w:r w:rsidR="00100260" w:rsidRPr="00347FA3">
        <w:rPr>
          <w:rFonts w:ascii="Times New Roman" w:eastAsiaTheme="majorEastAsia" w:hAnsi="Times New Roman" w:cs="Times New Roman"/>
        </w:rPr>
        <w:t>。「女」</w:t>
      </w:r>
      <w:proofErr w:type="gramStart"/>
      <w:r w:rsidR="00100260" w:rsidRPr="00347FA3">
        <w:rPr>
          <w:rFonts w:ascii="Times New Roman" w:eastAsiaTheme="majorEastAsia" w:hAnsi="Times New Roman" w:cs="Times New Roman"/>
        </w:rPr>
        <w:t>當讀</w:t>
      </w:r>
      <w:proofErr w:type="gramEnd"/>
      <w:r w:rsidR="00100260" w:rsidRPr="00347FA3">
        <w:rPr>
          <w:rFonts w:ascii="Times New Roman" w:eastAsiaTheme="majorEastAsia" w:hAnsi="Times New Roman" w:cs="Times New Roman"/>
        </w:rPr>
        <w:t>「若」</w:t>
      </w:r>
      <w:r w:rsidRPr="00347FA3">
        <w:rPr>
          <w:rFonts w:ascii="Times New Roman" w:eastAsiaTheme="majorEastAsia" w:hAnsi="Times New Roman" w:cs="Times New Roman"/>
        </w:rPr>
        <w:t>。</w:t>
      </w:r>
      <w:r w:rsidR="00F34025" w:rsidRPr="00347FA3">
        <w:rPr>
          <w:rFonts w:ascii="Times New Roman" w:eastAsiaTheme="majorEastAsia" w:hAnsi="Times New Roman" w:cs="Times New Roman"/>
        </w:rPr>
        <w:t xml:space="preserve">/ </w:t>
      </w:r>
      <w:r w:rsidR="00576270" w:rsidRPr="00347FA3">
        <w:rPr>
          <w:rFonts w:ascii="Times New Roman" w:eastAsiaTheme="majorEastAsia" w:hAnsi="Times New Roman" w:cs="Times New Roman"/>
        </w:rPr>
        <w:t>無語：「女」</w:t>
      </w:r>
      <w:proofErr w:type="gramStart"/>
      <w:r w:rsidR="00576270" w:rsidRPr="00347FA3">
        <w:rPr>
          <w:rFonts w:ascii="Times New Roman" w:eastAsiaTheme="majorEastAsia" w:hAnsi="Times New Roman" w:cs="Times New Roman"/>
        </w:rPr>
        <w:t>可如字讀</w:t>
      </w:r>
      <w:proofErr w:type="gramEnd"/>
      <w:r w:rsidR="00576270" w:rsidRPr="00347FA3">
        <w:rPr>
          <w:rFonts w:ascii="Times New Roman" w:eastAsiaTheme="majorEastAsia" w:hAnsi="Times New Roman" w:cs="Times New Roman"/>
        </w:rPr>
        <w:t>。</w:t>
      </w:r>
      <w:r w:rsidR="00576270"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蘇建洲</w:t>
      </w:r>
      <w:r w:rsidR="00F34025" w:rsidRPr="00347FA3">
        <w:rPr>
          <w:rFonts w:ascii="Times New Roman" w:eastAsiaTheme="majorEastAsia" w:hAnsi="Times New Roman" w:cs="Times New Roman"/>
        </w:rPr>
        <w:t>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BF8E1E9" wp14:editId="4240B556">
            <wp:extent cx="67317" cy="89149"/>
            <wp:effectExtent l="0" t="0" r="8890" b="6350"/>
            <wp:docPr id="620411714" name="圖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6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21" cy="9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4025" w:rsidRPr="00347FA3">
        <w:rPr>
          <w:rFonts w:ascii="Times New Roman" w:eastAsiaTheme="majorEastAsia" w:hAnsi="Times New Roman" w:cs="Times New Roman"/>
        </w:rPr>
        <w:t>」</w:t>
      </w:r>
      <w:proofErr w:type="gramStart"/>
      <w:r w:rsidRPr="00347FA3">
        <w:rPr>
          <w:rFonts w:ascii="Times New Roman" w:eastAsiaTheme="majorEastAsia" w:hAnsi="Times New Roman" w:cs="Times New Roman"/>
        </w:rPr>
        <w:t>應讀</w:t>
      </w:r>
      <w:proofErr w:type="gramEnd"/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圖</w:t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。讀為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無如圖也</w:t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羅</w:t>
      </w:r>
      <w:proofErr w:type="gramStart"/>
      <w:r w:rsidRPr="00347FA3">
        <w:rPr>
          <w:rFonts w:ascii="Times New Roman" w:eastAsiaTheme="majorEastAsia" w:hAnsi="Times New Roman" w:cs="Times New Roman"/>
        </w:rPr>
        <w:t>運環：古文字隸定</w:t>
      </w:r>
      <w:proofErr w:type="gramEnd"/>
      <w:r w:rsidRPr="00347FA3">
        <w:rPr>
          <w:rFonts w:ascii="Times New Roman" w:eastAsiaTheme="majorEastAsia" w:hAnsi="Times New Roman" w:cs="Times New Roman"/>
        </w:rPr>
        <w:t>，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心</w:t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、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忄</w:t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可通寫，但後世有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1087B999" wp14:editId="41E7E3EB">
            <wp:extent cx="84524" cy="111937"/>
            <wp:effectExtent l="0" t="0" r="0" b="2540"/>
            <wp:docPr id="592219511" name="圖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09" cy="1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、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781F9731" wp14:editId="056759CC">
            <wp:extent cx="123416" cy="123416"/>
            <wp:effectExtent l="0" t="0" r="0" b="0"/>
            <wp:docPr id="43680958" name="圖片 124" descr="http://www.bsm.org.cn/pic13/130106/02/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" descr="http://www.bsm.org.cn/pic13/130106/02/image010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87" cy="128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二字，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4373178E" wp14:editId="315B7D07">
            <wp:extent cx="107577" cy="107577"/>
            <wp:effectExtent l="0" t="0" r="6985" b="6985"/>
            <wp:docPr id="411109087" name="圖片 123" descr="http://www.bsm.org.cn/pic13/130106/02/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3" descr="http://www.bsm.org.cn/pic13/130106/02/image010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67" cy="10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字用爲懶惰義。按簡文原</w:t>
      </w:r>
      <w:proofErr w:type="gramStart"/>
      <w:r w:rsidRPr="00347FA3">
        <w:rPr>
          <w:rFonts w:ascii="Times New Roman" w:eastAsiaTheme="majorEastAsia" w:hAnsi="Times New Roman" w:cs="Times New Roman"/>
        </w:rPr>
        <w:t>形應隸定</w:t>
      </w:r>
      <w:proofErr w:type="gramEnd"/>
      <w:r w:rsidRPr="00347FA3">
        <w:rPr>
          <w:rFonts w:ascii="Times New Roman" w:eastAsiaTheme="majorEastAsia" w:hAnsi="Times New Roman" w:cs="Times New Roman"/>
        </w:rPr>
        <w:t>爲</w:t>
      </w:r>
      <w:r w:rsidR="00F34025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1DD8323D" wp14:editId="79D69ED1">
            <wp:extent cx="84147" cy="111438"/>
            <wp:effectExtent l="0" t="0" r="0" b="3175"/>
            <wp:docPr id="1090113155" name="圖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2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80" cy="117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4025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，意爲圖謀。</w:t>
      </w:r>
      <w:r w:rsidR="00100260" w:rsidRPr="00347FA3">
        <w:rPr>
          <w:rFonts w:ascii="Times New Roman" w:eastAsiaTheme="majorEastAsia" w:hAnsi="Times New Roman" w:cs="Times New Roman"/>
        </w:rPr>
        <w:t xml:space="preserve">/ </w:t>
      </w:r>
      <w:r w:rsidR="00100260" w:rsidRPr="00347FA3">
        <w:rPr>
          <w:rFonts w:ascii="Times New Roman" w:eastAsiaTheme="majorEastAsia" w:hAnsi="Times New Roman" w:cs="Times New Roman"/>
        </w:rPr>
        <w:t>高榮鴻：「圖」，謀劃。「無如圖」意思是我沒有這樣的謀劃。</w:t>
      </w:r>
      <w:r w:rsidR="00100260" w:rsidRPr="00347FA3">
        <w:rPr>
          <w:rFonts w:ascii="Times New Roman" w:eastAsiaTheme="majorEastAsia" w:hAnsi="Times New Roman" w:cs="Times New Roman"/>
        </w:rPr>
        <w:t xml:space="preserve">/ </w:t>
      </w:r>
      <w:r w:rsidR="00100260" w:rsidRPr="00347FA3">
        <w:rPr>
          <w:rFonts w:ascii="Times New Roman" w:eastAsiaTheme="majorEastAsia" w:hAnsi="Times New Roman" w:cs="Times New Roman"/>
        </w:rPr>
        <w:t>賴怡璇：季旭</w:t>
      </w:r>
      <w:proofErr w:type="gramStart"/>
      <w:r w:rsidR="00100260" w:rsidRPr="00347FA3">
        <w:rPr>
          <w:rFonts w:ascii="Times New Roman" w:eastAsiaTheme="majorEastAsia" w:hAnsi="Times New Roman" w:cs="Times New Roman"/>
        </w:rPr>
        <w:t>昇</w:t>
      </w:r>
      <w:proofErr w:type="gramEnd"/>
      <w:r w:rsidR="00100260" w:rsidRPr="00347FA3">
        <w:rPr>
          <w:rFonts w:ascii="Times New Roman" w:eastAsiaTheme="majorEastAsia" w:hAnsi="Times New Roman" w:cs="Times New Roman"/>
        </w:rPr>
        <w:t>按：「無如」，無奈，對</w:t>
      </w:r>
      <w:r w:rsidR="00100260" w:rsidRPr="00347FA3">
        <w:rPr>
          <w:rFonts w:ascii="Times New Roman" w:eastAsiaTheme="majorEastAsia" w:hAnsi="Times New Roman" w:cs="Times New Roman"/>
        </w:rPr>
        <w:t>…</w:t>
      </w:r>
      <w:proofErr w:type="gramStart"/>
      <w:r w:rsidR="00100260" w:rsidRPr="00347FA3">
        <w:rPr>
          <w:rFonts w:ascii="Times New Roman" w:eastAsiaTheme="majorEastAsia" w:hAnsi="Times New Roman" w:cs="Times New Roman"/>
        </w:rPr>
        <w:t>…</w:t>
      </w:r>
      <w:proofErr w:type="gramEnd"/>
      <w:r w:rsidR="00100260" w:rsidRPr="00347FA3">
        <w:rPr>
          <w:rFonts w:ascii="Times New Roman" w:eastAsiaTheme="majorEastAsia" w:hAnsi="Times New Roman" w:cs="Times New Roman"/>
        </w:rPr>
        <w:t>不知該怎麼辦；「圖」，謀劃。</w:t>
      </w:r>
    </w:p>
  </w:footnote>
  <w:footnote w:id="6">
    <w:p w14:paraId="0F6D0F0A" w14:textId="7B7AC708" w:rsidR="006E7F69" w:rsidRPr="00347FA3" w:rsidRDefault="006E7F69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</w:t>
      </w:r>
      <w:proofErr w:type="gramStart"/>
      <w:r w:rsidRPr="00347FA3">
        <w:rPr>
          <w:rFonts w:ascii="Times New Roman" w:eastAsiaTheme="majorEastAsia" w:hAnsi="Times New Roman" w:cs="Times New Roman"/>
        </w:rPr>
        <w:t>本簡下文</w:t>
      </w:r>
      <w:proofErr w:type="gramEnd"/>
      <w:r w:rsidRPr="00347FA3">
        <w:rPr>
          <w:rFonts w:ascii="Times New Roman" w:eastAsiaTheme="majorEastAsia" w:hAnsi="Times New Roman" w:cs="Times New Roman"/>
        </w:rPr>
        <w:t>殘缺。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：殘缺</w:t>
      </w:r>
      <w:r w:rsidRPr="00347FA3">
        <w:rPr>
          <w:rFonts w:ascii="Times New Roman" w:eastAsiaTheme="majorEastAsia" w:hAnsi="Times New Roman" w:cs="Times New Roman"/>
        </w:rPr>
        <w:t>32</w:t>
      </w:r>
      <w:r w:rsidRPr="00347FA3">
        <w:rPr>
          <w:rFonts w:ascii="Times New Roman" w:eastAsiaTheme="majorEastAsia" w:hAnsi="Times New Roman" w:cs="Times New Roman"/>
        </w:rPr>
        <w:t>字。</w:t>
      </w:r>
    </w:p>
  </w:footnote>
  <w:footnote w:id="7">
    <w:p w14:paraId="36C1D644" w14:textId="6EE9B40F" w:rsidR="00E34A23" w:rsidRPr="00347FA3" w:rsidRDefault="00E34A23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CC0F1BA" wp14:editId="2972A3EC">
            <wp:extent cx="89757" cy="98968"/>
            <wp:effectExtent l="0" t="0" r="5715" b="0"/>
            <wp:docPr id="268586839" name="圖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9" cy="1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，整理</w:t>
      </w:r>
      <w:proofErr w:type="gramStart"/>
      <w:r w:rsidRPr="00347FA3">
        <w:rPr>
          <w:rFonts w:ascii="Times New Roman" w:eastAsiaTheme="majorEastAsia" w:hAnsi="Times New Roman" w:cs="Times New Roman"/>
        </w:rPr>
        <w:t>者隸定</w:t>
      </w:r>
      <w:proofErr w:type="gramEnd"/>
      <w:r w:rsidRPr="00347FA3">
        <w:rPr>
          <w:rFonts w:ascii="Times New Roman" w:eastAsiaTheme="majorEastAsia" w:hAnsi="Times New Roman" w:cs="Times New Roman"/>
        </w:rPr>
        <w:t>爲「既」。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高佑仁：開頭「既之」，首字不是「既」字，左半從「</w:t>
      </w:r>
      <w:proofErr w:type="gramStart"/>
      <w:r w:rsidRPr="00347FA3">
        <w:rPr>
          <w:rFonts w:ascii="Times New Roman" w:eastAsiaTheme="majorEastAsia" w:hAnsi="Times New Roman" w:cs="Times New Roman"/>
        </w:rPr>
        <w:t>歹</w:t>
      </w:r>
      <w:proofErr w:type="gramEnd"/>
      <w:r w:rsidRPr="00347FA3">
        <w:rPr>
          <w:rFonts w:ascii="Times New Roman" w:eastAsiaTheme="majorEastAsia" w:hAnsi="Times New Roman" w:cs="Times New Roman"/>
        </w:rPr>
        <w:t>」，從文義來看，這個</w:t>
      </w:r>
      <w:proofErr w:type="gramStart"/>
      <w:r w:rsidRPr="00347FA3">
        <w:rPr>
          <w:rFonts w:ascii="Times New Roman" w:eastAsiaTheme="majorEastAsia" w:hAnsi="Times New Roman" w:cs="Times New Roman"/>
        </w:rPr>
        <w:t>字跟死有關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  <w:r w:rsidR="00F75A3F" w:rsidRPr="00347FA3">
        <w:rPr>
          <w:rFonts w:ascii="Times New Roman" w:eastAsiaTheme="majorEastAsia" w:hAnsi="Times New Roman" w:cs="Times New Roman"/>
        </w:rPr>
        <w:t xml:space="preserve">/ </w:t>
      </w:r>
      <w:r w:rsidR="00F75A3F" w:rsidRPr="00347FA3">
        <w:rPr>
          <w:rFonts w:ascii="Times New Roman" w:eastAsiaTheme="majorEastAsia" w:hAnsi="Times New Roman" w:cs="Times New Roman"/>
        </w:rPr>
        <w:t>張峰：「既」讀「即」。</w:t>
      </w:r>
      <w:r w:rsidR="00F75A3F"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="00F75A3F" w:rsidRPr="00347FA3">
        <w:rPr>
          <w:rFonts w:ascii="Times New Roman" w:eastAsiaTheme="majorEastAsia" w:hAnsi="Times New Roman" w:cs="Times New Roman"/>
        </w:rPr>
        <w:t>侯乃峰</w:t>
      </w:r>
      <w:proofErr w:type="gramEnd"/>
      <w:r w:rsidR="00F75A3F" w:rsidRPr="00347FA3">
        <w:rPr>
          <w:rFonts w:ascii="Times New Roman" w:eastAsiaTheme="majorEastAsia" w:hAnsi="Times New Roman" w:cs="Times New Roman"/>
        </w:rPr>
        <w:t>：簡</w:t>
      </w:r>
      <w:r w:rsidR="00F75A3F" w:rsidRPr="00347FA3">
        <w:rPr>
          <w:rFonts w:ascii="Times New Roman" w:eastAsiaTheme="majorEastAsia" w:hAnsi="Times New Roman" w:cs="Times New Roman"/>
        </w:rPr>
        <w:t>2</w:t>
      </w:r>
      <w:r w:rsidR="00F75A3F" w:rsidRPr="00347FA3">
        <w:rPr>
          <w:rFonts w:ascii="Times New Roman" w:eastAsiaTheme="majorEastAsia" w:hAnsi="Times New Roman" w:cs="Times New Roman"/>
        </w:rPr>
        <w:t>首</w:t>
      </w:r>
      <w:proofErr w:type="gramStart"/>
      <w:r w:rsidR="00F75A3F" w:rsidRPr="00347FA3">
        <w:rPr>
          <w:rFonts w:ascii="Times New Roman" w:eastAsiaTheme="majorEastAsia" w:hAnsi="Times New Roman" w:cs="Times New Roman"/>
        </w:rPr>
        <w:t>字似當</w:t>
      </w:r>
      <w:proofErr w:type="gramEnd"/>
      <w:r w:rsidR="00F75A3F" w:rsidRPr="00347FA3">
        <w:rPr>
          <w:rFonts w:ascii="Times New Roman" w:eastAsiaTheme="majorEastAsia" w:hAnsi="Times New Roman" w:cs="Times New Roman"/>
        </w:rPr>
        <w:t>是「殜」，讀「世」，世襲。</w:t>
      </w:r>
    </w:p>
  </w:footnote>
  <w:footnote w:id="8">
    <w:p w14:paraId="17EE7DBA" w14:textId="5744EA56" w:rsidR="00F75A3F" w:rsidRPr="00347FA3" w:rsidRDefault="00F75A3F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</w:t>
      </w:r>
      <w:proofErr w:type="gramStart"/>
      <w:r w:rsidRPr="00347FA3">
        <w:rPr>
          <w:rFonts w:ascii="Times New Roman" w:eastAsiaTheme="majorEastAsia" w:hAnsi="Times New Roman" w:cs="Times New Roman"/>
        </w:rPr>
        <w:t>重文</w:t>
      </w:r>
      <w:proofErr w:type="gramEnd"/>
      <w:r w:rsidRPr="00347FA3">
        <w:rPr>
          <w:rFonts w:ascii="Times New Roman" w:eastAsiaTheme="majorEastAsia" w:hAnsi="Times New Roman" w:cs="Times New Roman"/>
        </w:rPr>
        <w:t>「子」，前者本字讀，後加逗號；後者讀「</w:t>
      </w:r>
      <w:proofErr w:type="gramStart"/>
      <w:r w:rsidRPr="00347FA3">
        <w:rPr>
          <w:rFonts w:ascii="Times New Roman" w:eastAsiaTheme="majorEastAsia" w:hAnsi="Times New Roman" w:cs="Times New Roman"/>
        </w:rPr>
        <w:t>嗣</w:t>
      </w:r>
      <w:proofErr w:type="gramEnd"/>
      <w:r w:rsidRPr="00347FA3">
        <w:rPr>
          <w:rFonts w:ascii="Times New Roman" w:eastAsiaTheme="majorEastAsia" w:hAnsi="Times New Roman" w:cs="Times New Roman"/>
        </w:rPr>
        <w:t>」，爲「繼續」、「繼承」之意。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高榮鴻：季旭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讀書會以為「子」</w:t>
      </w:r>
      <w:proofErr w:type="gramStart"/>
      <w:r w:rsidRPr="00347FA3">
        <w:rPr>
          <w:rFonts w:ascii="Times New Roman" w:eastAsiaTheme="majorEastAsia" w:hAnsi="Times New Roman" w:cs="Times New Roman"/>
        </w:rPr>
        <w:t>皆專指</w:t>
      </w:r>
      <w:proofErr w:type="gramEnd"/>
      <w:r w:rsidRPr="00347FA3">
        <w:rPr>
          <w:rFonts w:ascii="Times New Roman" w:eastAsiaTheme="majorEastAsia" w:hAnsi="Times New Roman" w:cs="Times New Roman"/>
        </w:rPr>
        <w:t>國君之子。這種可能性較大。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：前一「子」後加句號。後一「子」後加逗號。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侯乃峰</w:t>
      </w:r>
      <w:proofErr w:type="gramEnd"/>
      <w:r w:rsidRPr="00347FA3">
        <w:rPr>
          <w:rFonts w:ascii="Times New Roman" w:eastAsiaTheme="majorEastAsia" w:hAnsi="Times New Roman" w:cs="Times New Roman"/>
        </w:rPr>
        <w:t>：</w:t>
      </w:r>
      <w:proofErr w:type="gramStart"/>
      <w:r w:rsidRPr="00347FA3">
        <w:rPr>
          <w:rFonts w:ascii="Times New Roman" w:eastAsiaTheme="majorEastAsia" w:hAnsi="Times New Roman" w:cs="Times New Roman"/>
        </w:rPr>
        <w:t>張舒以為</w:t>
      </w:r>
      <w:proofErr w:type="gramEnd"/>
      <w:r w:rsidRPr="00347FA3">
        <w:rPr>
          <w:rFonts w:ascii="Times New Roman" w:eastAsiaTheme="majorEastAsia" w:hAnsi="Times New Roman" w:cs="Times New Roman"/>
        </w:rPr>
        <w:t>「子」指兒子，簡文大意是「以其兒子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05D00AA" wp14:editId="4AEF3EB1">
            <wp:extent cx="78538" cy="124947"/>
            <wp:effectExtent l="0" t="0" r="0" b="8890"/>
            <wp:docPr id="18332764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76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195" cy="13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。兒子，是其分身。現在讓兒子拜之為師，您的抉擇很慎重了」，似乎是在討論對下一代的教育問題，對話者不可能是「史</w:t>
      </w:r>
      <w:proofErr w:type="gramStart"/>
      <w:r w:rsidRPr="00347FA3">
        <w:rPr>
          <w:rFonts w:ascii="Times New Roman" w:eastAsiaTheme="majorEastAsia" w:hAnsi="Times New Roman" w:cs="Times New Roman"/>
        </w:rPr>
        <w:t>籀</w:t>
      </w:r>
      <w:proofErr w:type="gramEnd"/>
      <w:r w:rsidRPr="00347FA3">
        <w:rPr>
          <w:rFonts w:ascii="Times New Roman" w:eastAsiaTheme="majorEastAsia" w:hAnsi="Times New Roman" w:cs="Times New Roman"/>
        </w:rPr>
        <w:t>」及孔子中的一個。</w:t>
      </w:r>
    </w:p>
  </w:footnote>
  <w:footnote w:id="9">
    <w:p w14:paraId="1B38F1A3" w14:textId="27FE172C" w:rsidR="001851A0" w:rsidRPr="00347FA3" w:rsidRDefault="001851A0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海天</w:t>
      </w:r>
      <w:proofErr w:type="gramStart"/>
      <w:r w:rsidRPr="00347FA3">
        <w:rPr>
          <w:rFonts w:ascii="Times New Roman" w:eastAsiaTheme="majorEastAsia" w:hAnsi="Times New Roman" w:cs="Times New Roman"/>
        </w:rPr>
        <w:t>游蹤</w:t>
      </w:r>
      <w:proofErr w:type="gramEnd"/>
      <w:r w:rsidRPr="00347FA3">
        <w:rPr>
          <w:rFonts w:ascii="Times New Roman" w:eastAsiaTheme="majorEastAsia" w:hAnsi="Times New Roman" w:cs="Times New Roman"/>
        </w:rPr>
        <w:t>：「身」讀「信」。</w:t>
      </w:r>
      <w:r w:rsidRPr="00347FA3">
        <w:rPr>
          <w:rFonts w:ascii="Times New Roman" w:eastAsiaTheme="majorEastAsia" w:hAnsi="Times New Roman" w:cs="Times New Roman"/>
        </w:rPr>
        <w:t xml:space="preserve">/  </w:t>
      </w:r>
      <w:r w:rsidRPr="00347FA3">
        <w:rPr>
          <w:rFonts w:ascii="Times New Roman" w:eastAsiaTheme="majorEastAsia" w:hAnsi="Times New Roman" w:cs="Times New Roman"/>
        </w:rPr>
        <w:t>高佑仁：釋「弍」。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賴怡璇：高佑仁以為「身之二」讀為「仁之忒」</w:t>
      </w:r>
      <w:r w:rsidR="00F75A3F" w:rsidRPr="00347FA3">
        <w:rPr>
          <w:rFonts w:ascii="Times New Roman" w:eastAsiaTheme="majorEastAsia" w:hAnsi="Times New Roman" w:cs="Times New Roman"/>
        </w:rPr>
        <w:t>，不然。</w:t>
      </w:r>
      <w:r w:rsidRPr="00347FA3">
        <w:rPr>
          <w:rFonts w:ascii="Times New Roman" w:eastAsiaTheme="majorEastAsia" w:hAnsi="Times New Roman" w:cs="Times New Roman"/>
        </w:rPr>
        <w:t>「其」</w:t>
      </w:r>
      <w:proofErr w:type="gramStart"/>
      <w:r w:rsidRPr="00347FA3">
        <w:rPr>
          <w:rFonts w:ascii="Times New Roman" w:eastAsiaTheme="majorEastAsia" w:hAnsi="Times New Roman" w:cs="Times New Roman"/>
        </w:rPr>
        <w:t>指代國君</w:t>
      </w:r>
      <w:proofErr w:type="gramEnd"/>
      <w:r w:rsidRPr="00347FA3">
        <w:rPr>
          <w:rFonts w:ascii="Times New Roman" w:eastAsiaTheme="majorEastAsia" w:hAnsi="Times New Roman" w:cs="Times New Roman"/>
        </w:rPr>
        <w:t>。「身」指國君之身。。</w:t>
      </w:r>
    </w:p>
  </w:footnote>
  <w:footnote w:id="10">
    <w:p w14:paraId="3228B14E" w14:textId="4B5B96DA" w:rsidR="00E34A23" w:rsidRPr="00347FA3" w:rsidRDefault="00E34A23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="001851A0" w:rsidRPr="00347FA3">
        <w:rPr>
          <w:rFonts w:ascii="Times New Roman" w:eastAsiaTheme="majorEastAsia" w:hAnsi="Times New Roman" w:cs="Times New Roman"/>
        </w:rPr>
        <w:t>整理者：「</w:t>
      </w:r>
      <w:r w:rsidR="001851A0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9C93EAF" wp14:editId="787686E7">
            <wp:extent cx="117060" cy="106871"/>
            <wp:effectExtent l="0" t="0" r="0" b="7620"/>
            <wp:docPr id="1704566303" name="圖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27" cy="111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51A0" w:rsidRPr="00347FA3">
        <w:rPr>
          <w:rFonts w:ascii="Times New Roman" w:eastAsiaTheme="majorEastAsia" w:hAnsi="Times New Roman" w:cs="Times New Roman"/>
        </w:rPr>
        <w:t>」</w:t>
      </w:r>
      <w:proofErr w:type="gramStart"/>
      <w:r w:rsidR="001851A0" w:rsidRPr="00347FA3">
        <w:rPr>
          <w:rFonts w:ascii="Times New Roman" w:eastAsiaTheme="majorEastAsia" w:hAnsi="Times New Roman" w:cs="Times New Roman"/>
        </w:rPr>
        <w:t>隸定</w:t>
      </w:r>
      <w:proofErr w:type="gramEnd"/>
      <w:r w:rsidR="001851A0" w:rsidRPr="00347FA3">
        <w:rPr>
          <w:rFonts w:ascii="Times New Roman" w:eastAsiaTheme="majorEastAsia" w:hAnsi="Times New Roman" w:cs="Times New Roman"/>
        </w:rPr>
        <w:t>爲「或」，讀爲「惑」。此</w:t>
      </w:r>
      <w:proofErr w:type="gramStart"/>
      <w:r w:rsidR="001851A0" w:rsidRPr="00347FA3">
        <w:rPr>
          <w:rFonts w:ascii="Times New Roman" w:eastAsiaTheme="majorEastAsia" w:hAnsi="Times New Roman" w:cs="Times New Roman"/>
        </w:rPr>
        <w:t>句斷讀</w:t>
      </w:r>
      <w:proofErr w:type="gramEnd"/>
      <w:r w:rsidR="001851A0" w:rsidRPr="00347FA3">
        <w:rPr>
          <w:rFonts w:ascii="Times New Roman" w:eastAsiaTheme="majorEastAsia" w:hAnsi="Times New Roman" w:cs="Times New Roman"/>
        </w:rPr>
        <w:t>爲：「子（</w:t>
      </w:r>
      <w:proofErr w:type="gramStart"/>
      <w:r w:rsidR="001851A0" w:rsidRPr="00347FA3">
        <w:rPr>
          <w:rFonts w:ascii="Times New Roman" w:eastAsiaTheme="majorEastAsia" w:hAnsi="Times New Roman" w:cs="Times New Roman"/>
        </w:rPr>
        <w:t>嗣</w:t>
      </w:r>
      <w:proofErr w:type="gramEnd"/>
      <w:r w:rsidR="001851A0" w:rsidRPr="00347FA3">
        <w:rPr>
          <w:rFonts w:ascii="Times New Roman" w:eastAsiaTheme="majorEastAsia" w:hAnsi="Times New Roman" w:cs="Times New Roman"/>
        </w:rPr>
        <w:t>）</w:t>
      </w:r>
      <w:proofErr w:type="gramStart"/>
      <w:r w:rsidR="001851A0" w:rsidRPr="00347FA3">
        <w:rPr>
          <w:rFonts w:ascii="Times New Roman" w:eastAsiaTheme="majorEastAsia" w:hAnsi="Times New Roman" w:cs="Times New Roman"/>
        </w:rPr>
        <w:t>亓</w:t>
      </w:r>
      <w:proofErr w:type="gramEnd"/>
      <w:r w:rsidR="001851A0" w:rsidRPr="00347FA3">
        <w:rPr>
          <w:rFonts w:ascii="Times New Roman" w:eastAsiaTheme="majorEastAsia" w:hAnsi="Times New Roman" w:cs="Times New Roman"/>
        </w:rPr>
        <w:t>（其）身之，或（惑）也」。</w:t>
      </w:r>
      <w:r w:rsidR="001851A0" w:rsidRPr="00347FA3">
        <w:rPr>
          <w:rFonts w:ascii="Times New Roman" w:eastAsiaTheme="majorEastAsia" w:hAnsi="Times New Roman" w:cs="Times New Roman"/>
        </w:rPr>
        <w:t xml:space="preserve">/ </w:t>
      </w:r>
      <w:proofErr w:type="spellStart"/>
      <w:r w:rsidR="001851A0" w:rsidRPr="00347FA3">
        <w:rPr>
          <w:rFonts w:ascii="Times New Roman" w:eastAsiaTheme="majorEastAsia" w:hAnsi="Times New Roman" w:cs="Times New Roman"/>
        </w:rPr>
        <w:t>Youren</w:t>
      </w:r>
      <w:proofErr w:type="spellEnd"/>
      <w:r w:rsidR="001851A0" w:rsidRPr="00347FA3">
        <w:rPr>
          <w:rFonts w:ascii="Times New Roman" w:eastAsiaTheme="majorEastAsia" w:hAnsi="Times New Roman" w:cs="Times New Roman"/>
        </w:rPr>
        <w:t>：「或」就字形當以釋「弍」為妥。</w:t>
      </w:r>
      <w:proofErr w:type="gramStart"/>
      <w:r w:rsidR="001851A0" w:rsidRPr="00347FA3">
        <w:rPr>
          <w:rFonts w:ascii="Times New Roman" w:eastAsiaTheme="majorEastAsia" w:hAnsi="Times New Roman" w:cs="Times New Roman"/>
        </w:rPr>
        <w:t>此句似可讀</w:t>
      </w:r>
      <w:proofErr w:type="gramEnd"/>
      <w:r w:rsidR="001851A0" w:rsidRPr="00347FA3">
        <w:rPr>
          <w:rFonts w:ascii="Times New Roman" w:eastAsiaTheme="majorEastAsia" w:hAnsi="Times New Roman" w:cs="Times New Roman"/>
        </w:rPr>
        <w:t>為「子其身（信）之；</w:t>
      </w:r>
      <w:proofErr w:type="gramStart"/>
      <w:r w:rsidR="001851A0" w:rsidRPr="00347FA3">
        <w:rPr>
          <w:rFonts w:ascii="Times New Roman" w:eastAsiaTheme="majorEastAsia" w:hAnsi="Times New Roman" w:cs="Times New Roman"/>
        </w:rPr>
        <w:t>惑也</w:t>
      </w:r>
      <w:proofErr w:type="gramEnd"/>
      <w:r w:rsidR="001851A0" w:rsidRPr="00347FA3">
        <w:rPr>
          <w:rFonts w:ascii="Times New Roman" w:eastAsiaTheme="majorEastAsia" w:hAnsi="Times New Roman" w:cs="Times New Roman"/>
        </w:rPr>
        <w:t>」。</w:t>
      </w:r>
      <w:r w:rsidR="001851A0" w:rsidRPr="00347FA3">
        <w:rPr>
          <w:rFonts w:ascii="Times New Roman" w:eastAsiaTheme="majorEastAsia" w:hAnsi="Times New Roman" w:cs="Times New Roman"/>
        </w:rPr>
        <w:t xml:space="preserve">/ </w:t>
      </w:r>
      <w:r w:rsidR="001851A0" w:rsidRPr="00347FA3">
        <w:rPr>
          <w:rFonts w:ascii="Times New Roman" w:eastAsiaTheme="majorEastAsia" w:hAnsi="Times New Roman" w:cs="Times New Roman"/>
        </w:rPr>
        <w:t>無語：釋「弍」之說可信，此種寫法的「弍」見於郭店簡以及《說文》古文。「弍」即「貳」字。此</w:t>
      </w:r>
      <w:proofErr w:type="gramStart"/>
      <w:r w:rsidR="001851A0" w:rsidRPr="00347FA3">
        <w:rPr>
          <w:rFonts w:ascii="Times New Roman" w:eastAsiaTheme="majorEastAsia" w:hAnsi="Times New Roman" w:cs="Times New Roman"/>
        </w:rPr>
        <w:t>句應斷讀作</w:t>
      </w:r>
      <w:proofErr w:type="gramEnd"/>
      <w:r w:rsidR="001851A0" w:rsidRPr="00347FA3">
        <w:rPr>
          <w:rFonts w:ascii="Times New Roman" w:eastAsiaTheme="majorEastAsia" w:hAnsi="Times New Roman" w:cs="Times New Roman"/>
        </w:rPr>
        <w:t>「子，其身</w:t>
      </w:r>
      <w:proofErr w:type="gramStart"/>
      <w:r w:rsidR="001851A0" w:rsidRPr="00347FA3">
        <w:rPr>
          <w:rFonts w:ascii="Times New Roman" w:eastAsiaTheme="majorEastAsia" w:hAnsi="Times New Roman" w:cs="Times New Roman"/>
        </w:rPr>
        <w:t>之貳也</w:t>
      </w:r>
      <w:proofErr w:type="gramEnd"/>
      <w:r w:rsidR="001851A0" w:rsidRPr="00347FA3">
        <w:rPr>
          <w:rFonts w:ascii="Times New Roman" w:eastAsiaTheme="majorEastAsia" w:hAnsi="Times New Roman" w:cs="Times New Roman"/>
        </w:rPr>
        <w:t>」。《左傳》文公十六年「子，身</w:t>
      </w:r>
      <w:proofErr w:type="gramStart"/>
      <w:r w:rsidR="001851A0" w:rsidRPr="00347FA3">
        <w:rPr>
          <w:rFonts w:ascii="Times New Roman" w:eastAsiaTheme="majorEastAsia" w:hAnsi="Times New Roman" w:cs="Times New Roman"/>
        </w:rPr>
        <w:t>之貳也</w:t>
      </w:r>
      <w:proofErr w:type="gramEnd"/>
      <w:r w:rsidR="001851A0" w:rsidRPr="00347FA3">
        <w:rPr>
          <w:rFonts w:ascii="Times New Roman" w:eastAsiaTheme="majorEastAsia" w:hAnsi="Times New Roman" w:cs="Times New Roman"/>
        </w:rPr>
        <w:t>」。</w:t>
      </w:r>
      <w:r w:rsidR="00F75A3F" w:rsidRPr="00347FA3">
        <w:rPr>
          <w:rFonts w:ascii="Times New Roman" w:eastAsiaTheme="majorEastAsia" w:hAnsi="Times New Roman" w:cs="Times New Roman"/>
        </w:rPr>
        <w:t xml:space="preserve">/ </w:t>
      </w:r>
      <w:r w:rsidR="00F75A3F" w:rsidRPr="00347FA3">
        <w:rPr>
          <w:rFonts w:ascii="Times New Roman" w:eastAsiaTheme="majorEastAsia" w:hAnsi="Times New Roman" w:cs="Times New Roman"/>
        </w:rPr>
        <w:t>蘇建洲：「子其身之，</w:t>
      </w:r>
      <w:proofErr w:type="gramStart"/>
      <w:r w:rsidR="00F75A3F" w:rsidRPr="00347FA3">
        <w:rPr>
          <w:rFonts w:ascii="Times New Roman" w:eastAsiaTheme="majorEastAsia" w:hAnsi="Times New Roman" w:cs="Times New Roman"/>
        </w:rPr>
        <w:t>惑也</w:t>
      </w:r>
      <w:proofErr w:type="gramEnd"/>
      <w:r w:rsidR="00F75A3F" w:rsidRPr="00347FA3">
        <w:rPr>
          <w:rFonts w:ascii="Times New Roman" w:eastAsiaTheme="majorEastAsia" w:hAnsi="Times New Roman" w:cs="Times New Roman"/>
        </w:rPr>
        <w:t>」似可讀為「子其信之，</w:t>
      </w:r>
      <w:proofErr w:type="gramStart"/>
      <w:r w:rsidR="00F75A3F" w:rsidRPr="00347FA3">
        <w:rPr>
          <w:rFonts w:ascii="Times New Roman" w:eastAsiaTheme="majorEastAsia" w:hAnsi="Times New Roman" w:cs="Times New Roman"/>
        </w:rPr>
        <w:t>惑也</w:t>
      </w:r>
      <w:proofErr w:type="gramEnd"/>
      <w:r w:rsidR="00F75A3F" w:rsidRPr="00347FA3">
        <w:rPr>
          <w:rFonts w:ascii="Times New Roman" w:eastAsiaTheme="majorEastAsia" w:hAnsi="Times New Roman" w:cs="Times New Roman"/>
        </w:rPr>
        <w:t>」。</w:t>
      </w:r>
      <w:r w:rsidR="00F75A3F" w:rsidRPr="00347FA3">
        <w:rPr>
          <w:rFonts w:ascii="Times New Roman" w:eastAsiaTheme="majorEastAsia" w:hAnsi="Times New Roman" w:cs="Times New Roman"/>
        </w:rPr>
        <w:t xml:space="preserve">/ </w:t>
      </w:r>
      <w:r w:rsidR="00F75A3F" w:rsidRPr="00347FA3">
        <w:rPr>
          <w:rFonts w:ascii="Times New Roman" w:eastAsiaTheme="majorEastAsia" w:hAnsi="Times New Roman" w:cs="Times New Roman"/>
        </w:rPr>
        <w:t>俞紹宏、張青松：「貳」</w:t>
      </w:r>
      <w:proofErr w:type="gramStart"/>
      <w:r w:rsidR="00F75A3F" w:rsidRPr="00347FA3">
        <w:rPr>
          <w:rFonts w:ascii="Times New Roman" w:eastAsiaTheme="majorEastAsia" w:hAnsi="Times New Roman" w:cs="Times New Roman"/>
        </w:rPr>
        <w:t>可參無語</w:t>
      </w:r>
      <w:proofErr w:type="gramEnd"/>
      <w:r w:rsidR="00F75A3F" w:rsidRPr="00347FA3">
        <w:rPr>
          <w:rFonts w:ascii="Times New Roman" w:eastAsiaTheme="majorEastAsia" w:hAnsi="Times New Roman" w:cs="Times New Roman"/>
        </w:rPr>
        <w:t>說。《說文》：「</w:t>
      </w:r>
      <w:proofErr w:type="gramStart"/>
      <w:r w:rsidR="00F75A3F" w:rsidRPr="00347FA3">
        <w:rPr>
          <w:rFonts w:ascii="Times New Roman" w:eastAsiaTheme="majorEastAsia" w:hAnsi="Times New Roman" w:cs="Times New Roman"/>
        </w:rPr>
        <w:t>貳</w:t>
      </w:r>
      <w:proofErr w:type="gramEnd"/>
      <w:r w:rsidR="00F75A3F" w:rsidRPr="00347FA3">
        <w:rPr>
          <w:rFonts w:ascii="Times New Roman" w:eastAsiaTheme="majorEastAsia" w:hAnsi="Times New Roman" w:cs="Times New Roman"/>
        </w:rPr>
        <w:t>，副、益也。」簡文「子，其身</w:t>
      </w:r>
      <w:proofErr w:type="gramStart"/>
      <w:r w:rsidR="00F75A3F" w:rsidRPr="00347FA3">
        <w:rPr>
          <w:rFonts w:ascii="Times New Roman" w:eastAsiaTheme="majorEastAsia" w:hAnsi="Times New Roman" w:cs="Times New Roman"/>
        </w:rPr>
        <w:t>之貳也</w:t>
      </w:r>
      <w:proofErr w:type="gramEnd"/>
      <w:r w:rsidR="00F75A3F" w:rsidRPr="00347FA3">
        <w:rPr>
          <w:rFonts w:ascii="Times New Roman" w:eastAsiaTheme="majorEastAsia" w:hAnsi="Times New Roman" w:cs="Times New Roman"/>
        </w:rPr>
        <w:t>」，</w:t>
      </w:r>
      <w:proofErr w:type="gramStart"/>
      <w:r w:rsidR="00F75A3F" w:rsidRPr="00347FA3">
        <w:rPr>
          <w:rFonts w:ascii="Times New Roman" w:eastAsiaTheme="majorEastAsia" w:hAnsi="Times New Roman" w:cs="Times New Roman"/>
        </w:rPr>
        <w:t>意即子為</w:t>
      </w:r>
      <w:proofErr w:type="gramEnd"/>
      <w:r w:rsidR="00F75A3F" w:rsidRPr="00347FA3">
        <w:rPr>
          <w:rFonts w:ascii="Times New Roman" w:eastAsiaTheme="majorEastAsia" w:hAnsi="Times New Roman" w:cs="Times New Roman"/>
        </w:rPr>
        <w:t>父之副，也就是現在</w:t>
      </w:r>
      <w:proofErr w:type="gramStart"/>
      <w:r w:rsidR="00F75A3F" w:rsidRPr="00347FA3">
        <w:rPr>
          <w:rFonts w:ascii="Times New Roman" w:eastAsiaTheme="majorEastAsia" w:hAnsi="Times New Roman" w:cs="Times New Roman"/>
        </w:rPr>
        <w:t>所說的某某</w:t>
      </w:r>
      <w:proofErr w:type="gramEnd"/>
      <w:r w:rsidR="00F75A3F" w:rsidRPr="00347FA3">
        <w:rPr>
          <w:rFonts w:ascii="Times New Roman" w:eastAsiaTheme="majorEastAsia" w:hAnsi="Times New Roman" w:cs="Times New Roman"/>
        </w:rPr>
        <w:t>兒子是其父親的翻版。</w:t>
      </w:r>
    </w:p>
  </w:footnote>
  <w:footnote w:id="11">
    <w:p w14:paraId="706671A5" w14:textId="6B506285" w:rsidR="00F75A3F" w:rsidRPr="00347FA3" w:rsidRDefault="00F75A3F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整理者：「含」讀「今」，簡文多用作「今」。</w:t>
      </w:r>
      <w:proofErr w:type="gramStart"/>
      <w:r w:rsidRPr="00347FA3">
        <w:rPr>
          <w:rFonts w:ascii="Times New Roman" w:eastAsiaTheme="majorEastAsia" w:hAnsi="Times New Roman" w:cs="Times New Roman"/>
        </w:rPr>
        <w:t>郭店楚簡《語叢一》</w:t>
      </w:r>
      <w:proofErr w:type="gramEnd"/>
      <w:r w:rsidRPr="00347FA3">
        <w:rPr>
          <w:rFonts w:ascii="Times New Roman" w:eastAsiaTheme="majorEastAsia" w:hAnsi="Times New Roman" w:cs="Times New Roman"/>
        </w:rPr>
        <w:t>第</w:t>
      </w:r>
      <w:r w:rsidRPr="00347FA3">
        <w:rPr>
          <w:rFonts w:ascii="Times New Roman" w:eastAsiaTheme="majorEastAsia" w:hAnsi="Times New Roman" w:cs="Times New Roman"/>
        </w:rPr>
        <w:t>41</w:t>
      </w:r>
      <w:r w:rsidRPr="00347FA3">
        <w:rPr>
          <w:rFonts w:ascii="Times New Roman" w:eastAsiaTheme="majorEastAsia" w:hAnsi="Times New Roman" w:cs="Times New Roman"/>
        </w:rPr>
        <w:t>簡：「《春秋》所以</w:t>
      </w:r>
      <w:proofErr w:type="gramStart"/>
      <w:r w:rsidRPr="00347FA3">
        <w:rPr>
          <w:rFonts w:ascii="Times New Roman" w:eastAsiaTheme="majorEastAsia" w:hAnsi="Times New Roman" w:cs="Times New Roman"/>
        </w:rPr>
        <w:t>會古含</w:t>
      </w:r>
      <w:proofErr w:type="gramEnd"/>
      <w:r w:rsidRPr="00347FA3">
        <w:rPr>
          <w:rFonts w:ascii="Times New Roman" w:eastAsiaTheme="majorEastAsia" w:hAnsi="Times New Roman" w:cs="Times New Roman"/>
        </w:rPr>
        <w:t>（今）之事也。」</w:t>
      </w:r>
    </w:p>
  </w:footnote>
  <w:footnote w:id="12">
    <w:p w14:paraId="6DBDB870" w14:textId="4F789969" w:rsidR="00F75A3F" w:rsidRPr="00347FA3" w:rsidRDefault="00F75A3F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</w:t>
      </w:r>
      <w:r w:rsidR="003606DF" w:rsidRPr="00347FA3">
        <w:rPr>
          <w:rFonts w:ascii="Times New Roman" w:eastAsiaTheme="majorEastAsia" w:hAnsi="Times New Roman" w:cs="Times New Roman"/>
        </w:rPr>
        <w:t>「</w:t>
      </w:r>
      <w:r w:rsidR="003606DF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85FA82E" wp14:editId="4855E78C">
            <wp:extent cx="78538" cy="75830"/>
            <wp:effectExtent l="0" t="0" r="0" b="635"/>
            <wp:docPr id="17938143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8723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82092" cy="7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6DF" w:rsidRPr="00347FA3">
        <w:rPr>
          <w:rFonts w:ascii="Times New Roman" w:eastAsiaTheme="majorEastAsia" w:hAnsi="Times New Roman" w:cs="Times New Roman"/>
        </w:rPr>
        <w:t>」隸</w:t>
      </w:r>
      <w:r w:rsidRPr="00347FA3">
        <w:rPr>
          <w:rFonts w:ascii="Times New Roman" w:eastAsiaTheme="majorEastAsia" w:hAnsi="Times New Roman" w:cs="Times New Roman"/>
        </w:rPr>
        <w:t>「吏」</w:t>
      </w:r>
      <w:r w:rsidR="003606DF" w:rsidRPr="00347FA3">
        <w:rPr>
          <w:rFonts w:ascii="Times New Roman" w:eastAsiaTheme="majorEastAsia" w:hAnsi="Times New Roman" w:cs="Times New Roman"/>
        </w:rPr>
        <w:t>，讀</w:t>
      </w:r>
      <w:r w:rsidRPr="00347FA3">
        <w:rPr>
          <w:rFonts w:ascii="Times New Roman" w:eastAsiaTheme="majorEastAsia" w:hAnsi="Times New Roman" w:cs="Times New Roman"/>
        </w:rPr>
        <w:t>「使」。</w:t>
      </w:r>
      <w:proofErr w:type="gramStart"/>
      <w:r w:rsidRPr="00347FA3">
        <w:rPr>
          <w:rFonts w:ascii="Times New Roman" w:eastAsiaTheme="majorEastAsia" w:hAnsi="Times New Roman" w:cs="Times New Roman"/>
        </w:rPr>
        <w:t>《左傳》襄公三十年</w:t>
      </w:r>
      <w:proofErr w:type="gramEnd"/>
      <w:r w:rsidRPr="00347FA3">
        <w:rPr>
          <w:rFonts w:ascii="Times New Roman" w:eastAsiaTheme="majorEastAsia" w:hAnsi="Times New Roman" w:cs="Times New Roman"/>
        </w:rPr>
        <w:t>「</w:t>
      </w:r>
      <w:proofErr w:type="gramStart"/>
      <w:r w:rsidRPr="00347FA3">
        <w:rPr>
          <w:rFonts w:ascii="Times New Roman" w:eastAsiaTheme="majorEastAsia" w:hAnsi="Times New Roman" w:cs="Times New Roman"/>
        </w:rPr>
        <w:t>吏走間諸朝</w:t>
      </w:r>
      <w:proofErr w:type="gramEnd"/>
      <w:r w:rsidRPr="00347FA3">
        <w:rPr>
          <w:rFonts w:ascii="Times New Roman" w:eastAsiaTheme="majorEastAsia" w:hAnsi="Times New Roman" w:cs="Times New Roman"/>
        </w:rPr>
        <w:t>」，《釋文》「吏」作「使」，王肅本作「吏」，《正義》「</w:t>
      </w:r>
      <w:proofErr w:type="gramStart"/>
      <w:r w:rsidRPr="00347FA3">
        <w:rPr>
          <w:rFonts w:ascii="Times New Roman" w:eastAsiaTheme="majorEastAsia" w:hAnsi="Times New Roman" w:cs="Times New Roman"/>
        </w:rPr>
        <w:t>俗本吏作使</w:t>
      </w:r>
      <w:proofErr w:type="gramEnd"/>
      <w:r w:rsidRPr="00347FA3">
        <w:rPr>
          <w:rFonts w:ascii="Times New Roman" w:eastAsiaTheme="majorEastAsia" w:hAnsi="Times New Roman" w:cs="Times New Roman"/>
        </w:rPr>
        <w:t>。」《國語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周語中》「至</w:t>
      </w:r>
      <w:proofErr w:type="gramStart"/>
      <w:r w:rsidRPr="00347FA3">
        <w:rPr>
          <w:rFonts w:ascii="Times New Roman" w:eastAsiaTheme="majorEastAsia" w:hAnsi="Times New Roman" w:cs="Times New Roman"/>
        </w:rPr>
        <w:t>于王吏則皆</w:t>
      </w:r>
      <w:proofErr w:type="gramEnd"/>
      <w:r w:rsidRPr="00347FA3">
        <w:rPr>
          <w:rFonts w:ascii="Times New Roman" w:eastAsiaTheme="majorEastAsia" w:hAnsi="Times New Roman" w:cs="Times New Roman"/>
        </w:rPr>
        <w:t>官正莅事」，《補音》吏作使。</w:t>
      </w:r>
    </w:p>
  </w:footnote>
  <w:footnote w:id="13">
    <w:p w14:paraId="1DBC94A0" w14:textId="760B6403" w:rsidR="00F75A3F" w:rsidRPr="00347FA3" w:rsidRDefault="00F75A3F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整理者：「帀」，簡文用作「師」。</w:t>
      </w:r>
      <w:proofErr w:type="gramStart"/>
      <w:r w:rsidRPr="00347FA3">
        <w:rPr>
          <w:rFonts w:ascii="Times New Roman" w:eastAsiaTheme="majorEastAsia" w:hAnsi="Times New Roman" w:cs="Times New Roman"/>
        </w:rPr>
        <w:t>上博簡</w:t>
      </w:r>
      <w:proofErr w:type="gramEnd"/>
      <w:r w:rsidRPr="00347FA3">
        <w:rPr>
          <w:rFonts w:ascii="Times New Roman" w:eastAsiaTheme="majorEastAsia" w:hAnsi="Times New Roman" w:cs="Times New Roman"/>
        </w:rPr>
        <w:t>三《周易》第</w:t>
      </w:r>
      <w:r w:rsidRPr="00347FA3">
        <w:rPr>
          <w:rFonts w:ascii="Times New Roman" w:eastAsiaTheme="majorEastAsia" w:hAnsi="Times New Roman" w:cs="Times New Roman"/>
        </w:rPr>
        <w:t>7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13</w:t>
      </w:r>
      <w:r w:rsidRPr="00347FA3">
        <w:rPr>
          <w:rFonts w:ascii="Times New Roman" w:eastAsiaTheme="majorEastAsia" w:hAnsi="Times New Roman" w:cs="Times New Roman"/>
        </w:rPr>
        <w:t>簡的「</w:t>
      </w:r>
      <w:proofErr w:type="gramStart"/>
      <w:r w:rsidRPr="00347FA3">
        <w:rPr>
          <w:rFonts w:ascii="Times New Roman" w:eastAsiaTheme="majorEastAsia" w:hAnsi="Times New Roman" w:cs="Times New Roman"/>
        </w:rPr>
        <w:t>匝出以聿</w:t>
      </w:r>
      <w:proofErr w:type="gramEnd"/>
      <w:r w:rsidRPr="00347FA3">
        <w:rPr>
          <w:rFonts w:ascii="Times New Roman" w:eastAsiaTheme="majorEastAsia" w:hAnsi="Times New Roman" w:cs="Times New Roman"/>
        </w:rPr>
        <w:t>（律）」、「才（在）帀中吉」、「可用行帀征邦」的匝，皆讀爲「師」。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：「子」指太子，</w:t>
      </w:r>
      <w:proofErr w:type="gramStart"/>
      <w:r w:rsidRPr="00347FA3">
        <w:rPr>
          <w:rFonts w:ascii="Times New Roman" w:eastAsiaTheme="majorEastAsia" w:hAnsi="Times New Roman" w:cs="Times New Roman"/>
        </w:rPr>
        <w:t>譯讀</w:t>
      </w:r>
      <w:proofErr w:type="gramEnd"/>
      <w:r w:rsidRPr="00347FA3">
        <w:rPr>
          <w:rFonts w:ascii="Times New Roman" w:eastAsiaTheme="majorEastAsia" w:hAnsi="Times New Roman" w:cs="Times New Roman"/>
        </w:rPr>
        <w:t>：「今日派遣他去學習」。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羅</w:t>
      </w:r>
      <w:proofErr w:type="gramStart"/>
      <w:r w:rsidRPr="00347FA3">
        <w:rPr>
          <w:rFonts w:ascii="Times New Roman" w:eastAsiaTheme="majorEastAsia" w:hAnsi="Times New Roman" w:cs="Times New Roman"/>
        </w:rPr>
        <w:t>運環：</w:t>
      </w:r>
      <w:proofErr w:type="gramEnd"/>
      <w:r w:rsidRPr="00347FA3">
        <w:rPr>
          <w:rFonts w:ascii="Times New Roman" w:eastAsiaTheme="majorEastAsia" w:hAnsi="Times New Roman" w:cs="Times New Roman"/>
        </w:rPr>
        <w:t>「子」指「史蒥」。「師」名詞兼動詞，以爲老師；「之」代指太子。</w:t>
      </w:r>
      <w:proofErr w:type="gramStart"/>
      <w:r w:rsidRPr="00347FA3">
        <w:rPr>
          <w:rFonts w:ascii="Times New Roman" w:eastAsiaTheme="majorEastAsia" w:hAnsi="Times New Roman" w:cs="Times New Roman"/>
        </w:rPr>
        <w:t>譯讀</w:t>
      </w:r>
      <w:proofErr w:type="gramEnd"/>
      <w:r w:rsidRPr="00347FA3">
        <w:rPr>
          <w:rFonts w:ascii="Times New Roman" w:eastAsiaTheme="majorEastAsia" w:hAnsi="Times New Roman" w:cs="Times New Roman"/>
        </w:rPr>
        <w:t>：現在</w:t>
      </w:r>
      <w:r w:rsidRPr="00347FA3">
        <w:rPr>
          <w:rFonts w:ascii="Times New Roman" w:eastAsiaTheme="majorEastAsia" w:hAnsi="Times New Roman" w:cs="Times New Roman"/>
        </w:rPr>
        <w:t>[</w:t>
      </w:r>
      <w:r w:rsidRPr="00347FA3">
        <w:rPr>
          <w:rFonts w:ascii="Times New Roman" w:eastAsiaTheme="majorEastAsia" w:hAnsi="Times New Roman" w:cs="Times New Roman"/>
        </w:rPr>
        <w:t>國君</w:t>
      </w:r>
      <w:r w:rsidRPr="00347FA3">
        <w:rPr>
          <w:rFonts w:ascii="Times New Roman" w:eastAsiaTheme="majorEastAsia" w:hAnsi="Times New Roman" w:cs="Times New Roman"/>
        </w:rPr>
        <w:t>]</w:t>
      </w:r>
      <w:r w:rsidRPr="00347FA3">
        <w:rPr>
          <w:rFonts w:ascii="Times New Roman" w:eastAsiaTheme="majorEastAsia" w:hAnsi="Times New Roman" w:cs="Times New Roman"/>
        </w:rPr>
        <w:t>令您</w:t>
      </w:r>
      <w:proofErr w:type="gramStart"/>
      <w:r w:rsidRPr="00347FA3">
        <w:rPr>
          <w:rFonts w:ascii="Times New Roman" w:eastAsiaTheme="majorEastAsia" w:hAnsi="Times New Roman" w:cs="Times New Roman"/>
        </w:rPr>
        <w:t>（</w:t>
      </w:r>
      <w:proofErr w:type="gramEnd"/>
      <w:r w:rsidRPr="00347FA3">
        <w:rPr>
          <w:rFonts w:ascii="Times New Roman" w:eastAsiaTheme="majorEastAsia" w:hAnsi="Times New Roman" w:cs="Times New Roman"/>
        </w:rPr>
        <w:t>史蒥）爲他（太子）的老師。句式與《國語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楚語》「</w:t>
      </w:r>
      <w:proofErr w:type="gramStart"/>
      <w:r w:rsidRPr="00347FA3">
        <w:rPr>
          <w:rFonts w:ascii="Times New Roman" w:eastAsiaTheme="majorEastAsia" w:hAnsi="Times New Roman" w:cs="Times New Roman"/>
        </w:rPr>
        <w:t>莊王使士亹傅太子箴</w:t>
      </w:r>
      <w:proofErr w:type="gramEnd"/>
      <w:r w:rsidRPr="00347FA3">
        <w:rPr>
          <w:rFonts w:ascii="Times New Roman" w:eastAsiaTheme="majorEastAsia" w:hAnsi="Times New Roman" w:cs="Times New Roman"/>
        </w:rPr>
        <w:t>」相近似。</w:t>
      </w:r>
      <w:r w:rsidR="00E036A0"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="00E036A0" w:rsidRPr="00347FA3">
        <w:rPr>
          <w:rFonts w:ascii="Times New Roman" w:eastAsiaTheme="majorEastAsia" w:hAnsi="Times New Roman" w:cs="Times New Roman"/>
        </w:rPr>
        <w:t>顧史考</w:t>
      </w:r>
      <w:proofErr w:type="gramEnd"/>
      <w:r w:rsidR="00E036A0" w:rsidRPr="00347FA3">
        <w:rPr>
          <w:rFonts w:ascii="Times New Roman" w:eastAsiaTheme="majorEastAsia" w:hAnsi="Times New Roman" w:cs="Times New Roman"/>
        </w:rPr>
        <w:t>：簡文理解為</w:t>
      </w:r>
      <w:proofErr w:type="gramStart"/>
      <w:r w:rsidR="00E036A0" w:rsidRPr="00347FA3">
        <w:rPr>
          <w:rFonts w:ascii="Times New Roman" w:eastAsiaTheme="majorEastAsia" w:hAnsi="Times New Roman" w:cs="Times New Roman"/>
        </w:rPr>
        <w:t>夫子勸史</w:t>
      </w:r>
      <w:proofErr w:type="gramEnd"/>
      <w:r w:rsidR="00E036A0" w:rsidRPr="00347FA3">
        <w:rPr>
          <w:rFonts w:ascii="Times New Roman" w:eastAsiaTheme="majorEastAsia" w:hAnsi="Times New Roman" w:cs="Times New Roman"/>
        </w:rPr>
        <w:t>蒥對待齊君如己父、如己師，事之如君而被其澤，儘管臣師君在關係上難免有所顛倒，不過與今所假設的「視之若父」相關，「師」或亦可以在此理解內「順應」。</w:t>
      </w:r>
      <w:r w:rsidR="00E036A0" w:rsidRPr="00347FA3">
        <w:rPr>
          <w:rFonts w:ascii="Times New Roman" w:eastAsiaTheme="majorEastAsia" w:hAnsi="Times New Roman" w:cs="Times New Roman"/>
        </w:rPr>
        <w:t xml:space="preserve">/ </w:t>
      </w:r>
      <w:r w:rsidR="00E036A0" w:rsidRPr="00347FA3">
        <w:rPr>
          <w:rFonts w:ascii="Times New Roman" w:eastAsiaTheme="majorEastAsia" w:hAnsi="Times New Roman" w:cs="Times New Roman"/>
        </w:rPr>
        <w:t>俞紹宏、張青松：簡文是說，現在的父親都讓其子效法自己，擇其子為官要慎重。也即有其父必有其子，</w:t>
      </w:r>
      <w:proofErr w:type="gramStart"/>
      <w:r w:rsidR="00E036A0" w:rsidRPr="00347FA3">
        <w:rPr>
          <w:rFonts w:ascii="Times New Roman" w:eastAsiaTheme="majorEastAsia" w:hAnsi="Times New Roman" w:cs="Times New Roman"/>
        </w:rPr>
        <w:t>凡擇子</w:t>
      </w:r>
      <w:proofErr w:type="gramEnd"/>
      <w:r w:rsidR="00E036A0" w:rsidRPr="00347FA3">
        <w:rPr>
          <w:rFonts w:ascii="Times New Roman" w:eastAsiaTheme="majorEastAsia" w:hAnsi="Times New Roman" w:cs="Times New Roman"/>
        </w:rPr>
        <w:t>為官要慎以其父</w:t>
      </w:r>
      <w:proofErr w:type="gramStart"/>
      <w:r w:rsidR="00E036A0" w:rsidRPr="00347FA3">
        <w:rPr>
          <w:rFonts w:ascii="Times New Roman" w:eastAsiaTheme="majorEastAsia" w:hAnsi="Times New Roman" w:cs="Times New Roman"/>
        </w:rPr>
        <w:t>為鏡鑒</w:t>
      </w:r>
      <w:proofErr w:type="gramEnd"/>
      <w:r w:rsidR="00E036A0" w:rsidRPr="00347FA3">
        <w:rPr>
          <w:rFonts w:ascii="Times New Roman" w:eastAsiaTheme="majorEastAsia" w:hAnsi="Times New Roman" w:cs="Times New Roman"/>
        </w:rPr>
        <w:t>。</w:t>
      </w:r>
    </w:p>
  </w:footnote>
  <w:footnote w:id="14">
    <w:p w14:paraId="4D1F7FA4" w14:textId="2BCCC19C" w:rsidR="00E036A0" w:rsidRPr="00347FA3" w:rsidRDefault="00E036A0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整理者：「師之」「君之」後加逗號。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張峰：「師之」後加頓號，「君之」後加逗號。</w:t>
      </w:r>
    </w:p>
  </w:footnote>
  <w:footnote w:id="15">
    <w:p w14:paraId="076AD873" w14:textId="0D0CE387" w:rsidR="00F75A3F" w:rsidRPr="00347FA3" w:rsidRDefault="00F75A3F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</w:t>
      </w:r>
      <w:r w:rsidR="003606DF" w:rsidRPr="00347FA3">
        <w:rPr>
          <w:rFonts w:ascii="Times New Roman" w:eastAsiaTheme="majorEastAsia" w:hAnsi="Times New Roman" w:cs="Times New Roman"/>
        </w:rPr>
        <w:t>「</w:t>
      </w:r>
      <w:proofErr w:type="gramStart"/>
      <w:r w:rsidR="003606DF" w:rsidRPr="00347FA3">
        <w:rPr>
          <w:rFonts w:ascii="Times New Roman" w:eastAsiaTheme="majorEastAsia" w:hAnsi="Times New Roman" w:cs="Times New Roman"/>
        </w:rPr>
        <w:t>睪</w:t>
      </w:r>
      <w:proofErr w:type="gramEnd"/>
      <w:r w:rsidR="003606DF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讀</w:t>
      </w:r>
      <w:r w:rsidR="003606DF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擇</w:t>
      </w:r>
      <w:r w:rsidR="003606DF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。金文</w:t>
      </w:r>
      <w:r w:rsidR="003606DF" w:rsidRPr="00347FA3">
        <w:rPr>
          <w:rFonts w:ascii="Times New Roman" w:eastAsiaTheme="majorEastAsia" w:hAnsi="Times New Roman" w:cs="Times New Roman"/>
        </w:rPr>
        <w:t>「</w:t>
      </w:r>
      <w:proofErr w:type="gramStart"/>
      <w:r w:rsidRPr="00347FA3">
        <w:rPr>
          <w:rFonts w:ascii="Times New Roman" w:eastAsiaTheme="majorEastAsia" w:hAnsi="Times New Roman" w:cs="Times New Roman"/>
        </w:rPr>
        <w:t>睪</w:t>
      </w:r>
      <w:proofErr w:type="gramEnd"/>
      <w:r w:rsidRPr="00347FA3">
        <w:rPr>
          <w:rFonts w:ascii="Times New Roman" w:eastAsiaTheme="majorEastAsia" w:hAnsi="Times New Roman" w:cs="Times New Roman"/>
        </w:rPr>
        <w:t>（擇）</w:t>
      </w:r>
      <w:proofErr w:type="gramStart"/>
      <w:r w:rsidRPr="00347FA3">
        <w:rPr>
          <w:rFonts w:ascii="Times New Roman" w:eastAsiaTheme="majorEastAsia" w:hAnsi="Times New Roman" w:cs="Times New Roman"/>
        </w:rPr>
        <w:t>其吉金</w:t>
      </w:r>
      <w:proofErr w:type="gramEnd"/>
      <w:r w:rsidR="003606DF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語</w:t>
      </w:r>
      <w:proofErr w:type="gramStart"/>
      <w:r w:rsidRPr="00347FA3">
        <w:rPr>
          <w:rFonts w:ascii="Times New Roman" w:eastAsiaTheme="majorEastAsia" w:hAnsi="Times New Roman" w:cs="Times New Roman"/>
        </w:rPr>
        <w:t>恒</w:t>
      </w:r>
      <w:proofErr w:type="gramEnd"/>
      <w:r w:rsidRPr="00347FA3">
        <w:rPr>
          <w:rFonts w:ascii="Times New Roman" w:eastAsiaTheme="majorEastAsia" w:hAnsi="Times New Roman" w:cs="Times New Roman"/>
        </w:rPr>
        <w:t>見，又</w:t>
      </w:r>
      <w:proofErr w:type="gramStart"/>
      <w:r w:rsidRPr="00347FA3">
        <w:rPr>
          <w:rFonts w:ascii="Times New Roman" w:eastAsiaTheme="majorEastAsia" w:hAnsi="Times New Roman" w:cs="Times New Roman"/>
        </w:rPr>
        <w:t>郭店楚簡《語叢一》</w:t>
      </w:r>
      <w:proofErr w:type="gramEnd"/>
      <w:r w:rsidRPr="00347FA3">
        <w:rPr>
          <w:rFonts w:ascii="Times New Roman" w:eastAsiaTheme="majorEastAsia" w:hAnsi="Times New Roman" w:cs="Times New Roman"/>
        </w:rPr>
        <w:t>87</w:t>
      </w:r>
      <w:r w:rsidRPr="00347FA3">
        <w:rPr>
          <w:rFonts w:ascii="Times New Roman" w:eastAsiaTheme="majorEastAsia" w:hAnsi="Times New Roman" w:cs="Times New Roman"/>
        </w:rPr>
        <w:t>簡：</w:t>
      </w:r>
      <w:r w:rsidR="003606DF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君臣、朋友、其</w:t>
      </w:r>
      <w:proofErr w:type="gramStart"/>
      <w:r w:rsidRPr="00347FA3">
        <w:rPr>
          <w:rFonts w:ascii="Times New Roman" w:eastAsiaTheme="majorEastAsia" w:hAnsi="Times New Roman" w:cs="Times New Roman"/>
        </w:rPr>
        <w:t>睪</w:t>
      </w:r>
      <w:proofErr w:type="gramEnd"/>
      <w:r w:rsidRPr="00347FA3">
        <w:rPr>
          <w:rFonts w:ascii="Times New Roman" w:eastAsiaTheme="majorEastAsia" w:hAnsi="Times New Roman" w:cs="Times New Roman"/>
        </w:rPr>
        <w:t>（擇）者也。</w:t>
      </w:r>
      <w:r w:rsidR="003606DF" w:rsidRPr="00347FA3">
        <w:rPr>
          <w:rFonts w:ascii="Times New Roman" w:eastAsiaTheme="majorEastAsia" w:hAnsi="Times New Roman" w:cs="Times New Roman"/>
        </w:rPr>
        <w:t>」</w:t>
      </w:r>
      <w:r w:rsidR="00E036A0"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="00E036A0" w:rsidRPr="00347FA3">
        <w:rPr>
          <w:rFonts w:ascii="Times New Roman" w:eastAsiaTheme="majorEastAsia" w:hAnsi="Times New Roman" w:cs="Times New Roman"/>
        </w:rPr>
        <w:t>顧史考</w:t>
      </w:r>
      <w:proofErr w:type="gramEnd"/>
      <w:r w:rsidR="00E036A0" w:rsidRPr="00347FA3">
        <w:rPr>
          <w:rFonts w:ascii="Times New Roman" w:eastAsiaTheme="majorEastAsia" w:hAnsi="Times New Roman" w:cs="Times New Roman"/>
        </w:rPr>
        <w:t>：「</w:t>
      </w:r>
      <w:proofErr w:type="gramStart"/>
      <w:r w:rsidR="00E036A0" w:rsidRPr="00347FA3">
        <w:rPr>
          <w:rFonts w:ascii="Times New Roman" w:eastAsiaTheme="majorEastAsia" w:hAnsi="Times New Roman" w:cs="Times New Roman"/>
        </w:rPr>
        <w:t>睪</w:t>
      </w:r>
      <w:proofErr w:type="gramEnd"/>
      <w:r w:rsidR="00E036A0" w:rsidRPr="00347FA3">
        <w:rPr>
          <w:rFonts w:ascii="Times New Roman" w:eastAsiaTheme="majorEastAsia" w:hAnsi="Times New Roman" w:cs="Times New Roman"/>
        </w:rPr>
        <w:t>」讀「澤」。「澤之」，被其恩澤，前後加逗號。</w:t>
      </w:r>
    </w:p>
  </w:footnote>
  <w:footnote w:id="16">
    <w:p w14:paraId="561303DE" w14:textId="16CD6890" w:rsidR="00F75A3F" w:rsidRPr="00347FA3" w:rsidRDefault="00F75A3F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="003606DF" w:rsidRPr="00347FA3">
        <w:rPr>
          <w:rFonts w:ascii="Times New Roman" w:eastAsiaTheme="majorEastAsia" w:hAnsi="Times New Roman" w:cs="Times New Roman"/>
        </w:rPr>
        <w:t>整理者：「</w:t>
      </w:r>
      <w:r w:rsidR="003606DF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571D3DD" wp14:editId="6AD98F3D">
            <wp:extent cx="106878" cy="101377"/>
            <wp:effectExtent l="0" t="0" r="7620" b="0"/>
            <wp:docPr id="713040243" name="圖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09" cy="10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06DF" w:rsidRPr="00347FA3">
        <w:rPr>
          <w:rFonts w:ascii="Times New Roman" w:eastAsiaTheme="majorEastAsia" w:hAnsi="Times New Roman" w:cs="Times New Roman"/>
        </w:rPr>
        <w:t>」簡文多用作「慎」，</w:t>
      </w:r>
      <w:proofErr w:type="gramStart"/>
      <w:r w:rsidR="003606DF" w:rsidRPr="00347FA3">
        <w:rPr>
          <w:rFonts w:ascii="Times New Roman" w:eastAsiaTheme="majorEastAsia" w:hAnsi="Times New Roman" w:cs="Times New Roman"/>
        </w:rPr>
        <w:t>如上博簡</w:t>
      </w:r>
      <w:proofErr w:type="gramEnd"/>
      <w:r w:rsidR="003606DF" w:rsidRPr="00347FA3">
        <w:rPr>
          <w:rFonts w:ascii="Times New Roman" w:eastAsiaTheme="majorEastAsia" w:hAnsi="Times New Roman" w:cs="Times New Roman"/>
        </w:rPr>
        <w:t>五《弟子問》、</w:t>
      </w:r>
      <w:proofErr w:type="gramStart"/>
      <w:r w:rsidR="003606DF" w:rsidRPr="00347FA3">
        <w:rPr>
          <w:rFonts w:ascii="Times New Roman" w:eastAsiaTheme="majorEastAsia" w:hAnsi="Times New Roman" w:cs="Times New Roman"/>
        </w:rPr>
        <w:t>上博簡</w:t>
      </w:r>
      <w:proofErr w:type="gramEnd"/>
      <w:r w:rsidR="003606DF" w:rsidRPr="00347FA3">
        <w:rPr>
          <w:rFonts w:ascii="Times New Roman" w:eastAsiaTheme="majorEastAsia" w:hAnsi="Times New Roman" w:cs="Times New Roman"/>
        </w:rPr>
        <w:t>六《慎子曰恭儉》及《用曰》篇。</w:t>
      </w:r>
      <w:r w:rsidR="00E036A0" w:rsidRPr="00347FA3">
        <w:rPr>
          <w:rFonts w:ascii="Times New Roman" w:eastAsiaTheme="majorEastAsia" w:hAnsi="Times New Roman" w:cs="Times New Roman"/>
        </w:rPr>
        <w:t>「擇之慎矣」後加句號。</w:t>
      </w:r>
      <w:proofErr w:type="gramStart"/>
      <w:r w:rsidR="00E036A0" w:rsidRPr="00347FA3">
        <w:rPr>
          <w:rFonts w:ascii="Times New Roman" w:eastAsiaTheme="majorEastAsia" w:hAnsi="Times New Roman" w:cs="Times New Roman"/>
        </w:rPr>
        <w:t>本句警</w:t>
      </w:r>
      <w:proofErr w:type="gramEnd"/>
      <w:r w:rsidR="00E036A0" w:rsidRPr="00347FA3">
        <w:rPr>
          <w:rFonts w:ascii="Times New Roman" w:eastAsiaTheme="majorEastAsia" w:hAnsi="Times New Roman" w:cs="Times New Roman"/>
        </w:rPr>
        <w:t>示此事應慎</w:t>
      </w:r>
      <w:proofErr w:type="gramStart"/>
      <w:r w:rsidR="00E036A0" w:rsidRPr="00347FA3">
        <w:rPr>
          <w:rFonts w:ascii="Times New Roman" w:eastAsiaTheme="majorEastAsia" w:hAnsi="Times New Roman" w:cs="Times New Roman"/>
        </w:rPr>
        <w:t>擇</w:t>
      </w:r>
      <w:proofErr w:type="gramEnd"/>
      <w:r w:rsidR="00E036A0" w:rsidRPr="00347FA3">
        <w:rPr>
          <w:rFonts w:ascii="Times New Roman" w:eastAsiaTheme="majorEastAsia" w:hAnsi="Times New Roman" w:cs="Times New Roman"/>
        </w:rPr>
        <w:t>。</w:t>
      </w:r>
      <w:r w:rsidR="00E036A0" w:rsidRPr="00347FA3">
        <w:rPr>
          <w:rFonts w:ascii="Times New Roman" w:eastAsiaTheme="majorEastAsia" w:hAnsi="Times New Roman" w:cs="Times New Roman"/>
        </w:rPr>
        <w:t xml:space="preserve">/ </w:t>
      </w:r>
      <w:r w:rsidR="00E036A0"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="00E036A0" w:rsidRPr="00347FA3">
        <w:rPr>
          <w:rFonts w:ascii="Times New Roman" w:eastAsiaTheme="majorEastAsia" w:hAnsi="Times New Roman" w:cs="Times New Roman"/>
        </w:rPr>
        <w:t>昇</w:t>
      </w:r>
      <w:proofErr w:type="gramEnd"/>
      <w:r w:rsidR="00E036A0" w:rsidRPr="00347FA3">
        <w:rPr>
          <w:rFonts w:ascii="Times New Roman" w:eastAsiaTheme="majorEastAsia" w:hAnsi="Times New Roman" w:cs="Times New Roman"/>
        </w:rPr>
        <w:t>：</w:t>
      </w:r>
      <w:proofErr w:type="gramStart"/>
      <w:r w:rsidR="00E036A0" w:rsidRPr="00347FA3">
        <w:rPr>
          <w:rFonts w:ascii="Times New Roman" w:eastAsiaTheme="majorEastAsia" w:hAnsi="Times New Roman" w:cs="Times New Roman"/>
        </w:rPr>
        <w:t>簡文斷讀為</w:t>
      </w:r>
      <w:proofErr w:type="gramEnd"/>
      <w:r w:rsidR="00E036A0" w:rsidRPr="00347FA3">
        <w:rPr>
          <w:rFonts w:ascii="Times New Roman" w:eastAsiaTheme="majorEastAsia" w:hAnsi="Times New Roman" w:cs="Times New Roman"/>
        </w:rPr>
        <w:t>「</w:t>
      </w:r>
      <w:proofErr w:type="gramStart"/>
      <w:r w:rsidR="00E036A0" w:rsidRPr="00347FA3">
        <w:rPr>
          <w:rFonts w:ascii="Times New Roman" w:eastAsiaTheme="majorEastAsia" w:hAnsi="Times New Roman" w:cs="Times New Roman"/>
        </w:rPr>
        <w:t>今使子</w:t>
      </w:r>
      <w:proofErr w:type="gramEnd"/>
      <w:r w:rsidR="00E036A0" w:rsidRPr="00347FA3">
        <w:rPr>
          <w:rFonts w:ascii="Times New Roman" w:eastAsiaTheme="majorEastAsia" w:hAnsi="Times New Roman" w:cs="Times New Roman"/>
        </w:rPr>
        <w:t>師之，君之擇之慎矣」，後加逗號。</w:t>
      </w:r>
      <w:r w:rsidR="00E036A0"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="00E036A0" w:rsidRPr="00347FA3">
        <w:rPr>
          <w:rFonts w:ascii="Times New Roman" w:eastAsiaTheme="majorEastAsia" w:hAnsi="Times New Roman" w:cs="Times New Roman"/>
        </w:rPr>
        <w:t>顧史考</w:t>
      </w:r>
      <w:proofErr w:type="gramEnd"/>
      <w:r w:rsidR="00E036A0" w:rsidRPr="00347FA3">
        <w:rPr>
          <w:rFonts w:ascii="Times New Roman" w:eastAsiaTheme="majorEastAsia" w:hAnsi="Times New Roman" w:cs="Times New Roman"/>
        </w:rPr>
        <w:t>：「慎矣」下加逗號。</w:t>
      </w:r>
    </w:p>
  </w:footnote>
  <w:footnote w:id="17">
    <w:p w14:paraId="69990A61" w14:textId="59703924" w:rsidR="00E036A0" w:rsidRPr="00347FA3" w:rsidRDefault="00E036A0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proofErr w:type="gramStart"/>
      <w:r w:rsidRPr="00347FA3">
        <w:rPr>
          <w:rFonts w:ascii="Times New Roman" w:eastAsiaTheme="majorEastAsia" w:hAnsi="Times New Roman" w:cs="Times New Roman"/>
        </w:rPr>
        <w:t>鳲鳩</w:t>
      </w:r>
      <w:proofErr w:type="gramEnd"/>
      <w:r w:rsidRPr="00347FA3">
        <w:rPr>
          <w:rFonts w:ascii="Times New Roman" w:eastAsiaTheme="majorEastAsia" w:hAnsi="Times New Roman" w:cs="Times New Roman"/>
        </w:rPr>
        <w:t>：簡</w:t>
      </w:r>
      <w:proofErr w:type="gramStart"/>
      <w:r w:rsidRPr="00347FA3">
        <w:rPr>
          <w:rFonts w:ascii="Times New Roman" w:eastAsiaTheme="majorEastAsia" w:hAnsi="Times New Roman" w:cs="Times New Roman"/>
        </w:rPr>
        <w:t>2</w:t>
      </w:r>
      <w:r w:rsidRPr="00347FA3">
        <w:rPr>
          <w:rFonts w:ascii="Times New Roman" w:eastAsiaTheme="majorEastAsia" w:hAnsi="Times New Roman" w:cs="Times New Roman"/>
        </w:rPr>
        <w:t>尾殘字</w:t>
      </w:r>
      <w:proofErr w:type="gramEnd"/>
      <w:r w:rsidRPr="00347FA3">
        <w:rPr>
          <w:rFonts w:ascii="Times New Roman" w:eastAsiaTheme="majorEastAsia" w:hAnsi="Times New Roman" w:cs="Times New Roman"/>
        </w:rPr>
        <w:t>為「夫」。後</w:t>
      </w:r>
      <w:proofErr w:type="gramStart"/>
      <w:r w:rsidRPr="00347FA3">
        <w:rPr>
          <w:rFonts w:ascii="Times New Roman" w:eastAsiaTheme="majorEastAsia" w:hAnsi="Times New Roman" w:cs="Times New Roman"/>
        </w:rPr>
        <w:t>接讀簡</w:t>
      </w:r>
      <w:proofErr w:type="gramEnd"/>
      <w:r w:rsidRPr="00347FA3">
        <w:rPr>
          <w:rFonts w:ascii="Times New Roman" w:eastAsiaTheme="majorEastAsia" w:hAnsi="Times New Roman" w:cs="Times New Roman"/>
        </w:rPr>
        <w:t>11</w:t>
      </w:r>
      <w:r w:rsidRPr="00347FA3">
        <w:rPr>
          <w:rFonts w:ascii="Times New Roman" w:eastAsiaTheme="majorEastAsia" w:hAnsi="Times New Roman" w:cs="Times New Roman"/>
        </w:rPr>
        <w:t>。</w:t>
      </w:r>
    </w:p>
  </w:footnote>
  <w:footnote w:id="18">
    <w:p w14:paraId="0D9557F4" w14:textId="29BF9CB5" w:rsidR="00E036A0" w:rsidRPr="00347FA3" w:rsidRDefault="00E036A0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：「戒」，戒慎、謹慎。</w:t>
      </w:r>
    </w:p>
  </w:footnote>
  <w:footnote w:id="19">
    <w:p w14:paraId="730F9F84" w14:textId="3A0369DA" w:rsidR="005109C9" w:rsidRPr="00347FA3" w:rsidRDefault="005109C9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整理者：這裡兩個「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9676E4F" wp14:editId="4FFFA125">
            <wp:extent cx="110903" cy="107078"/>
            <wp:effectExtent l="0" t="0" r="3810" b="7620"/>
            <wp:docPr id="5380990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8723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15415" cy="11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</w:t>
      </w:r>
      <w:proofErr w:type="gramStart"/>
      <w:r w:rsidRPr="00347FA3">
        <w:rPr>
          <w:rFonts w:ascii="Times New Roman" w:eastAsiaTheme="majorEastAsia" w:hAnsi="Times New Roman" w:cs="Times New Roman"/>
        </w:rPr>
        <w:t>隸作</w:t>
      </w:r>
      <w:proofErr w:type="gramEnd"/>
      <w:r w:rsidRPr="00347FA3">
        <w:rPr>
          <w:rFonts w:ascii="Times New Roman" w:eastAsiaTheme="majorEastAsia" w:hAnsi="Times New Roman" w:cs="Times New Roman"/>
        </w:rPr>
        <w:t>「吏」，讀「事」，</w:t>
      </w:r>
      <w:proofErr w:type="gramStart"/>
      <w:r w:rsidRPr="00347FA3">
        <w:rPr>
          <w:rFonts w:ascii="Times New Roman" w:eastAsiaTheme="majorEastAsia" w:hAnsi="Times New Roman" w:cs="Times New Roman"/>
        </w:rPr>
        <w:t>疑</w:t>
      </w:r>
      <w:proofErr w:type="gramEnd"/>
      <w:r w:rsidRPr="00347FA3">
        <w:rPr>
          <w:rFonts w:ascii="Times New Roman" w:eastAsiaTheme="majorEastAsia" w:hAnsi="Times New Roman" w:cs="Times New Roman"/>
        </w:rPr>
        <w:t>指興修水利、利民耕耘事。季旭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：「子」指太子；讀「吏」爲「使」。</w:t>
      </w:r>
      <w:proofErr w:type="gramStart"/>
      <w:r w:rsidRPr="00347FA3">
        <w:rPr>
          <w:rFonts w:ascii="Times New Roman" w:eastAsiaTheme="majorEastAsia" w:hAnsi="Times New Roman" w:cs="Times New Roman"/>
        </w:rPr>
        <w:t>譯讀</w:t>
      </w:r>
      <w:proofErr w:type="gramEnd"/>
      <w:r w:rsidRPr="00347FA3">
        <w:rPr>
          <w:rFonts w:ascii="Times New Roman" w:eastAsiaTheme="majorEastAsia" w:hAnsi="Times New Roman" w:cs="Times New Roman"/>
        </w:rPr>
        <w:t>：「太子的派遣</w:t>
      </w:r>
      <w:r w:rsidRPr="00347FA3">
        <w:rPr>
          <w:rFonts w:ascii="Times New Roman" w:eastAsiaTheme="majorEastAsia" w:hAnsi="Times New Roman" w:cs="Times New Roman"/>
        </w:rPr>
        <w:t>(</w:t>
      </w:r>
      <w:r w:rsidRPr="00347FA3">
        <w:rPr>
          <w:rFonts w:ascii="Times New Roman" w:eastAsiaTheme="majorEastAsia" w:hAnsi="Times New Roman" w:cs="Times New Roman"/>
        </w:rPr>
        <w:t>學習</w:t>
      </w:r>
      <w:r w:rsidRPr="00347FA3">
        <w:rPr>
          <w:rFonts w:ascii="Times New Roman" w:eastAsiaTheme="majorEastAsia" w:hAnsi="Times New Roman" w:cs="Times New Roman"/>
        </w:rPr>
        <w:t>)</w:t>
      </w:r>
      <w:r w:rsidRPr="00347FA3">
        <w:rPr>
          <w:rFonts w:ascii="Times New Roman" w:eastAsiaTheme="majorEastAsia" w:hAnsi="Times New Roman" w:cs="Times New Roman"/>
        </w:rPr>
        <w:t>得以實現」。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羅</w:t>
      </w:r>
      <w:proofErr w:type="gramStart"/>
      <w:r w:rsidRPr="00347FA3">
        <w:rPr>
          <w:rFonts w:ascii="Times New Roman" w:eastAsiaTheme="majorEastAsia" w:hAnsi="Times New Roman" w:cs="Times New Roman"/>
        </w:rPr>
        <w:t>運環：</w:t>
      </w:r>
      <w:proofErr w:type="gramEnd"/>
      <w:r w:rsidRPr="00347FA3">
        <w:rPr>
          <w:rFonts w:ascii="Times New Roman" w:eastAsiaTheme="majorEastAsia" w:hAnsi="Times New Roman" w:cs="Times New Roman"/>
        </w:rPr>
        <w:t>「子」讀爲「您」，代指「史蒥」。「</w:t>
      </w:r>
      <w:proofErr w:type="gramStart"/>
      <w:r w:rsidRPr="00347FA3">
        <w:rPr>
          <w:rFonts w:ascii="Times New Roman" w:eastAsiaTheme="majorEastAsia" w:hAnsi="Times New Roman" w:cs="Times New Roman"/>
        </w:rPr>
        <w:t>吏行</w:t>
      </w:r>
      <w:proofErr w:type="gramEnd"/>
      <w:r w:rsidRPr="00347FA3">
        <w:rPr>
          <w:rFonts w:ascii="Times New Roman" w:eastAsiaTheme="majorEastAsia" w:hAnsi="Times New Roman" w:cs="Times New Roman"/>
        </w:rPr>
        <w:t>」讀爲「事行」，「事」指爲太子師之事。</w:t>
      </w:r>
    </w:p>
  </w:footnote>
  <w:footnote w:id="20">
    <w:p w14:paraId="50A5C029" w14:textId="02F0CE8D" w:rsidR="005109C9" w:rsidRPr="00347FA3" w:rsidRDefault="005109C9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整理者：「利」</w:t>
      </w:r>
      <w:proofErr w:type="gramStart"/>
      <w:r w:rsidRPr="00347FA3">
        <w:rPr>
          <w:rFonts w:ascii="Times New Roman" w:eastAsiaTheme="majorEastAsia" w:hAnsi="Times New Roman" w:cs="Times New Roman"/>
        </w:rPr>
        <w:t>亦指水利益</w:t>
      </w:r>
      <w:proofErr w:type="gramEnd"/>
      <w:r w:rsidRPr="00347FA3">
        <w:rPr>
          <w:rFonts w:ascii="Times New Roman" w:eastAsiaTheme="majorEastAsia" w:hAnsi="Times New Roman" w:cs="Times New Roman"/>
        </w:rPr>
        <w:t>民。</w:t>
      </w:r>
      <w:r w:rsidR="001B0F2A" w:rsidRPr="00347FA3">
        <w:rPr>
          <w:rFonts w:ascii="Times New Roman" w:eastAsiaTheme="majorEastAsia" w:hAnsi="Times New Roman" w:cs="Times New Roman"/>
        </w:rPr>
        <w:t xml:space="preserve">/ </w:t>
      </w:r>
      <w:r w:rsidR="001B0F2A" w:rsidRPr="00347FA3">
        <w:rPr>
          <w:rFonts w:ascii="Times New Roman" w:eastAsiaTheme="majorEastAsia" w:hAnsi="Times New Roman" w:cs="Times New Roman"/>
        </w:rPr>
        <w:t>俞紹宏、張青松：這</w:t>
      </w:r>
      <w:proofErr w:type="gramStart"/>
      <w:r w:rsidR="001B0F2A" w:rsidRPr="00347FA3">
        <w:rPr>
          <w:rFonts w:ascii="Times New Roman" w:eastAsiaTheme="majorEastAsia" w:hAnsi="Times New Roman" w:cs="Times New Roman"/>
        </w:rPr>
        <w:t>裏</w:t>
      </w:r>
      <w:proofErr w:type="gramEnd"/>
      <w:r w:rsidR="001B0F2A" w:rsidRPr="00347FA3">
        <w:rPr>
          <w:rFonts w:ascii="Times New Roman" w:eastAsiaTheme="majorEastAsia" w:hAnsi="Times New Roman" w:cs="Times New Roman"/>
        </w:rPr>
        <w:t>「利」未必</w:t>
      </w:r>
      <w:proofErr w:type="gramStart"/>
      <w:r w:rsidR="001B0F2A" w:rsidRPr="00347FA3">
        <w:rPr>
          <w:rFonts w:ascii="Times New Roman" w:eastAsiaTheme="majorEastAsia" w:hAnsi="Times New Roman" w:cs="Times New Roman"/>
        </w:rPr>
        <w:t>僅指水利益</w:t>
      </w:r>
      <w:proofErr w:type="gramEnd"/>
      <w:r w:rsidR="001B0F2A" w:rsidRPr="00347FA3">
        <w:rPr>
          <w:rFonts w:ascii="Times New Roman" w:eastAsiaTheme="majorEastAsia" w:hAnsi="Times New Roman" w:cs="Times New Roman"/>
        </w:rPr>
        <w:t>民。</w:t>
      </w:r>
    </w:p>
  </w:footnote>
  <w:footnote w:id="21">
    <w:p w14:paraId="02020C13" w14:textId="376252EA" w:rsidR="005109C9" w:rsidRPr="00347FA3" w:rsidRDefault="005109C9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proofErr w:type="gramStart"/>
      <w:r w:rsidRPr="00347FA3">
        <w:rPr>
          <w:rFonts w:ascii="Times New Roman" w:eastAsiaTheme="majorEastAsia" w:hAnsi="Times New Roman" w:cs="Times New Roman"/>
        </w:rPr>
        <w:t>邦</w:t>
      </w:r>
      <w:proofErr w:type="gramEnd"/>
      <w:r w:rsidRPr="00347FA3">
        <w:rPr>
          <w:rFonts w:ascii="Times New Roman" w:eastAsiaTheme="majorEastAsia" w:hAnsi="Times New Roman" w:cs="Times New Roman"/>
        </w:rPr>
        <w:t>家」同「邦國」、「國家」。</w:t>
      </w:r>
    </w:p>
  </w:footnote>
  <w:footnote w:id="22">
    <w:p w14:paraId="04CF79AF" w14:textId="3FED957B" w:rsidR="005109C9" w:rsidRPr="00347FA3" w:rsidRDefault="005109C9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r w:rsidRPr="00347FA3">
        <w:rPr>
          <w:rFonts w:ascii="Times New Roman" w:eastAsia="新細明體-ExtB" w:hAnsi="Times New Roman" w:cs="Times New Roman"/>
        </w:rPr>
        <w:t>𢔭</w:t>
      </w:r>
      <w:r w:rsidRPr="00347FA3">
        <w:rPr>
          <w:rFonts w:ascii="Times New Roman" w:eastAsiaTheme="majorEastAsia" w:hAnsi="Times New Roman" w:cs="Times New Roman"/>
        </w:rPr>
        <w:t>」釋「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997E88A" wp14:editId="33C0E9E6">
            <wp:extent cx="89065" cy="98452"/>
            <wp:effectExtent l="0" t="0" r="6350" b="0"/>
            <wp:docPr id="95426898" name="圖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21" cy="1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」，從彳，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AD9E863" wp14:editId="64B4CA8C">
            <wp:extent cx="118753" cy="118753"/>
            <wp:effectExtent l="0" t="0" r="0" b="0"/>
            <wp:docPr id="2119249930" name="圖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12" cy="119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聲，「遟」之省。《集韻》「遟，待也。」「遟」有期待、等待意。</w:t>
      </w:r>
      <w:proofErr w:type="gramStart"/>
      <w:r w:rsidRPr="00347FA3">
        <w:rPr>
          <w:rFonts w:ascii="Times New Roman" w:eastAsiaTheme="majorEastAsia" w:hAnsi="Times New Roman" w:cs="Times New Roman"/>
        </w:rPr>
        <w:t>本句意邦</w:t>
      </w:r>
      <w:proofErr w:type="gramEnd"/>
      <w:r w:rsidRPr="00347FA3">
        <w:rPr>
          <w:rFonts w:ascii="Times New Roman" w:eastAsiaTheme="majorEastAsia" w:hAnsi="Times New Roman" w:cs="Times New Roman"/>
        </w:rPr>
        <w:t>家之道長遠，以待</w:t>
      </w:r>
      <w:proofErr w:type="gramStart"/>
      <w:r w:rsidRPr="00347FA3">
        <w:rPr>
          <w:rFonts w:ascii="Times New Roman" w:eastAsiaTheme="majorEastAsia" w:hAnsi="Times New Roman" w:cs="Times New Roman"/>
        </w:rPr>
        <w:t>邦</w:t>
      </w:r>
      <w:proofErr w:type="gramEnd"/>
      <w:r w:rsidRPr="00347FA3">
        <w:rPr>
          <w:rFonts w:ascii="Times New Roman" w:eastAsiaTheme="majorEastAsia" w:hAnsi="Times New Roman" w:cs="Times New Roman"/>
        </w:rPr>
        <w:t>治。「遟」，亦可讀爲「治」。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="001B0F2A" w:rsidRPr="00347FA3">
        <w:rPr>
          <w:rFonts w:ascii="Times New Roman" w:eastAsiaTheme="majorEastAsia" w:hAnsi="Times New Roman" w:cs="Times New Roman"/>
        </w:rPr>
        <w:t>海天</w:t>
      </w:r>
      <w:proofErr w:type="gramStart"/>
      <w:r w:rsidR="001B0F2A" w:rsidRPr="00347FA3">
        <w:rPr>
          <w:rFonts w:ascii="Times New Roman" w:eastAsiaTheme="majorEastAsia" w:hAnsi="Times New Roman" w:cs="Times New Roman"/>
        </w:rPr>
        <w:t>游蹤</w:t>
      </w:r>
      <w:proofErr w:type="gramEnd"/>
      <w:r w:rsidR="001B0F2A"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蘇建洲：整理</w:t>
      </w:r>
      <w:proofErr w:type="gramStart"/>
      <w:r w:rsidRPr="00347FA3">
        <w:rPr>
          <w:rFonts w:ascii="Times New Roman" w:eastAsiaTheme="majorEastAsia" w:hAnsi="Times New Roman" w:cs="Times New Roman"/>
        </w:rPr>
        <w:t>者釋為</w:t>
      </w:r>
      <w:proofErr w:type="gramEnd"/>
      <w:r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6CB39A0" wp14:editId="3D6E5DA8">
            <wp:extent cx="106878" cy="118142"/>
            <wp:effectExtent l="0" t="0" r="7620" b="0"/>
            <wp:docPr id="658024321" name="圖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22" cy="11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</w:t>
      </w:r>
      <w:r w:rsidR="0047352E"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讀為「遲」。字形不</w:t>
      </w:r>
      <w:proofErr w:type="gramStart"/>
      <w:r w:rsidRPr="00347FA3">
        <w:rPr>
          <w:rFonts w:ascii="Times New Roman" w:eastAsiaTheme="majorEastAsia" w:hAnsi="Times New Roman" w:cs="Times New Roman"/>
        </w:rPr>
        <w:t>似</w:t>
      </w:r>
      <w:proofErr w:type="gramEnd"/>
      <w:r w:rsidRPr="00347FA3">
        <w:rPr>
          <w:rFonts w:ascii="Times New Roman" w:eastAsiaTheme="majorEastAsia" w:hAnsi="Times New Roman" w:cs="Times New Roman"/>
        </w:rPr>
        <w:t>。此字是「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E0BC827" wp14:editId="350A5D01">
            <wp:extent cx="112816" cy="112816"/>
            <wp:effectExtent l="0" t="0" r="1905" b="1905"/>
            <wp:docPr id="1800889526" name="圖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70" cy="11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」，讀為「厚」，參《孔子詩論》簡</w:t>
      </w:r>
      <w:r w:rsidRPr="00347FA3">
        <w:rPr>
          <w:rFonts w:ascii="Times New Roman" w:eastAsiaTheme="majorEastAsia" w:hAnsi="Times New Roman" w:cs="Times New Roman"/>
        </w:rPr>
        <w:t>15</w:t>
      </w:r>
      <w:proofErr w:type="gramStart"/>
      <w:r w:rsidRPr="00347FA3">
        <w:rPr>
          <w:rFonts w:ascii="Times New Roman" w:eastAsiaTheme="majorEastAsia" w:hAnsi="Times New Roman" w:cs="Times New Roman"/>
        </w:rPr>
        <w:t>的厚字作</w:t>
      </w:r>
      <w:proofErr w:type="gramEnd"/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99ECB39" wp14:editId="4767ECA8">
            <wp:extent cx="95367" cy="135041"/>
            <wp:effectExtent l="0" t="0" r="0" b="0"/>
            <wp:docPr id="248558676" name="圖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22" cy="14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，只是「石」旁的「口」省略而已。簡文讀爲「邦家以厚」。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易泉</w:t>
      </w:r>
      <w:proofErr w:type="gramEnd"/>
      <w:r w:rsidRPr="00347FA3">
        <w:rPr>
          <w:rFonts w:ascii="Times New Roman" w:eastAsiaTheme="majorEastAsia" w:hAnsi="Times New Roman" w:cs="Times New Roman"/>
        </w:rPr>
        <w:t>：</w:t>
      </w:r>
      <w:proofErr w:type="gramStart"/>
      <w:r w:rsidRPr="00347FA3">
        <w:rPr>
          <w:rFonts w:ascii="Times New Roman" w:eastAsiaTheme="majorEastAsia" w:hAnsi="Times New Roman" w:cs="Times New Roman"/>
        </w:rPr>
        <w:t>郭</w:t>
      </w:r>
      <w:proofErr w:type="gramEnd"/>
      <w:r w:rsidRPr="00347FA3">
        <w:rPr>
          <w:rFonts w:ascii="Times New Roman" w:eastAsiaTheme="majorEastAsia" w:hAnsi="Times New Roman" w:cs="Times New Roman"/>
        </w:rPr>
        <w:t>店《語叢一》</w:t>
      </w:r>
      <w:r w:rsidRPr="00347FA3">
        <w:rPr>
          <w:rFonts w:ascii="Times New Roman" w:eastAsiaTheme="majorEastAsia" w:hAnsi="Times New Roman" w:cs="Times New Roman"/>
        </w:rPr>
        <w:t>14</w:t>
      </w:r>
      <w:r w:rsidRPr="00347FA3">
        <w:rPr>
          <w:rFonts w:ascii="Times New Roman" w:eastAsiaTheme="majorEastAsia" w:hAnsi="Times New Roman" w:cs="Times New Roman"/>
        </w:rPr>
        <w:t>號簡的「厚」</w:t>
      </w:r>
      <w:proofErr w:type="gramStart"/>
      <w:r w:rsidRPr="00347FA3">
        <w:rPr>
          <w:rFonts w:ascii="Times New Roman" w:eastAsiaTheme="majorEastAsia" w:hAnsi="Times New Roman" w:cs="Times New Roman"/>
        </w:rPr>
        <w:t>更像些</w:t>
      </w:r>
      <w:proofErr w:type="gramEnd"/>
      <w:r w:rsidRPr="00347FA3">
        <w:rPr>
          <w:rFonts w:ascii="Times New Roman" w:eastAsiaTheme="majorEastAsia" w:hAnsi="Times New Roman" w:cs="Times New Roman"/>
        </w:rPr>
        <w:t>。此處爲「厚」字省「口」。</w:t>
      </w:r>
      <w:r w:rsidRPr="00347FA3">
        <w:rPr>
          <w:rFonts w:ascii="Times New Roman" w:eastAsiaTheme="majorEastAsia" w:hAnsi="Times New Roman" w:cs="Times New Roman"/>
        </w:rPr>
        <w:t>/  </w:t>
      </w:r>
      <w:r w:rsidR="001B0F2A" w:rsidRPr="00347FA3">
        <w:rPr>
          <w:rFonts w:ascii="Times New Roman" w:eastAsiaTheme="majorEastAsia" w:hAnsi="Times New Roman" w:cs="Times New Roman"/>
        </w:rPr>
        <w:t>高榮鴻：可讀「厚」，豐厚之義。</w:t>
      </w:r>
      <w:r w:rsidR="001B0F2A" w:rsidRPr="00347FA3">
        <w:rPr>
          <w:rFonts w:ascii="Times New Roman" w:eastAsiaTheme="majorEastAsia" w:hAnsi="Times New Roman" w:cs="Times New Roman"/>
        </w:rPr>
        <w:t xml:space="preserve">/ </w:t>
      </w:r>
      <w:proofErr w:type="spellStart"/>
      <w:r w:rsidRPr="00347FA3">
        <w:rPr>
          <w:rFonts w:ascii="Times New Roman" w:eastAsiaTheme="majorEastAsia" w:hAnsi="Times New Roman" w:cs="Times New Roman"/>
        </w:rPr>
        <w:t>Mpsyx</w:t>
      </w:r>
      <w:proofErr w:type="spellEnd"/>
      <w:r w:rsidRPr="00347FA3">
        <w:rPr>
          <w:rFonts w:ascii="Times New Roman" w:eastAsiaTheme="majorEastAsia" w:hAnsi="Times New Roman" w:cs="Times New Roman"/>
        </w:rPr>
        <w:t>：此字與上文「利」字押韻，</w:t>
      </w:r>
      <w:proofErr w:type="gramStart"/>
      <w:r w:rsidRPr="00347FA3">
        <w:rPr>
          <w:rFonts w:ascii="Times New Roman" w:eastAsiaTheme="majorEastAsia" w:hAnsi="Times New Roman" w:cs="Times New Roman"/>
        </w:rPr>
        <w:t>釋為</w:t>
      </w:r>
      <w:proofErr w:type="gramEnd"/>
      <w:r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="新細明體-ExtB" w:hAnsi="Times New Roman" w:cs="Times New Roman"/>
        </w:rPr>
        <w:t>𢕌</w:t>
      </w:r>
      <w:r w:rsidRPr="00347FA3">
        <w:rPr>
          <w:rFonts w:ascii="Times New Roman" w:eastAsiaTheme="majorEastAsia" w:hAnsi="Times New Roman" w:cs="Times New Roman"/>
        </w:rPr>
        <w:t>」是對的。</w:t>
      </w:r>
      <w:proofErr w:type="gramStart"/>
      <w:r w:rsidRPr="00347FA3">
        <w:rPr>
          <w:rFonts w:ascii="Times New Roman" w:eastAsiaTheme="majorEastAsia" w:hAnsi="Times New Roman" w:cs="Times New Roman"/>
        </w:rPr>
        <w:t>應隸定</w:t>
      </w:r>
      <w:proofErr w:type="gramEnd"/>
      <w:r w:rsidRPr="00347FA3">
        <w:rPr>
          <w:rFonts w:ascii="Times New Roman" w:eastAsiaTheme="majorEastAsia" w:hAnsi="Times New Roman" w:cs="Times New Roman"/>
        </w:rPr>
        <w:t>為「</w:t>
      </w:r>
      <w:r w:rsidRPr="00347FA3">
        <w:rPr>
          <w:rFonts w:ascii="Times New Roman" w:eastAsia="新細明體-ExtB" w:hAnsi="Times New Roman" w:cs="Times New Roman"/>
        </w:rPr>
        <w:t>𢔭</w:t>
      </w:r>
      <w:r w:rsidRPr="00347FA3">
        <w:rPr>
          <w:rFonts w:ascii="Times New Roman" w:eastAsiaTheme="majorEastAsia" w:hAnsi="Times New Roman" w:cs="Times New Roman"/>
        </w:rPr>
        <w:t>」，《說文》：</w:t>
      </w:r>
      <w:proofErr w:type="gramStart"/>
      <w:r w:rsidRPr="00347FA3">
        <w:rPr>
          <w:rFonts w:ascii="Times New Roman" w:eastAsiaTheme="majorEastAsia" w:hAnsi="Times New Roman" w:cs="Times New Roman"/>
        </w:rPr>
        <w:t>厗</w:t>
      </w:r>
      <w:proofErr w:type="gramEnd"/>
      <w:r w:rsidRPr="00347FA3">
        <w:rPr>
          <w:rFonts w:ascii="Times New Roman" w:eastAsiaTheme="majorEastAsia" w:hAnsi="Times New Roman" w:cs="Times New Roman"/>
        </w:rPr>
        <w:t>「從廠，</w:t>
      </w:r>
      <w:proofErr w:type="gramStart"/>
      <w:r w:rsidRPr="00347FA3">
        <w:rPr>
          <w:rFonts w:ascii="Times New Roman" w:eastAsiaTheme="majorEastAsia" w:hAnsi="Times New Roman" w:cs="Times New Roman"/>
        </w:rPr>
        <w:t>屖</w:t>
      </w:r>
      <w:proofErr w:type="gramEnd"/>
      <w:r w:rsidRPr="00347FA3">
        <w:rPr>
          <w:rFonts w:ascii="Times New Roman" w:eastAsiaTheme="majorEastAsia" w:hAnsi="Times New Roman" w:cs="Times New Roman"/>
        </w:rPr>
        <w:t>省聲。」此處可以讀為「夷」，義為「平安」。「子</w:t>
      </w:r>
      <w:proofErr w:type="gramStart"/>
      <w:r w:rsidRPr="00347FA3">
        <w:rPr>
          <w:rFonts w:ascii="Times New Roman" w:eastAsiaTheme="majorEastAsia" w:hAnsi="Times New Roman" w:cs="Times New Roman"/>
        </w:rPr>
        <w:t>之吏行</w:t>
      </w:r>
      <w:proofErr w:type="gramEnd"/>
      <w:r w:rsidRPr="00347FA3">
        <w:rPr>
          <w:rFonts w:ascii="Times New Roman" w:eastAsiaTheme="majorEastAsia" w:hAnsi="Times New Roman" w:cs="Times New Roman"/>
        </w:rPr>
        <w:t>，百姓得其利，</w:t>
      </w:r>
      <w:proofErr w:type="gramStart"/>
      <w:r w:rsidRPr="00347FA3">
        <w:rPr>
          <w:rFonts w:ascii="Times New Roman" w:eastAsiaTheme="majorEastAsia" w:hAnsi="Times New Roman" w:cs="Times New Roman"/>
        </w:rPr>
        <w:t>邦</w:t>
      </w:r>
      <w:proofErr w:type="gramEnd"/>
      <w:r w:rsidRPr="00347FA3">
        <w:rPr>
          <w:rFonts w:ascii="Times New Roman" w:eastAsiaTheme="majorEastAsia" w:hAnsi="Times New Roman" w:cs="Times New Roman"/>
        </w:rPr>
        <w:t>家以</w:t>
      </w:r>
      <w:r w:rsidRPr="00347FA3">
        <w:rPr>
          <w:rFonts w:ascii="Times New Roman" w:eastAsia="新細明體-ExtB" w:hAnsi="Times New Roman" w:cs="Times New Roman"/>
        </w:rPr>
        <w:t>𢕌</w:t>
      </w:r>
      <w:r w:rsidRPr="00347FA3">
        <w:rPr>
          <w:rFonts w:ascii="Times New Roman" w:eastAsiaTheme="majorEastAsia" w:hAnsi="Times New Roman" w:cs="Times New Roman"/>
        </w:rPr>
        <w:t>（夷）。」「</w:t>
      </w:r>
      <w:proofErr w:type="gramStart"/>
      <w:r w:rsidRPr="00347FA3">
        <w:rPr>
          <w:rFonts w:ascii="Times New Roman" w:eastAsiaTheme="majorEastAsia" w:hAnsi="Times New Roman" w:cs="Times New Roman"/>
        </w:rPr>
        <w:t>邦</w:t>
      </w:r>
      <w:proofErr w:type="gramEnd"/>
      <w:r w:rsidRPr="00347FA3">
        <w:rPr>
          <w:rFonts w:ascii="Times New Roman" w:eastAsiaTheme="majorEastAsia" w:hAnsi="Times New Roman" w:cs="Times New Roman"/>
        </w:rPr>
        <w:t>家以夷」跟「</w:t>
      </w:r>
      <w:proofErr w:type="gramStart"/>
      <w:r w:rsidRPr="00347FA3">
        <w:rPr>
          <w:rFonts w:ascii="Times New Roman" w:eastAsiaTheme="majorEastAsia" w:hAnsi="Times New Roman" w:cs="Times New Roman"/>
        </w:rPr>
        <w:t>邦</w:t>
      </w:r>
      <w:proofErr w:type="gramEnd"/>
      <w:r w:rsidRPr="00347FA3">
        <w:rPr>
          <w:rFonts w:ascii="Times New Roman" w:eastAsiaTheme="majorEastAsia" w:hAnsi="Times New Roman" w:cs="Times New Roman"/>
        </w:rPr>
        <w:t>家以寧」意思略同。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</w:t>
      </w:r>
      <w:r w:rsidR="001B0F2A" w:rsidRPr="00347FA3">
        <w:rPr>
          <w:rFonts w:ascii="Times New Roman" w:eastAsiaTheme="majorEastAsia" w:hAnsi="Times New Roman" w:cs="Times New Roman"/>
        </w:rPr>
        <w:t>就文意而言釋「</w:t>
      </w:r>
      <w:r w:rsidR="001B0F2A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E3BFEC8" wp14:editId="6EAA0E74">
            <wp:extent cx="106878" cy="110005"/>
            <wp:effectExtent l="0" t="0" r="7620" b="4445"/>
            <wp:docPr id="265375457" name="圖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15" cy="11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0F2A" w:rsidRPr="00347FA3">
        <w:rPr>
          <w:rFonts w:ascii="Times New Roman" w:eastAsiaTheme="majorEastAsia" w:hAnsi="Times New Roman" w:cs="Times New Roman"/>
        </w:rPr>
        <w:t>」最好，讀「夷」，平。「子之使不行，百姓</w:t>
      </w:r>
      <w:r w:rsidR="001B0F2A" w:rsidRPr="00347FA3">
        <w:rPr>
          <w:rFonts w:ascii="Times New Roman" w:eastAsiaTheme="majorEastAsia" w:hAnsi="Times New Roman" w:cs="Times New Roman"/>
        </w:rPr>
        <w:t>…</w:t>
      </w:r>
      <w:r w:rsidR="001B0F2A" w:rsidRPr="00347FA3">
        <w:rPr>
          <w:rFonts w:ascii="Times New Roman" w:eastAsiaTheme="majorEastAsia" w:hAnsi="Times New Roman" w:cs="Times New Roman"/>
        </w:rPr>
        <w:t>」意謂：子之派遣（師法、學習）如不能實現，百姓（受其害，</w:t>
      </w:r>
      <w:proofErr w:type="gramStart"/>
      <w:r w:rsidR="001B0F2A" w:rsidRPr="00347FA3">
        <w:rPr>
          <w:rFonts w:ascii="Times New Roman" w:eastAsiaTheme="majorEastAsia" w:hAnsi="Times New Roman" w:cs="Times New Roman"/>
        </w:rPr>
        <w:t>邦</w:t>
      </w:r>
      <w:proofErr w:type="gramEnd"/>
      <w:r w:rsidR="001B0F2A" w:rsidRPr="00347FA3">
        <w:rPr>
          <w:rFonts w:ascii="Times New Roman" w:eastAsiaTheme="majorEastAsia" w:hAnsi="Times New Roman" w:cs="Times New Roman"/>
        </w:rPr>
        <w:t>家以亂）。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="001B0F2A" w:rsidRPr="00347FA3">
        <w:rPr>
          <w:rFonts w:ascii="Times New Roman" w:eastAsiaTheme="majorEastAsia" w:hAnsi="Times New Roman" w:cs="Times New Roman"/>
        </w:rPr>
        <w:t>羅</w:t>
      </w:r>
      <w:proofErr w:type="gramStart"/>
      <w:r w:rsidR="001B0F2A" w:rsidRPr="00347FA3">
        <w:rPr>
          <w:rFonts w:ascii="Times New Roman" w:eastAsiaTheme="majorEastAsia" w:hAnsi="Times New Roman" w:cs="Times New Roman"/>
        </w:rPr>
        <w:t>運環：隸定</w:t>
      </w:r>
      <w:proofErr w:type="gramEnd"/>
      <w:r w:rsidR="001B0F2A" w:rsidRPr="00347FA3">
        <w:rPr>
          <w:rFonts w:ascii="Times New Roman" w:eastAsiaTheme="majorEastAsia" w:hAnsi="Times New Roman" w:cs="Times New Roman"/>
        </w:rPr>
        <w:t>爲「</w:t>
      </w:r>
      <w:r w:rsidR="001B0F2A" w:rsidRPr="00347FA3">
        <w:rPr>
          <w:rFonts w:ascii="Times New Roman" w:eastAsia="新細明體-ExtB" w:hAnsi="Times New Roman" w:cs="Times New Roman"/>
        </w:rPr>
        <w:t>𢔭</w:t>
      </w:r>
      <w:r w:rsidR="001B0F2A" w:rsidRPr="00347FA3">
        <w:rPr>
          <w:rFonts w:ascii="Times New Roman" w:eastAsiaTheme="majorEastAsia" w:hAnsi="Times New Roman" w:cs="Times New Roman"/>
        </w:rPr>
        <w:t>」是對的，厂上不必加點畫。戰國楚文字往往在一些字的頂部橫畫上增</w:t>
      </w:r>
      <w:proofErr w:type="gramStart"/>
      <w:r w:rsidR="001B0F2A" w:rsidRPr="00347FA3">
        <w:rPr>
          <w:rFonts w:ascii="Times New Roman" w:eastAsiaTheme="majorEastAsia" w:hAnsi="Times New Roman" w:cs="Times New Roman"/>
        </w:rPr>
        <w:t>一短橫</w:t>
      </w:r>
      <w:proofErr w:type="gramEnd"/>
      <w:r w:rsidR="001B0F2A" w:rsidRPr="00347FA3">
        <w:rPr>
          <w:rFonts w:ascii="Times New Roman" w:eastAsiaTheme="majorEastAsia" w:hAnsi="Times New Roman" w:cs="Times New Roman"/>
        </w:rPr>
        <w:t>，作爲飾筆，同簡的「不」字就是如此。「</w:t>
      </w:r>
      <w:r w:rsidR="001B0F2A" w:rsidRPr="00347FA3">
        <w:rPr>
          <w:rFonts w:ascii="Times New Roman" w:eastAsia="新細明體-ExtB" w:hAnsi="Times New Roman" w:cs="Times New Roman"/>
        </w:rPr>
        <w:t>𢔭</w:t>
      </w:r>
      <w:r w:rsidR="001B0F2A" w:rsidRPr="00347FA3">
        <w:rPr>
          <w:rFonts w:ascii="Times New Roman" w:eastAsiaTheme="majorEastAsia" w:hAnsi="Times New Roman" w:cs="Times New Roman"/>
        </w:rPr>
        <w:t>」讀爲「夷」，義爲「平安」。</w:t>
      </w:r>
      <w:proofErr w:type="gramStart"/>
      <w:r w:rsidR="001B0F2A" w:rsidRPr="00347FA3">
        <w:rPr>
          <w:rFonts w:ascii="Times New Roman" w:eastAsiaTheme="majorEastAsia" w:hAnsi="Times New Roman" w:cs="Times New Roman"/>
        </w:rPr>
        <w:t>本句譯讀</w:t>
      </w:r>
      <w:proofErr w:type="gramEnd"/>
      <w:r w:rsidR="001B0F2A" w:rsidRPr="00347FA3">
        <w:rPr>
          <w:rFonts w:ascii="Times New Roman" w:eastAsiaTheme="majorEastAsia" w:hAnsi="Times New Roman" w:cs="Times New Roman"/>
        </w:rPr>
        <w:t>：國家將能太平。</w:t>
      </w:r>
      <w:r w:rsidR="001B0F2A" w:rsidRPr="00347FA3">
        <w:rPr>
          <w:rFonts w:ascii="Times New Roman" w:eastAsiaTheme="majorEastAsia" w:hAnsi="Times New Roman" w:cs="Times New Roman"/>
        </w:rPr>
        <w:t xml:space="preserve">/ </w:t>
      </w:r>
      <w:r w:rsidR="001B0F2A" w:rsidRPr="00347FA3">
        <w:rPr>
          <w:rFonts w:ascii="Times New Roman" w:eastAsiaTheme="majorEastAsia" w:hAnsi="Times New Roman" w:cs="Times New Roman"/>
        </w:rPr>
        <w:t>賴怡璇：讀「親」。「</w:t>
      </w:r>
      <w:proofErr w:type="gramStart"/>
      <w:r w:rsidR="001B0F2A" w:rsidRPr="00347FA3">
        <w:rPr>
          <w:rFonts w:ascii="Times New Roman" w:eastAsiaTheme="majorEastAsia" w:hAnsi="Times New Roman" w:cs="Times New Roman"/>
        </w:rPr>
        <w:t>邦</w:t>
      </w:r>
      <w:proofErr w:type="gramEnd"/>
      <w:r w:rsidR="001B0F2A" w:rsidRPr="00347FA3">
        <w:rPr>
          <w:rFonts w:ascii="Times New Roman" w:eastAsiaTheme="majorEastAsia" w:hAnsi="Times New Roman" w:cs="Times New Roman"/>
        </w:rPr>
        <w:t>家以親」指國與國之間親近。</w:t>
      </w:r>
    </w:p>
  </w:footnote>
  <w:footnote w:id="23">
    <w:p w14:paraId="49CD5010" w14:textId="3C608681" w:rsidR="005109C9" w:rsidRPr="00347FA3" w:rsidRDefault="005109C9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="001B0F2A" w:rsidRPr="00347FA3">
        <w:rPr>
          <w:rFonts w:ascii="Times New Roman" w:eastAsiaTheme="majorEastAsia" w:hAnsi="Times New Roman" w:cs="Times New Roman"/>
        </w:rPr>
        <w:t>整理者：本句讀爲「子之事不行，百姓」，以正反兩理說服。</w:t>
      </w:r>
      <w:proofErr w:type="gramStart"/>
      <w:r w:rsidR="00981E00" w:rsidRPr="00347FA3">
        <w:rPr>
          <w:rFonts w:ascii="Times New Roman" w:eastAsiaTheme="majorEastAsia" w:hAnsi="Times New Roman" w:cs="Times New Roman"/>
        </w:rPr>
        <w:t>本簡下文</w:t>
      </w:r>
      <w:proofErr w:type="gramEnd"/>
      <w:r w:rsidR="00981E00" w:rsidRPr="00347FA3">
        <w:rPr>
          <w:rFonts w:ascii="Times New Roman" w:eastAsiaTheme="majorEastAsia" w:hAnsi="Times New Roman" w:cs="Times New Roman"/>
        </w:rPr>
        <w:t>殘缺。</w:t>
      </w:r>
      <w:r w:rsidR="00981E00" w:rsidRPr="00347FA3">
        <w:rPr>
          <w:rFonts w:ascii="Times New Roman" w:eastAsiaTheme="majorEastAsia" w:hAnsi="Times New Roman" w:cs="Times New Roman"/>
        </w:rPr>
        <w:t xml:space="preserve">/ </w:t>
      </w:r>
      <w:r w:rsidR="00981E00"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="00981E00" w:rsidRPr="00347FA3">
        <w:rPr>
          <w:rFonts w:ascii="Times New Roman" w:eastAsiaTheme="majorEastAsia" w:hAnsi="Times New Roman" w:cs="Times New Roman"/>
        </w:rPr>
        <w:t>昇</w:t>
      </w:r>
      <w:proofErr w:type="gramEnd"/>
      <w:r w:rsidR="00981E00" w:rsidRPr="00347FA3">
        <w:rPr>
          <w:rFonts w:ascii="Times New Roman" w:eastAsiaTheme="majorEastAsia" w:hAnsi="Times New Roman" w:cs="Times New Roman"/>
        </w:rPr>
        <w:t>：下文殘缺</w:t>
      </w:r>
      <w:r w:rsidR="00981E00" w:rsidRPr="00347FA3">
        <w:rPr>
          <w:rFonts w:ascii="Times New Roman" w:eastAsiaTheme="majorEastAsia" w:hAnsi="Times New Roman" w:cs="Times New Roman"/>
        </w:rPr>
        <w:t>10</w:t>
      </w:r>
      <w:r w:rsidR="00981E00" w:rsidRPr="00347FA3">
        <w:rPr>
          <w:rFonts w:ascii="Times New Roman" w:eastAsiaTheme="majorEastAsia" w:hAnsi="Times New Roman" w:cs="Times New Roman"/>
        </w:rPr>
        <w:t>字。</w:t>
      </w:r>
    </w:p>
  </w:footnote>
  <w:footnote w:id="24">
    <w:p w14:paraId="608F00A2" w14:textId="1C11F37A" w:rsidR="00981E00" w:rsidRPr="00347FA3" w:rsidRDefault="00981E00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C7E00B3" wp14:editId="68EDC657">
            <wp:extent cx="106878" cy="112490"/>
            <wp:effectExtent l="0" t="0" r="7620" b="1905"/>
            <wp:docPr id="877592680" name="圖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08" cy="11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」隸「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59CC10F" wp14:editId="39A71AA4">
            <wp:extent cx="100940" cy="118390"/>
            <wp:effectExtent l="0" t="0" r="0" b="0"/>
            <wp:docPr id="1300051719" name="圖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0" cy="12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」，讀「必」，字形亦見上博</w:t>
      </w:r>
      <w:proofErr w:type="gramStart"/>
      <w:r w:rsidRPr="00347FA3">
        <w:rPr>
          <w:rFonts w:ascii="Times New Roman" w:eastAsiaTheme="majorEastAsia" w:hAnsi="Times New Roman" w:cs="Times New Roman"/>
        </w:rPr>
        <w:t>一</w:t>
      </w:r>
      <w:proofErr w:type="gramEnd"/>
      <w:r w:rsidRPr="00347FA3">
        <w:rPr>
          <w:rFonts w:ascii="Times New Roman" w:eastAsiaTheme="majorEastAsia" w:hAnsi="Times New Roman" w:cs="Times New Roman"/>
        </w:rPr>
        <w:t>《緇衣》，</w:t>
      </w:r>
      <w:proofErr w:type="gramStart"/>
      <w:r w:rsidRPr="00347FA3">
        <w:rPr>
          <w:rFonts w:ascii="Times New Roman" w:eastAsiaTheme="majorEastAsia" w:hAnsi="Times New Roman" w:cs="Times New Roman"/>
        </w:rPr>
        <w:t>郭</w:t>
      </w:r>
      <w:proofErr w:type="gramEnd"/>
      <w:r w:rsidRPr="00347FA3">
        <w:rPr>
          <w:rFonts w:ascii="Times New Roman" w:eastAsiaTheme="majorEastAsia" w:hAnsi="Times New Roman" w:cs="Times New Roman"/>
        </w:rPr>
        <w:t>店本、《禮記》本《總衣》作「必」。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高佑仁：「必」字，整理者隸</w:t>
      </w:r>
      <w:proofErr w:type="gramStart"/>
      <w:r w:rsidRPr="00347FA3">
        <w:rPr>
          <w:rFonts w:ascii="Times New Roman" w:eastAsiaTheme="majorEastAsia" w:hAnsi="Times New Roman" w:cs="Times New Roman"/>
        </w:rPr>
        <w:t>定作</w:t>
      </w:r>
      <w:proofErr w:type="gramEnd"/>
      <w:r w:rsidRPr="00347FA3">
        <w:rPr>
          <w:rFonts w:ascii="Times New Roman" w:eastAsiaTheme="majorEastAsia" w:hAnsi="Times New Roman" w:cs="Times New Roman"/>
        </w:rPr>
        <w:t>提手旁，應是筆誤，實是從「才」。</w:t>
      </w:r>
      <w:r w:rsidRPr="00347FA3">
        <w:rPr>
          <w:rFonts w:ascii="Times New Roman" w:eastAsiaTheme="majorEastAsia" w:hAnsi="Times New Roman" w:cs="Times New Roman"/>
        </w:rPr>
        <w:t>/</w:t>
      </w:r>
    </w:p>
  </w:footnote>
  <w:footnote w:id="25">
    <w:p w14:paraId="11892092" w14:textId="7CDB010D" w:rsidR="00981E00" w:rsidRPr="00347FA3" w:rsidRDefault="00981E00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F235D65" wp14:editId="7AC2C574">
            <wp:extent cx="109718" cy="129498"/>
            <wp:effectExtent l="0" t="0" r="5080" b="4445"/>
            <wp:docPr id="1177746379" name="圖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55" cy="13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」同「跪」，讀爲「危」。《釋名》：「跪，危也。」字從</w:t>
      </w:r>
      <w:r w:rsidR="0047352E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厃</w:t>
      </w:r>
      <w:r w:rsidR="0047352E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（或從</w:t>
      </w:r>
      <w:r w:rsidR="0047352E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危</w:t>
      </w:r>
      <w:r w:rsidR="0047352E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省），從</w:t>
      </w:r>
      <w:r w:rsidR="0047352E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止</w:t>
      </w:r>
      <w:r w:rsidR="0047352E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，或亦「危」字。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楊樹達：「危」乃「跪」</w:t>
      </w:r>
      <w:proofErr w:type="gramStart"/>
      <w:r w:rsidRPr="00347FA3">
        <w:rPr>
          <w:rFonts w:ascii="Times New Roman" w:eastAsiaTheme="majorEastAsia" w:hAnsi="Times New Roman" w:cs="Times New Roman"/>
        </w:rPr>
        <w:t>之初字也</w:t>
      </w:r>
      <w:proofErr w:type="gramEnd"/>
      <w:r w:rsidRPr="00347FA3">
        <w:rPr>
          <w:rFonts w:ascii="Times New Roman" w:eastAsiaTheme="majorEastAsia" w:hAnsi="Times New Roman" w:cs="Times New Roman"/>
        </w:rPr>
        <w:t>（《積微居小學述林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危跪》）。</w:t>
      </w:r>
      <w:r w:rsidR="0047352E" w:rsidRPr="00347FA3">
        <w:rPr>
          <w:rFonts w:ascii="Times New Roman" w:eastAsiaTheme="majorEastAsia" w:hAnsi="Times New Roman" w:cs="Times New Roman"/>
        </w:rPr>
        <w:t xml:space="preserve">/ </w:t>
      </w:r>
      <w:r w:rsidR="0047352E" w:rsidRPr="00347FA3">
        <w:rPr>
          <w:rFonts w:ascii="Times New Roman" w:eastAsiaTheme="majorEastAsia" w:hAnsi="Times New Roman" w:cs="Times New Roman"/>
        </w:rPr>
        <w:t>賴怡璇</w:t>
      </w:r>
      <w:r w:rsidR="0047352E" w:rsidRPr="00347FA3">
        <w:rPr>
          <w:rFonts w:ascii="Times New Roman" w:eastAsiaTheme="majorEastAsia" w:hAnsi="Times New Roman" w:cs="Times New Roman"/>
        </w:rPr>
        <w:t>2016</w:t>
      </w:r>
      <w:r w:rsidR="0047352E" w:rsidRPr="00347FA3">
        <w:rPr>
          <w:rFonts w:ascii="Times New Roman" w:eastAsiaTheme="majorEastAsia" w:hAnsi="Times New Roman" w:cs="Times New Roman"/>
        </w:rPr>
        <w:t>：「危」</w:t>
      </w:r>
      <w:proofErr w:type="gramStart"/>
      <w:r w:rsidR="0047352E" w:rsidRPr="00347FA3">
        <w:rPr>
          <w:rFonts w:ascii="Times New Roman" w:eastAsiaTheme="majorEastAsia" w:hAnsi="Times New Roman" w:cs="Times New Roman"/>
        </w:rPr>
        <w:t>訓為</w:t>
      </w:r>
      <w:proofErr w:type="gramEnd"/>
      <w:r w:rsidR="0047352E" w:rsidRPr="00347FA3">
        <w:rPr>
          <w:rFonts w:ascii="Times New Roman" w:eastAsiaTheme="majorEastAsia" w:hAnsi="Times New Roman" w:cs="Times New Roman"/>
        </w:rPr>
        <w:t>「正」。</w:t>
      </w:r>
      <w:r w:rsidR="0047352E" w:rsidRPr="00347FA3">
        <w:rPr>
          <w:rFonts w:ascii="Times New Roman" w:eastAsiaTheme="majorEastAsia" w:hAnsi="Times New Roman" w:cs="Times New Roman"/>
        </w:rPr>
        <w:t xml:space="preserve">/ </w:t>
      </w:r>
      <w:r w:rsidR="0047352E" w:rsidRPr="00347FA3">
        <w:rPr>
          <w:rFonts w:ascii="Times New Roman" w:eastAsiaTheme="majorEastAsia" w:hAnsi="Times New Roman" w:cs="Times New Roman"/>
        </w:rPr>
        <w:t>俞紹宏、張青松：這</w:t>
      </w:r>
      <w:proofErr w:type="gramStart"/>
      <w:r w:rsidR="0047352E" w:rsidRPr="00347FA3">
        <w:rPr>
          <w:rFonts w:ascii="Times New Roman" w:eastAsiaTheme="majorEastAsia" w:hAnsi="Times New Roman" w:cs="Times New Roman"/>
        </w:rPr>
        <w:t>裏</w:t>
      </w:r>
      <w:proofErr w:type="gramEnd"/>
      <w:r w:rsidR="0047352E" w:rsidRPr="00347FA3">
        <w:rPr>
          <w:rFonts w:ascii="Times New Roman" w:eastAsiaTheme="majorEastAsia" w:hAnsi="Times New Roman" w:cs="Times New Roman"/>
        </w:rPr>
        <w:t>讀「危」之字可依</w:t>
      </w:r>
      <w:proofErr w:type="gramStart"/>
      <w:r w:rsidR="0047352E" w:rsidRPr="00347FA3">
        <w:rPr>
          <w:rFonts w:ascii="Times New Roman" w:eastAsiaTheme="majorEastAsia" w:hAnsi="Times New Roman" w:cs="Times New Roman"/>
        </w:rPr>
        <w:t>形隸作</w:t>
      </w:r>
      <w:proofErr w:type="gramEnd"/>
      <w:r w:rsidR="0047352E" w:rsidRPr="00347FA3">
        <w:rPr>
          <w:rFonts w:ascii="Times New Roman" w:eastAsiaTheme="majorEastAsia" w:hAnsi="Times New Roman" w:cs="Times New Roman"/>
        </w:rPr>
        <w:t>「</w:t>
      </w:r>
      <w:r w:rsidR="0047352E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8C43DDD" wp14:editId="1B864817">
            <wp:extent cx="95367" cy="134381"/>
            <wp:effectExtent l="0" t="0" r="0" b="0"/>
            <wp:docPr id="4833116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116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965" cy="13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52E" w:rsidRPr="00347FA3">
        <w:rPr>
          <w:rFonts w:ascii="Times New Roman" w:eastAsiaTheme="majorEastAsia" w:hAnsi="Times New Roman" w:cs="Times New Roman"/>
        </w:rPr>
        <w:t>」。此字又見第六</w:t>
      </w:r>
      <w:proofErr w:type="gramStart"/>
      <w:r w:rsidR="0047352E" w:rsidRPr="00347FA3">
        <w:rPr>
          <w:rFonts w:ascii="Times New Roman" w:eastAsiaTheme="majorEastAsia" w:hAnsi="Times New Roman" w:cs="Times New Roman"/>
        </w:rPr>
        <w:t>冊</w:t>
      </w:r>
      <w:proofErr w:type="gramEnd"/>
      <w:r w:rsidR="0047352E" w:rsidRPr="00347FA3">
        <w:rPr>
          <w:rFonts w:ascii="Times New Roman" w:eastAsiaTheme="majorEastAsia" w:hAnsi="Times New Roman" w:cs="Times New Roman"/>
        </w:rPr>
        <w:t>《平王與王子木》簡</w:t>
      </w:r>
      <w:r w:rsidR="0047352E" w:rsidRPr="00347FA3">
        <w:rPr>
          <w:rFonts w:ascii="Times New Roman" w:eastAsiaTheme="majorEastAsia" w:hAnsi="Times New Roman" w:cs="Times New Roman"/>
        </w:rPr>
        <w:t>5</w:t>
      </w:r>
      <w:r w:rsidR="0047352E" w:rsidRPr="00347FA3">
        <w:rPr>
          <w:rFonts w:ascii="Times New Roman" w:eastAsiaTheme="majorEastAsia" w:hAnsi="Times New Roman" w:cs="Times New Roman"/>
        </w:rPr>
        <w:t>。</w:t>
      </w:r>
    </w:p>
  </w:footnote>
  <w:footnote w:id="26">
    <w:p w14:paraId="74DE2F0C" w14:textId="01FA5880" w:rsidR="0047352E" w:rsidRPr="00347FA3" w:rsidRDefault="0047352E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整理者：「能」上一</w:t>
      </w:r>
      <w:proofErr w:type="gramStart"/>
      <w:r w:rsidRPr="00347FA3">
        <w:rPr>
          <w:rFonts w:ascii="Times New Roman" w:eastAsiaTheme="majorEastAsia" w:hAnsi="Times New Roman" w:cs="Times New Roman"/>
        </w:rPr>
        <w:t>字釋為</w:t>
      </w:r>
      <w:proofErr w:type="gramEnd"/>
      <w:r w:rsidRPr="00347FA3">
        <w:rPr>
          <w:rFonts w:ascii="Times New Roman" w:eastAsiaTheme="majorEastAsia" w:hAnsi="Times New Roman" w:cs="Times New Roman"/>
        </w:rPr>
        <w:t>「則」。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張峰：</w:t>
      </w:r>
      <w:proofErr w:type="gramStart"/>
      <w:r w:rsidRPr="00347FA3">
        <w:rPr>
          <w:rFonts w:ascii="Times New Roman" w:eastAsiaTheme="majorEastAsia" w:hAnsi="Times New Roman" w:cs="Times New Roman"/>
        </w:rPr>
        <w:t>楚簡的</w:t>
      </w:r>
      <w:proofErr w:type="gramEnd"/>
      <w:r w:rsidRPr="00347FA3">
        <w:rPr>
          <w:rFonts w:ascii="Times New Roman" w:eastAsiaTheme="majorEastAsia" w:hAnsi="Times New Roman" w:cs="Times New Roman"/>
        </w:rPr>
        <w:t>「則」右側所從為「勿」，簡</w:t>
      </w:r>
      <w:r w:rsidRPr="00347FA3">
        <w:rPr>
          <w:rFonts w:ascii="Times New Roman" w:eastAsiaTheme="majorEastAsia" w:hAnsi="Times New Roman" w:cs="Times New Roman"/>
        </w:rPr>
        <w:t>3</w:t>
      </w:r>
      <w:proofErr w:type="gramStart"/>
      <w:r w:rsidRPr="00347FA3">
        <w:rPr>
          <w:rFonts w:ascii="Times New Roman" w:eastAsiaTheme="majorEastAsia" w:hAnsi="Times New Roman" w:cs="Times New Roman"/>
        </w:rPr>
        <w:t>兩個</w:t>
      </w:r>
      <w:proofErr w:type="gramEnd"/>
      <w:r w:rsidRPr="00347FA3">
        <w:rPr>
          <w:rFonts w:ascii="Times New Roman" w:eastAsiaTheme="majorEastAsia" w:hAnsi="Times New Roman" w:cs="Times New Roman"/>
        </w:rPr>
        <w:t>「則」</w:t>
      </w:r>
      <w:proofErr w:type="gramStart"/>
      <w:r w:rsidRPr="00347FA3">
        <w:rPr>
          <w:rFonts w:ascii="Times New Roman" w:eastAsiaTheme="majorEastAsia" w:hAnsi="Times New Roman" w:cs="Times New Roman"/>
        </w:rPr>
        <w:t>右所從</w:t>
      </w:r>
      <w:proofErr w:type="gramEnd"/>
      <w:r w:rsidRPr="00347FA3">
        <w:rPr>
          <w:rFonts w:ascii="Times New Roman" w:eastAsiaTheme="majorEastAsia" w:hAnsi="Times New Roman" w:cs="Times New Roman"/>
        </w:rPr>
        <w:t>與《清壹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保》簡</w:t>
      </w:r>
      <w:r w:rsidRPr="00347FA3">
        <w:rPr>
          <w:rFonts w:ascii="Times New Roman" w:eastAsiaTheme="majorEastAsia" w:hAnsi="Times New Roman" w:cs="Times New Roman"/>
        </w:rPr>
        <w:t>5</w:t>
      </w:r>
      <w:r w:rsidRPr="00347FA3">
        <w:rPr>
          <w:rFonts w:ascii="Times New Roman" w:eastAsiaTheme="majorEastAsia" w:hAnsi="Times New Roman" w:cs="Times New Roman"/>
        </w:rPr>
        <w:t>的「易」同</w:t>
      </w:r>
      <w:proofErr w:type="gramStart"/>
      <w:r w:rsidRPr="00347FA3">
        <w:rPr>
          <w:rFonts w:ascii="Times New Roman" w:eastAsiaTheme="majorEastAsia" w:hAnsi="Times New Roman" w:cs="Times New Roman"/>
        </w:rPr>
        <w:t>（</w:t>
      </w:r>
      <w:proofErr w:type="gramEnd"/>
      <w:r w:rsidRPr="00347FA3">
        <w:rPr>
          <w:rFonts w:ascii="Times New Roman" w:eastAsiaTheme="majorEastAsia" w:hAnsi="Times New Roman" w:cs="Times New Roman"/>
        </w:rPr>
        <w:t>也可能是書手所加飾筆，但不管怎麽說，加了飾筆與「易」混同了），嚴格說來應為訛書。</w:t>
      </w:r>
    </w:p>
  </w:footnote>
  <w:footnote w:id="27">
    <w:p w14:paraId="245A4D27" w14:textId="506D379A" w:rsidR="00981E00" w:rsidRPr="00347FA3" w:rsidRDefault="00981E00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整理者：「貴」通「潰」。</w:t>
      </w:r>
      <w:r w:rsidR="0047352E" w:rsidRPr="00347FA3">
        <w:rPr>
          <w:rFonts w:ascii="Times New Roman" w:eastAsiaTheme="majorEastAsia" w:hAnsi="Times New Roman" w:cs="Times New Roman"/>
        </w:rPr>
        <w:t xml:space="preserve">/ </w:t>
      </w:r>
      <w:r w:rsidR="0047352E" w:rsidRPr="00347FA3">
        <w:rPr>
          <w:rFonts w:ascii="Times New Roman" w:eastAsiaTheme="majorEastAsia" w:hAnsi="Times New Roman" w:cs="Times New Roman"/>
        </w:rPr>
        <w:t>王凱博：「貴」</w:t>
      </w:r>
      <w:proofErr w:type="gramStart"/>
      <w:r w:rsidR="0047352E" w:rsidRPr="00347FA3">
        <w:rPr>
          <w:rFonts w:ascii="Times New Roman" w:eastAsiaTheme="majorEastAsia" w:hAnsi="Times New Roman" w:cs="Times New Roman"/>
        </w:rPr>
        <w:t>不破讀</w:t>
      </w:r>
      <w:proofErr w:type="gramEnd"/>
      <w:r w:rsidR="0047352E" w:rsidRPr="00347FA3">
        <w:rPr>
          <w:rFonts w:ascii="Times New Roman" w:eastAsiaTheme="majorEastAsia" w:hAnsi="Times New Roman" w:cs="Times New Roman"/>
        </w:rPr>
        <w:t>。</w:t>
      </w:r>
    </w:p>
  </w:footnote>
  <w:footnote w:id="28">
    <w:p w14:paraId="7B29ED12" w14:textId="4050302F" w:rsidR="00981E00" w:rsidRPr="00347FA3" w:rsidRDefault="00981E00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F9A3732" wp14:editId="2A443CC0">
            <wp:extent cx="83127" cy="108705"/>
            <wp:effectExtent l="0" t="0" r="0" b="5715"/>
            <wp:docPr id="1937107715" name="圖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12" cy="11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」簡文</w:t>
      </w:r>
      <w:proofErr w:type="gramStart"/>
      <w:r w:rsidRPr="00347FA3">
        <w:rPr>
          <w:rFonts w:ascii="Times New Roman" w:eastAsiaTheme="majorEastAsia" w:hAnsi="Times New Roman" w:cs="Times New Roman"/>
        </w:rPr>
        <w:t>恒</w:t>
      </w:r>
      <w:proofErr w:type="gramEnd"/>
      <w:r w:rsidRPr="00347FA3">
        <w:rPr>
          <w:rFonts w:ascii="Times New Roman" w:eastAsiaTheme="majorEastAsia" w:hAnsi="Times New Roman" w:cs="Times New Roman"/>
        </w:rPr>
        <w:t>見，《古音駢字續編》引《路史》「夏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0D11F77" wp14:editId="71B0B7C6">
            <wp:extent cx="106878" cy="139764"/>
            <wp:effectExtent l="0" t="0" r="7620" b="0"/>
            <wp:docPr id="937924920" name="圖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93" cy="141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」注「夏禹」。「</w:t>
      </w:r>
      <w:proofErr w:type="gramStart"/>
      <w:r w:rsidRPr="00347FA3">
        <w:rPr>
          <w:rFonts w:ascii="Times New Roman" w:eastAsiaTheme="majorEastAsia" w:hAnsi="Times New Roman" w:cs="Times New Roman"/>
        </w:rPr>
        <w:t>漮</w:t>
      </w:r>
      <w:proofErr w:type="gramEnd"/>
      <w:r w:rsidRPr="00347FA3">
        <w:rPr>
          <w:rFonts w:ascii="Times New Roman" w:eastAsiaTheme="majorEastAsia" w:hAnsi="Times New Roman" w:cs="Times New Roman"/>
        </w:rPr>
        <w:t>」音與「湯」通，上博五《鬼神之明》</w:t>
      </w:r>
      <w:proofErr w:type="gramStart"/>
      <w:r w:rsidRPr="00347FA3">
        <w:rPr>
          <w:rFonts w:ascii="Times New Roman" w:eastAsiaTheme="majorEastAsia" w:hAnsi="Times New Roman" w:cs="Times New Roman"/>
        </w:rPr>
        <w:t>第</w:t>
      </w:r>
      <w:r w:rsidRPr="00347FA3">
        <w:rPr>
          <w:rFonts w:ascii="Times New Roman" w:eastAsiaTheme="majorEastAsia" w:hAnsi="Times New Roman" w:cs="Times New Roman"/>
        </w:rPr>
        <w:t>1</w:t>
      </w:r>
      <w:r w:rsidRPr="00347FA3">
        <w:rPr>
          <w:rFonts w:ascii="Times New Roman" w:eastAsiaTheme="majorEastAsia" w:hAnsi="Times New Roman" w:cs="Times New Roman"/>
        </w:rPr>
        <w:t>簡作</w:t>
      </w:r>
      <w:proofErr w:type="gramEnd"/>
      <w:r w:rsidRPr="00347FA3">
        <w:rPr>
          <w:rFonts w:ascii="Times New Roman" w:eastAsiaTheme="majorEastAsia" w:hAnsi="Times New Roman" w:cs="Times New Roman"/>
        </w:rPr>
        <w:t>「湯」，商代創立者。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蘇建洲：上博</w:t>
      </w:r>
      <w:proofErr w:type="gramStart"/>
      <w:r w:rsidRPr="00347FA3">
        <w:rPr>
          <w:rFonts w:ascii="Times New Roman" w:eastAsiaTheme="majorEastAsia" w:hAnsi="Times New Roman" w:cs="Times New Roman"/>
        </w:rPr>
        <w:t>一</w:t>
      </w:r>
      <w:proofErr w:type="gramEnd"/>
      <w:r w:rsidRPr="00347FA3">
        <w:rPr>
          <w:rFonts w:ascii="Times New Roman" w:eastAsiaTheme="majorEastAsia" w:hAnsi="Times New Roman" w:cs="Times New Roman"/>
        </w:rPr>
        <w:t>《緇衣》「湯」作從</w:t>
      </w:r>
      <w:proofErr w:type="gramStart"/>
      <w:r w:rsidRPr="00347FA3">
        <w:rPr>
          <w:rFonts w:ascii="Times New Roman" w:eastAsiaTheme="majorEastAsia" w:hAnsi="Times New Roman" w:cs="Times New Roman"/>
        </w:rPr>
        <w:t>水庚聲，施謝捷</w:t>
      </w:r>
      <w:proofErr w:type="gramEnd"/>
      <w:r w:rsidRPr="00347FA3">
        <w:rPr>
          <w:rFonts w:ascii="Times New Roman" w:eastAsiaTheme="majorEastAsia" w:hAnsi="Times New Roman" w:cs="Times New Roman"/>
        </w:rPr>
        <w:t>以為是「湯」的異構。「康」也</w:t>
      </w:r>
      <w:proofErr w:type="gramStart"/>
      <w:r w:rsidRPr="00347FA3">
        <w:rPr>
          <w:rFonts w:ascii="Times New Roman" w:eastAsiaTheme="majorEastAsia" w:hAnsi="Times New Roman" w:cs="Times New Roman"/>
        </w:rPr>
        <w:t>從庚聲</w:t>
      </w:r>
      <w:proofErr w:type="gramEnd"/>
      <w:r w:rsidRPr="00347FA3">
        <w:rPr>
          <w:rFonts w:ascii="Times New Roman" w:eastAsiaTheme="majorEastAsia" w:hAnsi="Times New Roman" w:cs="Times New Roman"/>
        </w:rPr>
        <w:t>，故「</w:t>
      </w:r>
      <w:proofErr w:type="gramStart"/>
      <w:r w:rsidRPr="00347FA3">
        <w:rPr>
          <w:rFonts w:ascii="Times New Roman" w:eastAsiaTheme="majorEastAsia" w:hAnsi="Times New Roman" w:cs="Times New Roman"/>
        </w:rPr>
        <w:t>漮</w:t>
      </w:r>
      <w:proofErr w:type="gramEnd"/>
      <w:r w:rsidRPr="00347FA3">
        <w:rPr>
          <w:rFonts w:ascii="Times New Roman" w:eastAsiaTheme="majorEastAsia" w:hAnsi="Times New Roman" w:cs="Times New Roman"/>
        </w:rPr>
        <w:t>」可以看作「湯」的異構。</w:t>
      </w:r>
    </w:p>
  </w:footnote>
  <w:footnote w:id="29">
    <w:p w14:paraId="2F992EEA" w14:textId="6B255ED5" w:rsidR="00981E00" w:rsidRPr="00347FA3" w:rsidRDefault="00981E00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整理者：「學」</w:t>
      </w:r>
      <w:proofErr w:type="gramStart"/>
      <w:r w:rsidRPr="00347FA3">
        <w:rPr>
          <w:rFonts w:ascii="Times New Roman" w:eastAsiaTheme="majorEastAsia" w:hAnsi="Times New Roman" w:cs="Times New Roman"/>
        </w:rPr>
        <w:t>隸作</w:t>
      </w:r>
      <w:proofErr w:type="gramEnd"/>
      <w:r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19C07E8" wp14:editId="7E2AC4B0">
            <wp:extent cx="95367" cy="87251"/>
            <wp:effectExtent l="0" t="0" r="0" b="8255"/>
            <wp:docPr id="1612709372" name="圖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09" cy="89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</w:t>
      </w:r>
      <w:proofErr w:type="gramStart"/>
      <w:r w:rsidRPr="00347FA3">
        <w:rPr>
          <w:rFonts w:ascii="Times New Roman" w:eastAsiaTheme="majorEastAsia" w:hAnsi="Times New Roman" w:cs="Times New Roman"/>
        </w:rPr>
        <w:t>疑</w:t>
      </w:r>
      <w:proofErr w:type="gramEnd"/>
      <w:r w:rsidRPr="00347FA3">
        <w:rPr>
          <w:rFonts w:ascii="Times New Roman" w:eastAsiaTheme="majorEastAsia" w:hAnsi="Times New Roman" w:cs="Times New Roman"/>
        </w:rPr>
        <w:t>「舉」字異體，會意。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高佑仁：</w:t>
      </w:r>
      <w:proofErr w:type="gramStart"/>
      <w:r w:rsidRPr="00347FA3">
        <w:rPr>
          <w:rFonts w:ascii="Times New Roman" w:eastAsiaTheme="majorEastAsia" w:hAnsi="Times New Roman" w:cs="Times New Roman"/>
        </w:rPr>
        <w:t>原釋所謂</w:t>
      </w:r>
      <w:proofErr w:type="gramEnd"/>
      <w:r w:rsidRPr="00347FA3">
        <w:rPr>
          <w:rFonts w:ascii="Times New Roman" w:eastAsiaTheme="majorEastAsia" w:hAnsi="Times New Roman" w:cs="Times New Roman"/>
        </w:rPr>
        <w:t>的「舉」，下半明顯從「子」，實為「學」字。</w:t>
      </w:r>
      <w:r w:rsidR="0047352E" w:rsidRPr="00347FA3">
        <w:rPr>
          <w:rFonts w:ascii="Times New Roman" w:eastAsiaTheme="majorEastAsia" w:hAnsi="Times New Roman" w:cs="Times New Roman"/>
        </w:rPr>
        <w:t xml:space="preserve">/ </w:t>
      </w:r>
      <w:r w:rsidR="0047352E"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="0047352E" w:rsidRPr="00347FA3">
        <w:rPr>
          <w:rFonts w:ascii="Times New Roman" w:eastAsiaTheme="majorEastAsia" w:hAnsi="Times New Roman" w:cs="Times New Roman"/>
        </w:rPr>
        <w:t>昇</w:t>
      </w:r>
      <w:proofErr w:type="gramEnd"/>
      <w:r w:rsidR="0047352E" w:rsidRPr="00347FA3">
        <w:rPr>
          <w:rFonts w:ascii="Times New Roman" w:eastAsiaTheme="majorEastAsia" w:hAnsi="Times New Roman" w:cs="Times New Roman"/>
        </w:rPr>
        <w:t>：</w:t>
      </w:r>
      <w:proofErr w:type="gramStart"/>
      <w:r w:rsidR="0047352E" w:rsidRPr="00347FA3">
        <w:rPr>
          <w:rFonts w:ascii="Times New Roman" w:eastAsiaTheme="majorEastAsia" w:hAnsi="Times New Roman" w:cs="Times New Roman"/>
        </w:rPr>
        <w:t>疑</w:t>
      </w:r>
      <w:proofErr w:type="gramEnd"/>
      <w:r w:rsidR="0047352E" w:rsidRPr="00347FA3">
        <w:rPr>
          <w:rFonts w:ascii="Times New Roman" w:eastAsiaTheme="majorEastAsia" w:hAnsi="Times New Roman" w:cs="Times New Roman"/>
        </w:rPr>
        <w:t>「禹湯則學」這四</w:t>
      </w:r>
      <w:proofErr w:type="gramStart"/>
      <w:r w:rsidR="0047352E" w:rsidRPr="00347FA3">
        <w:rPr>
          <w:rFonts w:ascii="Times New Roman" w:eastAsiaTheme="majorEastAsia" w:hAnsi="Times New Roman" w:cs="Times New Roman"/>
        </w:rPr>
        <w:t>個</w:t>
      </w:r>
      <w:proofErr w:type="gramEnd"/>
      <w:r w:rsidR="0047352E" w:rsidRPr="00347FA3">
        <w:rPr>
          <w:rFonts w:ascii="Times New Roman" w:eastAsiaTheme="majorEastAsia" w:hAnsi="Times New Roman" w:cs="Times New Roman"/>
        </w:rPr>
        <w:t>字有</w:t>
      </w:r>
      <w:proofErr w:type="gramStart"/>
      <w:r w:rsidR="0047352E" w:rsidRPr="00347FA3">
        <w:rPr>
          <w:rFonts w:ascii="Times New Roman" w:eastAsiaTheme="majorEastAsia" w:hAnsi="Times New Roman" w:cs="Times New Roman"/>
        </w:rPr>
        <w:t>訛漏，</w:t>
      </w:r>
      <w:proofErr w:type="gramEnd"/>
      <w:r w:rsidR="0047352E" w:rsidRPr="00347FA3">
        <w:rPr>
          <w:rFonts w:ascii="Times New Roman" w:eastAsiaTheme="majorEastAsia" w:hAnsi="Times New Roman" w:cs="Times New Roman"/>
        </w:rPr>
        <w:t>句意應是「禹</w:t>
      </w:r>
      <w:proofErr w:type="gramStart"/>
      <w:r w:rsidR="0047352E" w:rsidRPr="00347FA3">
        <w:rPr>
          <w:rFonts w:ascii="Times New Roman" w:eastAsiaTheme="majorEastAsia" w:hAnsi="Times New Roman" w:cs="Times New Roman"/>
        </w:rPr>
        <w:t>湯亦學</w:t>
      </w:r>
      <w:proofErr w:type="gramEnd"/>
      <w:r w:rsidR="0047352E" w:rsidRPr="00347FA3">
        <w:rPr>
          <w:rFonts w:ascii="Times New Roman" w:eastAsiaTheme="majorEastAsia" w:hAnsi="Times New Roman" w:cs="Times New Roman"/>
        </w:rPr>
        <w:t>」。</w:t>
      </w:r>
      <w:r w:rsidR="0047352E" w:rsidRPr="00347FA3">
        <w:rPr>
          <w:rFonts w:ascii="Times New Roman" w:eastAsiaTheme="majorEastAsia" w:hAnsi="Times New Roman" w:cs="Times New Roman"/>
        </w:rPr>
        <w:t xml:space="preserve">/ </w:t>
      </w:r>
      <w:r w:rsidR="0047352E" w:rsidRPr="00347FA3">
        <w:rPr>
          <w:rFonts w:ascii="Times New Roman" w:eastAsiaTheme="majorEastAsia" w:hAnsi="Times New Roman" w:cs="Times New Roman"/>
        </w:rPr>
        <w:t>賴怡璇</w:t>
      </w:r>
      <w:r w:rsidR="0047352E" w:rsidRPr="00347FA3">
        <w:rPr>
          <w:rFonts w:ascii="Times New Roman" w:eastAsiaTheme="majorEastAsia" w:hAnsi="Times New Roman" w:cs="Times New Roman"/>
        </w:rPr>
        <w:t>2016</w:t>
      </w:r>
      <w:r w:rsidR="0047352E" w:rsidRPr="00347FA3">
        <w:rPr>
          <w:rFonts w:ascii="Times New Roman" w:eastAsiaTheme="majorEastAsia" w:hAnsi="Times New Roman" w:cs="Times New Roman"/>
        </w:rPr>
        <w:t>：必要正其國家，若此則</w:t>
      </w:r>
      <w:proofErr w:type="gramStart"/>
      <w:r w:rsidR="0047352E" w:rsidRPr="00347FA3">
        <w:rPr>
          <w:rFonts w:ascii="Times New Roman" w:eastAsiaTheme="majorEastAsia" w:hAnsi="Times New Roman" w:cs="Times New Roman"/>
        </w:rPr>
        <w:t>能比禹</w:t>
      </w:r>
      <w:proofErr w:type="gramEnd"/>
      <w:r w:rsidR="0047352E" w:rsidRPr="00347FA3">
        <w:rPr>
          <w:rFonts w:ascii="Times New Roman" w:eastAsiaTheme="majorEastAsia" w:hAnsi="Times New Roman" w:cs="Times New Roman"/>
        </w:rPr>
        <w:t>、康更為尊貴，</w:t>
      </w:r>
      <w:proofErr w:type="gramStart"/>
      <w:r w:rsidR="0047352E" w:rsidRPr="00347FA3">
        <w:rPr>
          <w:rFonts w:ascii="Times New Roman" w:eastAsiaTheme="majorEastAsia" w:hAnsi="Times New Roman" w:cs="Times New Roman"/>
        </w:rPr>
        <w:t>而禹、康皆</w:t>
      </w:r>
      <w:proofErr w:type="gramEnd"/>
      <w:r w:rsidR="0047352E" w:rsidRPr="00347FA3">
        <w:rPr>
          <w:rFonts w:ascii="Times New Roman" w:eastAsiaTheme="majorEastAsia" w:hAnsi="Times New Roman" w:cs="Times New Roman"/>
        </w:rPr>
        <w:t>會來學習。</w:t>
      </w:r>
      <w:r w:rsidR="0047352E" w:rsidRPr="00347FA3">
        <w:rPr>
          <w:rFonts w:ascii="Times New Roman" w:eastAsiaTheme="majorEastAsia" w:hAnsi="Times New Roman" w:cs="Times New Roman"/>
        </w:rPr>
        <w:t xml:space="preserve">/ </w:t>
      </w:r>
      <w:r w:rsidR="0047352E" w:rsidRPr="00347FA3">
        <w:rPr>
          <w:rFonts w:ascii="Times New Roman" w:eastAsiaTheme="majorEastAsia" w:hAnsi="Times New Roman" w:cs="Times New Roman"/>
        </w:rPr>
        <w:t>賴怡璇</w:t>
      </w:r>
      <w:r w:rsidR="0047352E" w:rsidRPr="00347FA3">
        <w:rPr>
          <w:rFonts w:ascii="Times New Roman" w:eastAsiaTheme="majorEastAsia" w:hAnsi="Times New Roman" w:cs="Times New Roman"/>
        </w:rPr>
        <w:t>2017</w:t>
      </w:r>
      <w:r w:rsidR="0047352E" w:rsidRPr="00347FA3">
        <w:rPr>
          <w:rFonts w:ascii="Times New Roman" w:eastAsiaTheme="majorEastAsia" w:hAnsi="Times New Roman" w:cs="Times New Roman"/>
        </w:rPr>
        <w:t>：「禹、湯則學」意謂：禹、湯也要學習（才能成為聖賢）。</w:t>
      </w:r>
      <w:r w:rsidR="0047352E" w:rsidRPr="00347FA3">
        <w:rPr>
          <w:rFonts w:ascii="Times New Roman" w:eastAsiaTheme="majorEastAsia" w:hAnsi="Times New Roman" w:cs="Times New Roman"/>
        </w:rPr>
        <w:t xml:space="preserve">/ </w:t>
      </w:r>
      <w:r w:rsidR="0047352E"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="0047352E" w:rsidRPr="00347FA3">
        <w:rPr>
          <w:rFonts w:ascii="Times New Roman" w:eastAsiaTheme="majorEastAsia" w:hAnsi="Times New Roman" w:cs="Times New Roman"/>
        </w:rPr>
        <w:t>昇</w:t>
      </w:r>
      <w:proofErr w:type="gramEnd"/>
      <w:r w:rsidR="0047352E" w:rsidRPr="00347FA3">
        <w:rPr>
          <w:rFonts w:ascii="Times New Roman" w:eastAsiaTheme="majorEastAsia" w:hAnsi="Times New Roman" w:cs="Times New Roman"/>
        </w:rPr>
        <w:t>：「必危其邦家，則</w:t>
      </w:r>
      <w:proofErr w:type="gramStart"/>
      <w:r w:rsidR="0047352E" w:rsidRPr="00347FA3">
        <w:rPr>
          <w:rFonts w:ascii="Times New Roman" w:eastAsiaTheme="majorEastAsia" w:hAnsi="Times New Roman" w:cs="Times New Roman"/>
        </w:rPr>
        <w:t>能貴於禹</w:t>
      </w:r>
      <w:proofErr w:type="gramEnd"/>
      <w:r w:rsidR="0047352E" w:rsidRPr="00347FA3">
        <w:rPr>
          <w:rFonts w:ascii="Times New Roman" w:eastAsiaTheme="majorEastAsia" w:hAnsi="Times New Roman" w:cs="Times New Roman"/>
        </w:rPr>
        <w:t>、湯」</w:t>
      </w:r>
      <w:proofErr w:type="gramStart"/>
      <w:r w:rsidR="0047352E" w:rsidRPr="00347FA3">
        <w:rPr>
          <w:rFonts w:ascii="Times New Roman" w:eastAsiaTheme="majorEastAsia" w:hAnsi="Times New Roman" w:cs="Times New Roman"/>
        </w:rPr>
        <w:t>意謂必能</w:t>
      </w:r>
      <w:proofErr w:type="gramEnd"/>
      <w:r w:rsidR="0047352E" w:rsidRPr="00347FA3">
        <w:rPr>
          <w:rFonts w:ascii="Times New Roman" w:eastAsiaTheme="majorEastAsia" w:hAnsi="Times New Roman" w:cs="Times New Roman"/>
        </w:rPr>
        <w:t>端正其國家，</w:t>
      </w:r>
      <w:proofErr w:type="gramStart"/>
      <w:r w:rsidR="0047352E" w:rsidRPr="00347FA3">
        <w:rPr>
          <w:rFonts w:ascii="Times New Roman" w:eastAsiaTheme="majorEastAsia" w:hAnsi="Times New Roman" w:cs="Times New Roman"/>
        </w:rPr>
        <w:t>則連禹</w:t>
      </w:r>
      <w:proofErr w:type="gramEnd"/>
      <w:r w:rsidR="0047352E" w:rsidRPr="00347FA3">
        <w:rPr>
          <w:rFonts w:ascii="Times New Roman" w:eastAsiaTheme="majorEastAsia" w:hAnsi="Times New Roman" w:cs="Times New Roman"/>
        </w:rPr>
        <w:t>、湯都會推重。</w:t>
      </w:r>
    </w:p>
  </w:footnote>
  <w:footnote w:id="30">
    <w:p w14:paraId="256D562C" w14:textId="196D1EC0" w:rsidR="00FB1D0D" w:rsidRPr="00347FA3" w:rsidRDefault="00323D36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="00FB1D0D" w:rsidRPr="00347FA3">
        <w:rPr>
          <w:rFonts w:ascii="Times New Roman" w:eastAsiaTheme="majorEastAsia" w:hAnsi="Times New Roman" w:cs="Times New Roman"/>
        </w:rPr>
        <w:t>整理者：簡</w:t>
      </w:r>
      <w:proofErr w:type="gramStart"/>
      <w:r w:rsidR="00FB1D0D" w:rsidRPr="00347FA3">
        <w:rPr>
          <w:rFonts w:ascii="Times New Roman" w:eastAsiaTheme="majorEastAsia" w:hAnsi="Times New Roman" w:cs="Times New Roman"/>
        </w:rPr>
        <w:t>10</w:t>
      </w:r>
      <w:r w:rsidR="00FB1D0D" w:rsidRPr="00347FA3">
        <w:rPr>
          <w:rFonts w:ascii="Times New Roman" w:eastAsiaTheme="majorEastAsia" w:hAnsi="Times New Roman" w:cs="Times New Roman"/>
        </w:rPr>
        <w:t>首字殘</w:t>
      </w:r>
      <w:proofErr w:type="gramEnd"/>
      <w:r w:rsidR="00FB1D0D" w:rsidRPr="00347FA3">
        <w:rPr>
          <w:rFonts w:ascii="Times New Roman" w:eastAsiaTheme="majorEastAsia" w:hAnsi="Times New Roman" w:cs="Times New Roman"/>
        </w:rPr>
        <w:t>，不清。</w:t>
      </w:r>
    </w:p>
    <w:p w14:paraId="2430476D" w14:textId="7871DDD1" w:rsidR="00323D36" w:rsidRPr="00347FA3" w:rsidRDefault="00FB1D0D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王凱博：發現</w:t>
      </w:r>
      <w:proofErr w:type="gramStart"/>
      <w:r w:rsidRPr="00347FA3">
        <w:rPr>
          <w:rFonts w:ascii="Times New Roman" w:eastAsiaTheme="majorEastAsia" w:hAnsi="Times New Roman" w:cs="Times New Roman"/>
        </w:rPr>
        <w:t>第</w:t>
      </w:r>
      <w:r w:rsidRPr="00347FA3">
        <w:rPr>
          <w:rFonts w:ascii="Times New Roman" w:eastAsiaTheme="majorEastAsia" w:hAnsi="Times New Roman" w:cs="Times New Roman"/>
        </w:rPr>
        <w:t>10</w:t>
      </w:r>
      <w:r w:rsidRPr="00347FA3">
        <w:rPr>
          <w:rFonts w:ascii="Times New Roman" w:eastAsiaTheme="majorEastAsia" w:hAnsi="Times New Roman" w:cs="Times New Roman"/>
        </w:rPr>
        <w:t>簡可與第</w:t>
      </w:r>
      <w:r w:rsidRPr="00347FA3">
        <w:rPr>
          <w:rFonts w:ascii="Times New Roman" w:eastAsiaTheme="majorEastAsia" w:hAnsi="Times New Roman" w:cs="Times New Roman"/>
        </w:rPr>
        <w:t>3</w:t>
      </w:r>
      <w:r w:rsidRPr="00347FA3">
        <w:rPr>
          <w:rFonts w:ascii="Times New Roman" w:eastAsiaTheme="majorEastAsia" w:hAnsi="Times New Roman" w:cs="Times New Roman"/>
        </w:rPr>
        <w:t>簡拼接</w:t>
      </w:r>
      <w:proofErr w:type="gramEnd"/>
      <w:r w:rsidRPr="00347FA3">
        <w:rPr>
          <w:rFonts w:ascii="Times New Roman" w:eastAsiaTheme="majorEastAsia" w:hAnsi="Times New Roman" w:cs="Times New Roman"/>
        </w:rPr>
        <w:t>。簡</w:t>
      </w:r>
      <w:r w:rsidRPr="00347FA3">
        <w:rPr>
          <w:rFonts w:ascii="Times New Roman" w:eastAsiaTheme="majorEastAsia" w:hAnsi="Times New Roman" w:cs="Times New Roman"/>
        </w:rPr>
        <w:t>3</w:t>
      </w:r>
      <w:r w:rsidRPr="00347FA3">
        <w:rPr>
          <w:rFonts w:ascii="Times New Roman" w:eastAsiaTheme="majorEastAsia" w:hAnsi="Times New Roman" w:cs="Times New Roman"/>
        </w:rPr>
        <w:t>尾</w:t>
      </w:r>
      <w:r w:rsidRPr="00347FA3">
        <w:rPr>
          <w:rFonts w:ascii="Times New Roman" w:eastAsiaTheme="majorEastAsia" w:hAnsi="Times New Roman" w:cs="Times New Roman"/>
        </w:rPr>
        <w:t>+</w:t>
      </w:r>
      <w:r w:rsidRPr="00347FA3">
        <w:rPr>
          <w:rFonts w:ascii="Times New Roman" w:eastAsiaTheme="majorEastAsia" w:hAnsi="Times New Roman" w:cs="Times New Roman"/>
        </w:rPr>
        <w:t>簡</w:t>
      </w:r>
      <w:proofErr w:type="gramStart"/>
      <w:r w:rsidRPr="00347FA3">
        <w:rPr>
          <w:rFonts w:ascii="Times New Roman" w:eastAsiaTheme="majorEastAsia" w:hAnsi="Times New Roman" w:cs="Times New Roman"/>
        </w:rPr>
        <w:t>10</w:t>
      </w:r>
      <w:r w:rsidRPr="00347FA3">
        <w:rPr>
          <w:rFonts w:ascii="Times New Roman" w:eastAsiaTheme="majorEastAsia" w:hAnsi="Times New Roman" w:cs="Times New Roman"/>
        </w:rPr>
        <w:t>首殘斷處，拼合後字</w:t>
      </w:r>
      <w:proofErr w:type="gramEnd"/>
      <w:r w:rsidRPr="00347FA3">
        <w:rPr>
          <w:rFonts w:ascii="Times New Roman" w:eastAsiaTheme="majorEastAsia" w:hAnsi="Times New Roman" w:cs="Times New Roman"/>
        </w:rPr>
        <w:t>爲「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553A65F" wp14:editId="390B0C67">
            <wp:extent cx="102358" cy="105739"/>
            <wp:effectExtent l="0" t="0" r="0" b="8890"/>
            <wp:docPr id="1383962077" name="圖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60" cy="11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」，讀爲「始」。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</w:t>
      </w:r>
      <w:proofErr w:type="gramStart"/>
      <w:r w:rsidRPr="00347FA3">
        <w:rPr>
          <w:rFonts w:ascii="Times New Roman" w:eastAsiaTheme="majorEastAsia" w:hAnsi="Times New Roman" w:cs="Times New Roman"/>
        </w:rPr>
        <w:t>隸定</w:t>
      </w:r>
      <w:proofErr w:type="gramEnd"/>
      <w:r w:rsidRPr="00347FA3">
        <w:rPr>
          <w:rFonts w:ascii="Times New Roman" w:eastAsiaTheme="majorEastAsia" w:hAnsi="Times New Roman" w:cs="Times New Roman"/>
        </w:rPr>
        <w:t>爲「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47BF658" wp14:editId="22A6415F">
            <wp:extent cx="114300" cy="124028"/>
            <wp:effectExtent l="0" t="0" r="0" b="9525"/>
            <wp:docPr id="1774596345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60" cy="127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羅</w:t>
      </w:r>
      <w:proofErr w:type="gramStart"/>
      <w:r w:rsidRPr="00347FA3">
        <w:rPr>
          <w:rFonts w:ascii="Times New Roman" w:eastAsiaTheme="majorEastAsia" w:hAnsi="Times New Roman" w:cs="Times New Roman"/>
        </w:rPr>
        <w:t>運環：</w:t>
      </w:r>
      <w:proofErr w:type="gramEnd"/>
      <w:r w:rsidRPr="00347FA3">
        <w:rPr>
          <w:rFonts w:ascii="Times New Roman" w:eastAsiaTheme="majorEastAsia" w:hAnsi="Times New Roman" w:cs="Times New Roman"/>
        </w:rPr>
        <w:t>此字從「言」，</w:t>
      </w:r>
      <w:r w:rsidR="006474CA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F26A437" wp14:editId="19C6D148">
            <wp:extent cx="116006" cy="106133"/>
            <wp:effectExtent l="0" t="0" r="0" b="8255"/>
            <wp:docPr id="350005730" name="圖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27" cy="11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74CA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（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C3742A0" wp14:editId="0BAF7139">
            <wp:extent cx="109182" cy="109182"/>
            <wp:effectExtent l="0" t="0" r="5715" b="5715"/>
            <wp:docPr id="1150133342" name="圖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77" cy="112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）聲，讀爲始。</w:t>
      </w:r>
    </w:p>
  </w:footnote>
  <w:footnote w:id="31">
    <w:p w14:paraId="12D333B2" w14:textId="3792BD48" w:rsidR="006474CA" w:rsidRPr="00347FA3" w:rsidRDefault="006474CA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</w:t>
      </w:r>
      <w:proofErr w:type="gramStart"/>
      <w:r w:rsidRPr="00347FA3">
        <w:rPr>
          <w:rFonts w:ascii="Times New Roman" w:eastAsiaTheme="majorEastAsia" w:hAnsi="Times New Roman" w:cs="Times New Roman"/>
        </w:rPr>
        <w:t>句或指</w:t>
      </w:r>
      <w:proofErr w:type="gramEnd"/>
      <w:r w:rsidRPr="00347FA3">
        <w:rPr>
          <w:rFonts w:ascii="Times New Roman" w:eastAsiaTheme="majorEastAsia" w:hAnsi="Times New Roman" w:cs="Times New Roman"/>
        </w:rPr>
        <w:t>「后稷貽我民以來牟之種」、</w:t>
      </w:r>
      <w:proofErr w:type="gramStart"/>
      <w:r w:rsidRPr="00347FA3">
        <w:rPr>
          <w:rFonts w:ascii="Times New Roman" w:eastAsiaTheme="majorEastAsia" w:hAnsi="Times New Roman" w:cs="Times New Roman"/>
        </w:rPr>
        <w:t>誕降嘉種</w:t>
      </w:r>
      <w:proofErr w:type="gramEnd"/>
      <w:r w:rsidRPr="00347FA3">
        <w:rPr>
          <w:rFonts w:ascii="Times New Roman" w:eastAsiaTheme="majorEastAsia" w:hAnsi="Times New Roman" w:cs="Times New Roman"/>
        </w:rPr>
        <w:t>、后稷得瑞</w:t>
      </w:r>
      <w:proofErr w:type="gramStart"/>
      <w:r w:rsidRPr="00347FA3">
        <w:rPr>
          <w:rFonts w:ascii="Times New Roman" w:eastAsiaTheme="majorEastAsia" w:hAnsi="Times New Roman" w:cs="Times New Roman"/>
        </w:rPr>
        <w:t>穀</w:t>
      </w:r>
      <w:proofErr w:type="gramEnd"/>
      <w:r w:rsidRPr="00347FA3">
        <w:rPr>
          <w:rFonts w:ascii="Times New Roman" w:eastAsiaTheme="majorEastAsia" w:hAnsi="Times New Roman" w:cs="Times New Roman"/>
        </w:rPr>
        <w:t>事。《說文》：「來，周所</w:t>
      </w:r>
      <w:proofErr w:type="gramStart"/>
      <w:r w:rsidRPr="00347FA3">
        <w:rPr>
          <w:rFonts w:ascii="Times New Roman" w:eastAsiaTheme="majorEastAsia" w:hAnsi="Times New Roman" w:cs="Times New Roman"/>
        </w:rPr>
        <w:t>受瑞麥來麰</w:t>
      </w:r>
      <w:proofErr w:type="gramEnd"/>
      <w:r w:rsidRPr="00347FA3">
        <w:rPr>
          <w:rFonts w:ascii="Times New Roman" w:eastAsiaTheme="majorEastAsia" w:hAnsi="Times New Roman" w:cs="Times New Roman"/>
        </w:rPr>
        <w:t>也。」《集韻》：「來，來</w:t>
      </w:r>
      <w:proofErr w:type="gramStart"/>
      <w:r w:rsidRPr="00347FA3">
        <w:rPr>
          <w:rFonts w:ascii="Times New Roman" w:eastAsiaTheme="majorEastAsia" w:hAnsi="Times New Roman" w:cs="Times New Roman"/>
        </w:rPr>
        <w:t>牟</w:t>
      </w:r>
      <w:proofErr w:type="gramEnd"/>
      <w:r w:rsidRPr="00347FA3">
        <w:rPr>
          <w:rFonts w:ascii="Times New Roman" w:eastAsiaTheme="majorEastAsia" w:hAnsi="Times New Roman" w:cs="Times New Roman"/>
        </w:rPr>
        <w:t>，麥也。」</w:t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《廣雅》：「麳，小麥。</w:t>
      </w:r>
      <w:proofErr w:type="gramStart"/>
      <w:r w:rsidRPr="00347FA3">
        <w:rPr>
          <w:rFonts w:ascii="Times New Roman" w:eastAsiaTheme="majorEastAsia" w:hAnsi="Times New Roman" w:cs="Times New Roman"/>
        </w:rPr>
        <w:t>麰</w:t>
      </w:r>
      <w:proofErr w:type="gramEnd"/>
      <w:r w:rsidRPr="00347FA3">
        <w:rPr>
          <w:rFonts w:ascii="Times New Roman" w:eastAsiaTheme="majorEastAsia" w:hAnsi="Times New Roman" w:cs="Times New Roman"/>
        </w:rPr>
        <w:t>，大麥。」</w:t>
      </w:r>
    </w:p>
  </w:footnote>
  <w:footnote w:id="32">
    <w:p w14:paraId="39035318" w14:textId="66E77E42" w:rsidR="006474CA" w:rsidRPr="00347FA3" w:rsidRDefault="006474CA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高榮鴻、季旭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：「或」讀爲「有」。</w:t>
      </w:r>
    </w:p>
  </w:footnote>
  <w:footnote w:id="33">
    <w:p w14:paraId="6EBACFD1" w14:textId="0A4164ED" w:rsidR="006474CA" w:rsidRPr="00347FA3" w:rsidRDefault="006474CA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9C97BEB" wp14:editId="11A3931B">
            <wp:extent cx="128375" cy="171166"/>
            <wp:effectExtent l="0" t="0" r="50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0002" cy="17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」釋「才」，讀「栽」。「</w:t>
      </w:r>
      <w:proofErr w:type="gramStart"/>
      <w:r w:rsidRPr="00347FA3">
        <w:rPr>
          <w:rFonts w:ascii="Times New Roman" w:eastAsiaTheme="majorEastAsia" w:hAnsi="Times New Roman" w:cs="Times New Roman"/>
        </w:rPr>
        <w:t>未或能裁</w:t>
      </w:r>
      <w:proofErr w:type="gramEnd"/>
      <w:r w:rsidRPr="00347FA3">
        <w:rPr>
          <w:rFonts w:ascii="Times New Roman" w:eastAsiaTheme="majorEastAsia" w:hAnsi="Times New Roman" w:cs="Times New Roman"/>
        </w:rPr>
        <w:t>」屬下讀。</w:t>
      </w:r>
    </w:p>
  </w:footnote>
  <w:footnote w:id="34">
    <w:p w14:paraId="2E0FD90F" w14:textId="5B4A49EC" w:rsidR="00FB1D0D" w:rsidRPr="00347FA3" w:rsidRDefault="00FB1D0D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proofErr w:type="gramStart"/>
      <w:r w:rsidRPr="00347FA3">
        <w:rPr>
          <w:rFonts w:ascii="Times New Roman" w:eastAsiaTheme="majorEastAsia" w:hAnsi="Times New Roman" w:cs="Times New Roman"/>
        </w:rPr>
        <w:t>未或能栽粒於</w:t>
      </w:r>
      <w:r w:rsidRPr="00347FA3">
        <w:rPr>
          <w:rFonts w:ascii="Times New Roman" w:eastAsiaTheme="majorEastAsia" w:hAnsi="Times New Roman" w:cs="Times New Roman"/>
          <w:noProof/>
        </w:rPr>
        <w:t>地</w:t>
      </w:r>
      <w:proofErr w:type="gramEnd"/>
      <w:r w:rsidRPr="00347FA3">
        <w:rPr>
          <w:rFonts w:ascii="Times New Roman" w:eastAsiaTheme="majorEastAsia" w:hAnsi="Times New Roman" w:cs="Times New Roman"/>
          <w:noProof/>
        </w:rPr>
        <w:t>之上」</w:t>
      </w:r>
      <w:r w:rsidRPr="00347FA3">
        <w:rPr>
          <w:rFonts w:ascii="Times New Roman" w:eastAsiaTheme="majorEastAsia" w:hAnsi="Times New Roman" w:cs="Times New Roman"/>
        </w:rPr>
        <w:t>作一句，下加逗號。</w:t>
      </w:r>
      <w:r w:rsidR="006474CA" w:rsidRPr="00347FA3">
        <w:rPr>
          <w:rFonts w:ascii="Times New Roman" w:eastAsiaTheme="majorEastAsia" w:hAnsi="Times New Roman" w:cs="Times New Roman"/>
        </w:rPr>
        <w:t>「</w:t>
      </w:r>
      <w:r w:rsidR="006474CA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F4F2A35" wp14:editId="7B132A9D">
            <wp:extent cx="128375" cy="171166"/>
            <wp:effectExtent l="0" t="0" r="508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0002" cy="17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4CA" w:rsidRPr="00347FA3">
        <w:rPr>
          <w:rFonts w:ascii="Times New Roman" w:eastAsiaTheme="majorEastAsia" w:hAnsi="Times New Roman" w:cs="Times New Roman"/>
        </w:rPr>
        <w:t>」釋「才」，讀「栽」。</w:t>
      </w:r>
      <w:r w:rsidRPr="00347FA3">
        <w:rPr>
          <w:rFonts w:ascii="Times New Roman" w:eastAsiaTheme="majorEastAsia" w:hAnsi="Times New Roman" w:cs="Times New Roman"/>
        </w:rPr>
        <w:t>「立」讀「粒」，「粒」指「米食」。「</w:t>
      </w:r>
      <w:proofErr w:type="gramStart"/>
      <w:r w:rsidRPr="00347FA3">
        <w:rPr>
          <w:rFonts w:ascii="Times New Roman" w:eastAsiaTheme="majorEastAsia" w:hAnsi="Times New Roman" w:cs="Times New Roman"/>
        </w:rPr>
        <w:t>才立</w:t>
      </w:r>
      <w:proofErr w:type="gramEnd"/>
      <w:r w:rsidRPr="00347FA3">
        <w:rPr>
          <w:rFonts w:ascii="Times New Roman" w:eastAsiaTheme="majorEastAsia" w:hAnsi="Times New Roman" w:cs="Times New Roman"/>
        </w:rPr>
        <w:t>」或讀爲「在立」。「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BCEB988" wp14:editId="74B0922F">
            <wp:extent cx="82591" cy="102444"/>
            <wp:effectExtent l="0" t="0" r="0" b="0"/>
            <wp:docPr id="1" name="圖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43" cy="104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」，簡文「地」多</w:t>
      </w:r>
      <w:proofErr w:type="gramStart"/>
      <w:r w:rsidRPr="00347FA3">
        <w:rPr>
          <w:rFonts w:ascii="Times New Roman" w:eastAsiaTheme="majorEastAsia" w:hAnsi="Times New Roman" w:cs="Times New Roman"/>
        </w:rPr>
        <w:t>作此形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="006474CA" w:rsidRPr="00347FA3">
        <w:rPr>
          <w:rFonts w:ascii="Times New Roman" w:eastAsiaTheme="majorEastAsia" w:hAnsi="Times New Roman" w:cs="Times New Roman"/>
        </w:rPr>
        <w:t>：「</w:t>
      </w:r>
      <w:proofErr w:type="gramStart"/>
      <w:r w:rsidR="006474CA" w:rsidRPr="00347FA3">
        <w:rPr>
          <w:rFonts w:ascii="Times New Roman" w:eastAsiaTheme="majorEastAsia" w:hAnsi="Times New Roman" w:cs="Times New Roman"/>
        </w:rPr>
        <w:t>未或能</w:t>
      </w:r>
      <w:proofErr w:type="gramEnd"/>
      <w:r w:rsidR="006474CA" w:rsidRPr="00347FA3">
        <w:rPr>
          <w:rFonts w:ascii="Times New Roman" w:eastAsiaTheme="majorEastAsia" w:hAnsi="Times New Roman" w:cs="Times New Roman"/>
        </w:rPr>
        <w:t>才」屬下讀。「</w:t>
      </w:r>
      <w:proofErr w:type="gramStart"/>
      <w:r w:rsidRPr="00347FA3">
        <w:rPr>
          <w:rFonts w:ascii="Times New Roman" w:eastAsiaTheme="majorEastAsia" w:hAnsi="Times New Roman" w:cs="Times New Roman"/>
        </w:rPr>
        <w:t>才立</w:t>
      </w:r>
      <w:proofErr w:type="gramEnd"/>
      <w:r w:rsidRPr="00347FA3">
        <w:rPr>
          <w:rFonts w:ascii="Times New Roman" w:eastAsiaTheme="majorEastAsia" w:hAnsi="Times New Roman" w:cs="Times New Roman"/>
        </w:rPr>
        <w:t>」，讀爲「特立」。結合上文意思，「</w:t>
      </w:r>
      <w:proofErr w:type="gramStart"/>
      <w:r w:rsidRPr="00347FA3">
        <w:rPr>
          <w:rFonts w:ascii="Times New Roman" w:eastAsiaTheme="majorEastAsia" w:hAnsi="Times New Roman" w:cs="Times New Roman"/>
        </w:rPr>
        <w:t>才立</w:t>
      </w:r>
      <w:proofErr w:type="gramEnd"/>
      <w:r w:rsidRPr="00347FA3">
        <w:rPr>
          <w:rFonts w:ascii="Times New Roman" w:eastAsiaTheme="majorEastAsia" w:hAnsi="Times New Roman" w:cs="Times New Roman"/>
        </w:rPr>
        <w:t>」應該是「獨立不需向人學習」之類的意思。據此，我以爲「才（從紐之部）」可讀爲「特（定紐職部）」，二字韵爲陰入對轉，聲爲舌齒旁紐，從紐與定紐古音可假的例子，如「蝶」從「疌」聲，「蝶」《說文》徒葉切，屬定紐；「</w:t>
      </w:r>
      <w:proofErr w:type="gramStart"/>
      <w:r w:rsidRPr="00347FA3">
        <w:rPr>
          <w:rFonts w:ascii="Times New Roman" w:eastAsiaTheme="majorEastAsia" w:hAnsi="Times New Roman" w:cs="Times New Roman"/>
        </w:rPr>
        <w:t>疌</w:t>
      </w:r>
      <w:proofErr w:type="gramEnd"/>
      <w:r w:rsidRPr="00347FA3">
        <w:rPr>
          <w:rFonts w:ascii="Times New Roman" w:eastAsiaTheme="majorEastAsia" w:hAnsi="Times New Roman" w:cs="Times New Roman"/>
        </w:rPr>
        <w:t>」《說文》</w:t>
      </w:r>
      <w:proofErr w:type="gramStart"/>
      <w:r w:rsidRPr="00347FA3">
        <w:rPr>
          <w:rFonts w:ascii="Times New Roman" w:eastAsiaTheme="majorEastAsia" w:hAnsi="Times New Roman" w:cs="Times New Roman"/>
        </w:rPr>
        <w:t>疾葉切</w:t>
      </w:r>
      <w:proofErr w:type="gramEnd"/>
      <w:r w:rsidRPr="00347FA3">
        <w:rPr>
          <w:rFonts w:ascii="Times New Roman" w:eastAsiaTheme="majorEastAsia" w:hAnsi="Times New Roman" w:cs="Times New Roman"/>
        </w:rPr>
        <w:t>，屬從</w:t>
      </w:r>
      <w:proofErr w:type="gramStart"/>
      <w:r w:rsidRPr="00347FA3">
        <w:rPr>
          <w:rFonts w:ascii="Times New Roman" w:eastAsiaTheme="majorEastAsia" w:hAnsi="Times New Roman" w:cs="Times New Roman"/>
        </w:rPr>
        <w:t>紐</w:t>
      </w:r>
      <w:proofErr w:type="gramEnd"/>
      <w:r w:rsidRPr="00347FA3">
        <w:rPr>
          <w:rFonts w:ascii="Times New Roman" w:eastAsiaTheme="majorEastAsia" w:hAnsi="Times New Roman" w:cs="Times New Roman"/>
        </w:rPr>
        <w:t>。「才」與「特」，典籍雖無通假之例，但「才」與「直」（澄</w:t>
      </w:r>
      <w:proofErr w:type="gramStart"/>
      <w:r w:rsidRPr="00347FA3">
        <w:rPr>
          <w:rFonts w:ascii="Times New Roman" w:eastAsiaTheme="majorEastAsia" w:hAnsi="Times New Roman" w:cs="Times New Roman"/>
        </w:rPr>
        <w:t>紐</w:t>
      </w:r>
      <w:proofErr w:type="gramEnd"/>
      <w:r w:rsidRPr="00347FA3">
        <w:rPr>
          <w:rFonts w:ascii="Times New Roman" w:eastAsiaTheme="majorEastAsia" w:hAnsi="Times New Roman" w:cs="Times New Roman"/>
        </w:rPr>
        <w:t>職部）可通，「直」與「特」只是聲母有清濁之異而已。「特立」謂「獨立」，《禮記</w:t>
      </w:r>
      <w:r w:rsidRPr="00347FA3">
        <w:rPr>
          <w:rFonts w:ascii="Times New Roman" w:eastAsiaTheme="majorEastAsia" w:hAnsi="Times New Roman" w:cs="Times New Roman"/>
        </w:rPr>
        <w:t>•</w:t>
      </w:r>
      <w:r w:rsidRPr="00347FA3">
        <w:rPr>
          <w:rFonts w:ascii="Times New Roman" w:eastAsiaTheme="majorEastAsia" w:hAnsi="Times New Roman" w:cs="Times New Roman"/>
        </w:rPr>
        <w:t>燕義》「</w:t>
      </w:r>
      <w:proofErr w:type="gramStart"/>
      <w:r w:rsidRPr="00347FA3">
        <w:rPr>
          <w:rFonts w:ascii="Times New Roman" w:eastAsiaTheme="majorEastAsia" w:hAnsi="Times New Roman" w:cs="Times New Roman"/>
        </w:rPr>
        <w:t>君獨升立</w:t>
      </w:r>
      <w:proofErr w:type="gramEnd"/>
      <w:r w:rsidRPr="00347FA3">
        <w:rPr>
          <w:rFonts w:ascii="Times New Roman" w:eastAsiaTheme="majorEastAsia" w:hAnsi="Times New Roman" w:cs="Times New Roman"/>
        </w:rPr>
        <w:t>席上，西面特立」，</w:t>
      </w:r>
      <w:proofErr w:type="gramStart"/>
      <w:r w:rsidRPr="00347FA3">
        <w:rPr>
          <w:rFonts w:ascii="Times New Roman" w:eastAsiaTheme="majorEastAsia" w:hAnsi="Times New Roman" w:cs="Times New Roman"/>
        </w:rPr>
        <w:t>即此義</w:t>
      </w:r>
      <w:proofErr w:type="gramEnd"/>
      <w:r w:rsidRPr="00347FA3">
        <w:rPr>
          <w:rFonts w:ascii="Times New Roman" w:eastAsiaTheme="majorEastAsia" w:hAnsi="Times New Roman" w:cs="Times New Roman"/>
        </w:rPr>
        <w:t>。「未有能</w:t>
      </w:r>
      <w:proofErr w:type="gramStart"/>
      <w:r w:rsidRPr="00347FA3">
        <w:rPr>
          <w:rFonts w:ascii="Times New Roman" w:eastAsiaTheme="majorEastAsia" w:hAnsi="Times New Roman" w:cs="Times New Roman"/>
        </w:rPr>
        <w:t>特立於地之上</w:t>
      </w:r>
      <w:proofErr w:type="gramEnd"/>
      <w:r w:rsidRPr="00347FA3">
        <w:rPr>
          <w:rFonts w:ascii="Times New Roman" w:eastAsiaTheme="majorEastAsia" w:hAnsi="Times New Roman" w:cs="Times New Roman"/>
        </w:rPr>
        <w:t>」，謂「未有人能</w:t>
      </w:r>
      <w:proofErr w:type="gramStart"/>
      <w:r w:rsidRPr="00347FA3">
        <w:rPr>
          <w:rFonts w:ascii="Times New Roman" w:eastAsiaTheme="majorEastAsia" w:hAnsi="Times New Roman" w:cs="Times New Roman"/>
        </w:rPr>
        <w:t>孤立於地之上</w:t>
      </w:r>
      <w:proofErr w:type="gramEnd"/>
      <w:r w:rsidRPr="00347FA3">
        <w:rPr>
          <w:rFonts w:ascii="Times New Roman" w:eastAsiaTheme="majorEastAsia" w:hAnsi="Times New Roman" w:cs="Times New Roman"/>
        </w:rPr>
        <w:t>（而不用跟人學習）」。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羅</w:t>
      </w:r>
      <w:proofErr w:type="gramStart"/>
      <w:r w:rsidRPr="00347FA3">
        <w:rPr>
          <w:rFonts w:ascii="Times New Roman" w:eastAsiaTheme="majorEastAsia" w:hAnsi="Times New Roman" w:cs="Times New Roman"/>
        </w:rPr>
        <w:t>運環：</w:t>
      </w:r>
      <w:proofErr w:type="gramEnd"/>
      <w:r w:rsidRPr="00347FA3">
        <w:rPr>
          <w:rFonts w:ascii="Times New Roman" w:eastAsiaTheme="majorEastAsia" w:hAnsi="Times New Roman" w:cs="Times New Roman"/>
        </w:rPr>
        <w:t>「或」從季旭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讀「有」。「能才」當是「才能」</w:t>
      </w:r>
      <w:proofErr w:type="gramStart"/>
      <w:r w:rsidRPr="00347FA3">
        <w:rPr>
          <w:rFonts w:ascii="Times New Roman" w:eastAsiaTheme="majorEastAsia" w:hAnsi="Times New Roman" w:cs="Times New Roman"/>
        </w:rPr>
        <w:t>的倒誤</w:t>
      </w:r>
      <w:proofErr w:type="gramEnd"/>
      <w:r w:rsidRPr="00347FA3">
        <w:rPr>
          <w:rFonts w:ascii="Times New Roman" w:eastAsiaTheme="majorEastAsia" w:hAnsi="Times New Roman" w:cs="Times New Roman"/>
        </w:rPr>
        <w:t>，「才」指「才能」或「賢才」，「能」義爲「能够」。「</w:t>
      </w:r>
      <w:proofErr w:type="gramStart"/>
      <w:r w:rsidRPr="00347FA3">
        <w:rPr>
          <w:rFonts w:ascii="Times New Roman" w:eastAsiaTheme="majorEastAsia" w:hAnsi="Times New Roman" w:cs="Times New Roman"/>
        </w:rPr>
        <w:t>立於地之上</w:t>
      </w:r>
      <w:proofErr w:type="gramEnd"/>
      <w:r w:rsidRPr="00347FA3">
        <w:rPr>
          <w:rFonts w:ascii="Times New Roman" w:eastAsiaTheme="majorEastAsia" w:hAnsi="Times New Roman" w:cs="Times New Roman"/>
        </w:rPr>
        <w:t>」，在地上稱王，</w:t>
      </w:r>
      <w:proofErr w:type="gramStart"/>
      <w:r w:rsidRPr="00347FA3">
        <w:rPr>
          <w:rFonts w:ascii="Times New Roman" w:eastAsiaTheme="majorEastAsia" w:hAnsi="Times New Roman" w:cs="Times New Roman"/>
        </w:rPr>
        <w:t>義同擁有</w:t>
      </w:r>
      <w:proofErr w:type="gramEnd"/>
      <w:r w:rsidRPr="00347FA3">
        <w:rPr>
          <w:rFonts w:ascii="Times New Roman" w:eastAsiaTheme="majorEastAsia" w:hAnsi="Times New Roman" w:cs="Times New Roman"/>
        </w:rPr>
        <w:t>天下。</w:t>
      </w:r>
      <w:proofErr w:type="gramStart"/>
      <w:r w:rsidRPr="00347FA3">
        <w:rPr>
          <w:rFonts w:ascii="Times New Roman" w:eastAsiaTheme="majorEastAsia" w:hAnsi="Times New Roman" w:cs="Times New Roman"/>
        </w:rPr>
        <w:t>譯讀</w:t>
      </w:r>
      <w:proofErr w:type="gramEnd"/>
      <w:r w:rsidRPr="00347FA3">
        <w:rPr>
          <w:rFonts w:ascii="Times New Roman" w:eastAsiaTheme="majorEastAsia" w:hAnsi="Times New Roman" w:cs="Times New Roman"/>
        </w:rPr>
        <w:t>：沒有賢才能在地上稱王。</w:t>
      </w:r>
      <w:r w:rsidR="006474CA"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="006474CA" w:rsidRPr="00347FA3">
        <w:rPr>
          <w:rFonts w:ascii="Times New Roman" w:eastAsiaTheme="majorEastAsia" w:hAnsi="Times New Roman" w:cs="Times New Roman"/>
        </w:rPr>
        <w:t>顧史考</w:t>
      </w:r>
      <w:proofErr w:type="gramEnd"/>
      <w:r w:rsidR="006474CA" w:rsidRPr="00347FA3">
        <w:rPr>
          <w:rFonts w:ascii="Times New Roman" w:eastAsiaTheme="majorEastAsia" w:hAnsi="Times New Roman" w:cs="Times New Roman"/>
        </w:rPr>
        <w:t>：</w:t>
      </w:r>
      <w:proofErr w:type="gramStart"/>
      <w:r w:rsidR="006474CA" w:rsidRPr="00347FA3">
        <w:rPr>
          <w:rFonts w:ascii="Times New Roman" w:eastAsiaTheme="majorEastAsia" w:hAnsi="Times New Roman" w:cs="Times New Roman"/>
        </w:rPr>
        <w:t>「哉</w:t>
      </w:r>
      <w:proofErr w:type="gramEnd"/>
      <w:r w:rsidR="006474CA" w:rsidRPr="00347FA3">
        <w:rPr>
          <w:rFonts w:ascii="Times New Roman" w:eastAsiaTheme="majorEastAsia" w:hAnsi="Times New Roman" w:cs="Times New Roman"/>
        </w:rPr>
        <w:t>」讀「再」。「再立」即「第二</w:t>
      </w:r>
      <w:proofErr w:type="gramStart"/>
      <w:r w:rsidR="006474CA" w:rsidRPr="00347FA3">
        <w:rPr>
          <w:rFonts w:ascii="Times New Roman" w:eastAsiaTheme="majorEastAsia" w:hAnsi="Times New Roman" w:cs="Times New Roman"/>
        </w:rPr>
        <w:t>次站腳</w:t>
      </w:r>
      <w:proofErr w:type="gramEnd"/>
      <w:r w:rsidR="006474CA" w:rsidRPr="00347FA3">
        <w:rPr>
          <w:rFonts w:ascii="Times New Roman" w:eastAsiaTheme="majorEastAsia" w:hAnsi="Times New Roman" w:cs="Times New Roman"/>
        </w:rPr>
        <w:t>」於地上（「再次活」在世上）的意思。</w:t>
      </w:r>
      <w:r w:rsidR="006474CA" w:rsidRPr="00347FA3">
        <w:rPr>
          <w:rFonts w:ascii="Times New Roman" w:eastAsiaTheme="majorEastAsia" w:hAnsi="Times New Roman" w:cs="Times New Roman"/>
        </w:rPr>
        <w:t xml:space="preserve">/ </w:t>
      </w:r>
      <w:r w:rsidR="00311CB1" w:rsidRPr="00347FA3">
        <w:rPr>
          <w:rFonts w:ascii="Times New Roman" w:eastAsiaTheme="majorEastAsia" w:hAnsi="Times New Roman" w:cs="Times New Roman"/>
        </w:rPr>
        <w:t>張峰：對「立」讀「粒」置疑。</w:t>
      </w:r>
      <w:r w:rsidR="00311CB1" w:rsidRPr="00347FA3">
        <w:rPr>
          <w:rFonts w:ascii="Times New Roman" w:eastAsiaTheme="majorEastAsia" w:hAnsi="Times New Roman" w:cs="Times New Roman"/>
        </w:rPr>
        <w:t xml:space="preserve">/ </w:t>
      </w:r>
      <w:r w:rsidR="00E24128" w:rsidRPr="00347FA3">
        <w:rPr>
          <w:rFonts w:ascii="Times New Roman" w:eastAsiaTheme="majorEastAsia" w:hAnsi="Times New Roman" w:cs="Times New Roman"/>
        </w:rPr>
        <w:t>俞紹宏、張青松：</w:t>
      </w:r>
      <w:r w:rsidR="006474CA" w:rsidRPr="00347FA3">
        <w:rPr>
          <w:rFonts w:ascii="Times New Roman" w:eastAsiaTheme="majorEastAsia" w:hAnsi="Times New Roman" w:cs="Times New Roman"/>
        </w:rPr>
        <w:t>《說文》反切來源</w:t>
      </w:r>
      <w:r w:rsidR="00E24128" w:rsidRPr="00347FA3">
        <w:rPr>
          <w:rFonts w:ascii="Times New Roman" w:eastAsiaTheme="majorEastAsia" w:hAnsi="Times New Roman" w:cs="Times New Roman"/>
        </w:rPr>
        <w:t>於</w:t>
      </w:r>
      <w:r w:rsidR="006474CA" w:rsidRPr="00347FA3">
        <w:rPr>
          <w:rFonts w:ascii="Times New Roman" w:eastAsiaTheme="majorEastAsia" w:hAnsi="Times New Roman" w:cs="Times New Roman"/>
        </w:rPr>
        <w:t>《唐</w:t>
      </w:r>
      <w:r w:rsidR="00E24128" w:rsidRPr="00347FA3">
        <w:rPr>
          <w:rFonts w:ascii="Times New Roman" w:eastAsiaTheme="majorEastAsia" w:hAnsi="Times New Roman" w:cs="Times New Roman"/>
        </w:rPr>
        <w:t>韻</w:t>
      </w:r>
      <w:r w:rsidR="006474CA" w:rsidRPr="00347FA3">
        <w:rPr>
          <w:rFonts w:ascii="Times New Roman" w:eastAsiaTheme="majorEastAsia" w:hAnsi="Times New Roman" w:cs="Times New Roman"/>
        </w:rPr>
        <w:t>》，屬</w:t>
      </w:r>
      <w:r w:rsidR="00E24128" w:rsidRPr="00347FA3">
        <w:rPr>
          <w:rFonts w:ascii="Times New Roman" w:eastAsiaTheme="majorEastAsia" w:hAnsi="Times New Roman" w:cs="Times New Roman"/>
        </w:rPr>
        <w:t>於</w:t>
      </w:r>
      <w:r w:rsidR="006474CA" w:rsidRPr="00347FA3">
        <w:rPr>
          <w:rFonts w:ascii="Times New Roman" w:eastAsiaTheme="majorEastAsia" w:hAnsi="Times New Roman" w:cs="Times New Roman"/>
        </w:rPr>
        <w:t>中古音，用</w:t>
      </w:r>
      <w:r w:rsidR="00E24128" w:rsidRPr="00347FA3">
        <w:rPr>
          <w:rFonts w:ascii="Times New Roman" w:eastAsiaTheme="majorEastAsia" w:hAnsi="Times New Roman" w:cs="Times New Roman"/>
        </w:rPr>
        <w:t>於</w:t>
      </w:r>
      <w:r w:rsidR="006474CA" w:rsidRPr="00347FA3">
        <w:rPr>
          <w:rFonts w:ascii="Times New Roman" w:eastAsiaTheme="majorEastAsia" w:hAnsi="Times New Roman" w:cs="Times New Roman"/>
        </w:rPr>
        <w:t>上古通假材料證據力似不足。</w:t>
      </w:r>
      <w:r w:rsidR="00E24128" w:rsidRPr="00347FA3">
        <w:rPr>
          <w:rFonts w:ascii="Times New Roman" w:eastAsiaTheme="majorEastAsia" w:hAnsi="Times New Roman" w:cs="Times New Roman"/>
        </w:rPr>
        <w:t>「</w:t>
      </w:r>
      <w:r w:rsidR="006474CA" w:rsidRPr="00347FA3">
        <w:rPr>
          <w:rFonts w:ascii="Times New Roman" w:eastAsiaTheme="majorEastAsia" w:hAnsi="Times New Roman" w:cs="Times New Roman"/>
        </w:rPr>
        <w:t>或</w:t>
      </w:r>
      <w:r w:rsidR="00E24128" w:rsidRPr="00347FA3">
        <w:rPr>
          <w:rFonts w:ascii="Times New Roman" w:eastAsiaTheme="majorEastAsia" w:hAnsi="Times New Roman" w:cs="Times New Roman"/>
        </w:rPr>
        <w:t>」</w:t>
      </w:r>
      <w:r w:rsidR="006474CA" w:rsidRPr="00347FA3">
        <w:rPr>
          <w:rFonts w:ascii="Times New Roman" w:eastAsiaTheme="majorEastAsia" w:hAnsi="Times New Roman" w:cs="Times New Roman"/>
        </w:rPr>
        <w:t>也</w:t>
      </w:r>
      <w:proofErr w:type="gramStart"/>
      <w:r w:rsidR="006474CA" w:rsidRPr="00347FA3">
        <w:rPr>
          <w:rFonts w:ascii="Times New Roman" w:eastAsiaTheme="majorEastAsia" w:hAnsi="Times New Roman" w:cs="Times New Roman"/>
        </w:rPr>
        <w:t>可不破讀</w:t>
      </w:r>
      <w:proofErr w:type="gramEnd"/>
      <w:r w:rsidR="006474CA" w:rsidRPr="00347FA3">
        <w:rPr>
          <w:rFonts w:ascii="Times New Roman" w:eastAsiaTheme="majorEastAsia" w:hAnsi="Times New Roman" w:cs="Times New Roman"/>
        </w:rPr>
        <w:t>，</w:t>
      </w:r>
      <w:r w:rsidR="00E24128" w:rsidRPr="00347FA3">
        <w:rPr>
          <w:rFonts w:ascii="Times New Roman" w:eastAsiaTheme="majorEastAsia" w:hAnsi="Times New Roman" w:cs="Times New Roman"/>
        </w:rPr>
        <w:t>「</w:t>
      </w:r>
      <w:proofErr w:type="gramStart"/>
      <w:r w:rsidR="006474CA" w:rsidRPr="00347FA3">
        <w:rPr>
          <w:rFonts w:ascii="Times New Roman" w:eastAsiaTheme="majorEastAsia" w:hAnsi="Times New Roman" w:cs="Times New Roman"/>
        </w:rPr>
        <w:t>未或</w:t>
      </w:r>
      <w:proofErr w:type="gramEnd"/>
      <w:r w:rsidR="00E24128" w:rsidRPr="00347FA3">
        <w:rPr>
          <w:rFonts w:ascii="Times New Roman" w:eastAsiaTheme="majorEastAsia" w:hAnsi="Times New Roman" w:cs="Times New Roman"/>
        </w:rPr>
        <w:t>」</w:t>
      </w:r>
      <w:r w:rsidR="006474CA" w:rsidRPr="00347FA3">
        <w:rPr>
          <w:rFonts w:ascii="Times New Roman" w:eastAsiaTheme="majorEastAsia" w:hAnsi="Times New Roman" w:cs="Times New Roman"/>
        </w:rPr>
        <w:t>古籍多見，就是</w:t>
      </w:r>
      <w:r w:rsidR="00E24128" w:rsidRPr="00347FA3">
        <w:rPr>
          <w:rFonts w:ascii="Times New Roman" w:eastAsiaTheme="majorEastAsia" w:hAnsi="Times New Roman" w:cs="Times New Roman"/>
        </w:rPr>
        <w:t>「</w:t>
      </w:r>
      <w:r w:rsidR="006474CA" w:rsidRPr="00347FA3">
        <w:rPr>
          <w:rFonts w:ascii="Times New Roman" w:eastAsiaTheme="majorEastAsia" w:hAnsi="Times New Roman" w:cs="Times New Roman"/>
        </w:rPr>
        <w:t>沒有</w:t>
      </w:r>
      <w:r w:rsidR="00E24128" w:rsidRPr="00347FA3">
        <w:rPr>
          <w:rFonts w:ascii="Times New Roman" w:eastAsiaTheme="majorEastAsia" w:hAnsi="Times New Roman" w:cs="Times New Roman"/>
        </w:rPr>
        <w:t>」</w:t>
      </w:r>
      <w:r w:rsidR="006474CA" w:rsidRPr="00347FA3">
        <w:rPr>
          <w:rFonts w:ascii="Times New Roman" w:eastAsiaTheme="majorEastAsia" w:hAnsi="Times New Roman" w:cs="Times New Roman"/>
        </w:rPr>
        <w:t>的意思。</w:t>
      </w:r>
      <w:r w:rsidR="00E24128" w:rsidRPr="00347FA3">
        <w:rPr>
          <w:rFonts w:ascii="Times New Roman" w:eastAsiaTheme="majorEastAsia" w:hAnsi="Times New Roman" w:cs="Times New Roman"/>
        </w:rPr>
        <w:t>「</w:t>
      </w:r>
      <w:r w:rsidR="006474CA" w:rsidRPr="00347FA3">
        <w:rPr>
          <w:rFonts w:ascii="Times New Roman" w:eastAsiaTheme="majorEastAsia" w:hAnsi="Times New Roman" w:cs="Times New Roman"/>
        </w:rPr>
        <w:t>才</w:t>
      </w:r>
      <w:r w:rsidR="00E24128" w:rsidRPr="00347FA3">
        <w:rPr>
          <w:rFonts w:ascii="Times New Roman" w:eastAsiaTheme="majorEastAsia" w:hAnsi="Times New Roman" w:cs="Times New Roman"/>
        </w:rPr>
        <w:t>」</w:t>
      </w:r>
      <w:r w:rsidR="006474CA" w:rsidRPr="00347FA3">
        <w:rPr>
          <w:rFonts w:ascii="Times New Roman" w:eastAsiaTheme="majorEastAsia" w:hAnsi="Times New Roman" w:cs="Times New Roman"/>
        </w:rPr>
        <w:t>或</w:t>
      </w:r>
      <w:proofErr w:type="gramStart"/>
      <w:r w:rsidR="006474CA" w:rsidRPr="00347FA3">
        <w:rPr>
          <w:rFonts w:ascii="Times New Roman" w:eastAsiaTheme="majorEastAsia" w:hAnsi="Times New Roman" w:cs="Times New Roman"/>
        </w:rPr>
        <w:t>可讀</w:t>
      </w:r>
      <w:r w:rsidR="00E24128" w:rsidRPr="00347FA3">
        <w:rPr>
          <w:rFonts w:ascii="Times New Roman" w:eastAsiaTheme="majorEastAsia" w:hAnsi="Times New Roman" w:cs="Times New Roman"/>
        </w:rPr>
        <w:t>「</w:t>
      </w:r>
      <w:r w:rsidR="006474CA" w:rsidRPr="00347FA3">
        <w:rPr>
          <w:rFonts w:ascii="Times New Roman" w:eastAsiaTheme="majorEastAsia" w:hAnsi="Times New Roman" w:cs="Times New Roman"/>
        </w:rPr>
        <w:t>哉</w:t>
      </w:r>
      <w:proofErr w:type="gramEnd"/>
      <w:r w:rsidR="00E24128" w:rsidRPr="00347FA3">
        <w:rPr>
          <w:rFonts w:ascii="Times New Roman" w:eastAsiaTheme="majorEastAsia" w:hAnsi="Times New Roman" w:cs="Times New Roman"/>
        </w:rPr>
        <w:t>」</w:t>
      </w:r>
      <w:r w:rsidR="006474CA" w:rsidRPr="00347FA3">
        <w:rPr>
          <w:rFonts w:ascii="Times New Roman" w:eastAsiaTheme="majorEastAsia" w:hAnsi="Times New Roman" w:cs="Times New Roman"/>
        </w:rPr>
        <w:t>，下可加句號。</w:t>
      </w:r>
      <w:r w:rsidR="00E24128" w:rsidRPr="00347FA3">
        <w:rPr>
          <w:rFonts w:ascii="Times New Roman" w:eastAsiaTheme="majorEastAsia" w:hAnsi="Times New Roman" w:cs="Times New Roman"/>
        </w:rPr>
        <w:t>「</w:t>
      </w:r>
      <w:r w:rsidR="006474CA" w:rsidRPr="00347FA3">
        <w:rPr>
          <w:rFonts w:ascii="Times New Roman" w:eastAsiaTheme="majorEastAsia" w:hAnsi="Times New Roman" w:cs="Times New Roman"/>
        </w:rPr>
        <w:t>必危其邦家</w:t>
      </w:r>
      <w:r w:rsidR="00E24128" w:rsidRPr="00347FA3">
        <w:rPr>
          <w:rFonts w:ascii="Times New Roman" w:eastAsiaTheme="majorEastAsia" w:hAnsi="Times New Roman" w:cs="Times New Roman"/>
        </w:rPr>
        <w:t>」</w:t>
      </w:r>
      <w:r w:rsidR="006474CA" w:rsidRPr="00347FA3">
        <w:rPr>
          <w:rFonts w:ascii="Times New Roman" w:eastAsiaTheme="majorEastAsia" w:hAnsi="Times New Roman" w:cs="Times New Roman"/>
        </w:rPr>
        <w:t>至此，簡文意或為，危害國家的人，卻</w:t>
      </w:r>
      <w:proofErr w:type="gramStart"/>
      <w:r w:rsidR="006474CA" w:rsidRPr="00347FA3">
        <w:rPr>
          <w:rFonts w:ascii="Times New Roman" w:eastAsiaTheme="majorEastAsia" w:hAnsi="Times New Roman" w:cs="Times New Roman"/>
        </w:rPr>
        <w:t>能貴</w:t>
      </w:r>
      <w:r w:rsidR="00E24128" w:rsidRPr="00347FA3">
        <w:rPr>
          <w:rFonts w:ascii="Times New Roman" w:eastAsiaTheme="majorEastAsia" w:hAnsi="Times New Roman" w:cs="Times New Roman"/>
        </w:rPr>
        <w:t>於</w:t>
      </w:r>
      <w:r w:rsidR="006474CA" w:rsidRPr="00347FA3">
        <w:rPr>
          <w:rFonts w:ascii="Times New Roman" w:eastAsiaTheme="majorEastAsia" w:hAnsi="Times New Roman" w:cs="Times New Roman"/>
        </w:rPr>
        <w:t>禹</w:t>
      </w:r>
      <w:proofErr w:type="gramEnd"/>
      <w:r w:rsidR="006474CA" w:rsidRPr="00347FA3">
        <w:rPr>
          <w:rFonts w:ascii="Times New Roman" w:eastAsiaTheme="majorEastAsia" w:hAnsi="Times New Roman" w:cs="Times New Roman"/>
        </w:rPr>
        <w:t>、湯，</w:t>
      </w:r>
      <w:proofErr w:type="gramStart"/>
      <w:r w:rsidR="006474CA" w:rsidRPr="00347FA3">
        <w:rPr>
          <w:rFonts w:ascii="Times New Roman" w:eastAsiaTheme="majorEastAsia" w:hAnsi="Times New Roman" w:cs="Times New Roman"/>
        </w:rPr>
        <w:t>被禹</w:t>
      </w:r>
      <w:proofErr w:type="gramEnd"/>
      <w:r w:rsidR="006474CA" w:rsidRPr="00347FA3">
        <w:rPr>
          <w:rFonts w:ascii="Times New Roman" w:eastAsiaTheme="majorEastAsia" w:hAnsi="Times New Roman" w:cs="Times New Roman"/>
        </w:rPr>
        <w:t>、湯學習，這樣的事情自從有了人以來就沒有過</w:t>
      </w:r>
      <w:r w:rsidR="00E24128" w:rsidRPr="00347FA3">
        <w:rPr>
          <w:rFonts w:ascii="Times New Roman" w:eastAsiaTheme="majorEastAsia" w:hAnsi="Times New Roman" w:cs="Times New Roman"/>
        </w:rPr>
        <w:t>。</w:t>
      </w:r>
    </w:p>
  </w:footnote>
  <w:footnote w:id="35">
    <w:p w14:paraId="52A6F497" w14:textId="1E2CBDE3" w:rsidR="009414CE" w:rsidRPr="00347FA3" w:rsidRDefault="009414CE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="00311CB1" w:rsidRPr="00347FA3">
        <w:rPr>
          <w:rFonts w:ascii="Times New Roman" w:eastAsiaTheme="majorEastAsia" w:hAnsi="Times New Roman" w:cs="Times New Roman"/>
        </w:rPr>
        <w:t>整理者：「</w:t>
      </w:r>
      <w:r w:rsidR="00311CB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FE6775C" wp14:editId="36F78E51">
            <wp:extent cx="90535" cy="109106"/>
            <wp:effectExtent l="0" t="0" r="5080" b="5715"/>
            <wp:docPr id="188935663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02" cy="1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1CB1" w:rsidRPr="00347FA3">
        <w:rPr>
          <w:rFonts w:ascii="Times New Roman" w:eastAsiaTheme="majorEastAsia" w:hAnsi="Times New Roman" w:cs="Times New Roman"/>
        </w:rPr>
        <w:t>」讀爲「抑」，副詞。表反詰，或表揣測。或讀爲「噫」，表轉折、然而。</w:t>
      </w:r>
      <w:r w:rsidR="00311CB1"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="00311CB1" w:rsidRPr="00347FA3">
        <w:rPr>
          <w:rFonts w:ascii="Times New Roman" w:eastAsiaTheme="majorEastAsia" w:hAnsi="Times New Roman" w:cs="Times New Roman"/>
        </w:rPr>
        <w:t>易泉</w:t>
      </w:r>
      <w:proofErr w:type="gramEnd"/>
      <w:r w:rsidR="00311CB1" w:rsidRPr="00347FA3">
        <w:rPr>
          <w:rFonts w:ascii="Times New Roman" w:eastAsiaTheme="majorEastAsia" w:hAnsi="Times New Roman" w:cs="Times New Roman"/>
        </w:rPr>
        <w:t>、何有祖：「</w:t>
      </w:r>
      <w:r w:rsidR="00311CB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CB4C817" wp14:editId="6E6D1E74">
            <wp:extent cx="90535" cy="109106"/>
            <wp:effectExtent l="0" t="0" r="5080" b="5715"/>
            <wp:docPr id="6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02" cy="1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1CB1" w:rsidRPr="00347FA3">
        <w:rPr>
          <w:rFonts w:ascii="Times New Roman" w:eastAsiaTheme="majorEastAsia" w:hAnsi="Times New Roman" w:cs="Times New Roman"/>
        </w:rPr>
        <w:t>」，此字古文字常見，即「</w:t>
      </w:r>
      <w:proofErr w:type="gramStart"/>
      <w:r w:rsidR="00311CB1" w:rsidRPr="00347FA3">
        <w:rPr>
          <w:rFonts w:ascii="Times New Roman" w:eastAsiaTheme="majorEastAsia" w:hAnsi="Times New Roman" w:cs="Times New Roman"/>
        </w:rPr>
        <w:t>一</w:t>
      </w:r>
      <w:proofErr w:type="gramEnd"/>
      <w:r w:rsidR="00311CB1" w:rsidRPr="00347FA3">
        <w:rPr>
          <w:rFonts w:ascii="Times New Roman" w:eastAsiaTheme="majorEastAsia" w:hAnsi="Times New Roman" w:cs="Times New Roman"/>
        </w:rPr>
        <w:t>」字異構，</w:t>
      </w:r>
      <w:proofErr w:type="gramStart"/>
      <w:r w:rsidR="00311CB1" w:rsidRPr="00347FA3">
        <w:rPr>
          <w:rFonts w:ascii="Times New Roman" w:eastAsiaTheme="majorEastAsia" w:hAnsi="Times New Roman" w:cs="Times New Roman"/>
        </w:rPr>
        <w:t>可訓作</w:t>
      </w:r>
      <w:proofErr w:type="gramEnd"/>
      <w:r w:rsidR="00311CB1" w:rsidRPr="00347FA3">
        <w:rPr>
          <w:rFonts w:ascii="Times New Roman" w:eastAsiaTheme="majorEastAsia" w:hAnsi="Times New Roman" w:cs="Times New Roman"/>
        </w:rPr>
        <w:t>「甚」。「</w:t>
      </w:r>
      <w:proofErr w:type="gramStart"/>
      <w:r w:rsidR="00311CB1" w:rsidRPr="00347FA3">
        <w:rPr>
          <w:rFonts w:ascii="Times New Roman" w:eastAsiaTheme="majorEastAsia" w:hAnsi="Times New Roman" w:cs="Times New Roman"/>
        </w:rPr>
        <w:t>一</w:t>
      </w:r>
      <w:proofErr w:type="gramEnd"/>
      <w:r w:rsidR="00311CB1" w:rsidRPr="00347FA3">
        <w:rPr>
          <w:rFonts w:ascii="Times New Roman" w:eastAsiaTheme="majorEastAsia" w:hAnsi="Times New Roman" w:cs="Times New Roman"/>
        </w:rPr>
        <w:t>或」與「</w:t>
      </w:r>
      <w:proofErr w:type="gramStart"/>
      <w:r w:rsidR="00311CB1" w:rsidRPr="00347FA3">
        <w:rPr>
          <w:rFonts w:ascii="Times New Roman" w:eastAsiaTheme="majorEastAsia" w:hAnsi="Times New Roman" w:cs="Times New Roman"/>
        </w:rPr>
        <w:t>甚或」</w:t>
      </w:r>
      <w:proofErr w:type="gramEnd"/>
      <w:r w:rsidR="00311CB1" w:rsidRPr="00347FA3">
        <w:rPr>
          <w:rFonts w:ascii="Times New Roman" w:eastAsiaTheme="majorEastAsia" w:hAnsi="Times New Roman" w:cs="Times New Roman"/>
        </w:rPr>
        <w:t>、「甚至」意義相近。</w:t>
      </w:r>
      <w:r w:rsidR="00311CB1" w:rsidRPr="00347FA3">
        <w:rPr>
          <w:rFonts w:ascii="Times New Roman" w:eastAsiaTheme="majorEastAsia" w:hAnsi="Times New Roman" w:cs="Times New Roman"/>
        </w:rPr>
        <w:t xml:space="preserve">/ </w:t>
      </w:r>
      <w:r w:rsidR="00311CB1"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="00311CB1" w:rsidRPr="00347FA3">
        <w:rPr>
          <w:rFonts w:ascii="Times New Roman" w:eastAsiaTheme="majorEastAsia" w:hAnsi="Times New Roman" w:cs="Times New Roman"/>
        </w:rPr>
        <w:t>昇</w:t>
      </w:r>
      <w:proofErr w:type="gramEnd"/>
      <w:r w:rsidR="00311CB1" w:rsidRPr="00347FA3">
        <w:rPr>
          <w:rFonts w:ascii="Times New Roman" w:eastAsiaTheme="majorEastAsia" w:hAnsi="Times New Roman" w:cs="Times New Roman"/>
        </w:rPr>
        <w:t>：「</w:t>
      </w:r>
      <w:r w:rsidR="00311CB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533FC58" wp14:editId="1664B056">
            <wp:extent cx="90535" cy="109106"/>
            <wp:effectExtent l="0" t="0" r="5080" b="5715"/>
            <wp:docPr id="7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02" cy="1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1CB1" w:rsidRPr="00347FA3">
        <w:rPr>
          <w:rFonts w:ascii="Times New Roman" w:eastAsiaTheme="majorEastAsia" w:hAnsi="Times New Roman" w:cs="Times New Roman"/>
        </w:rPr>
        <w:t>」讀「</w:t>
      </w:r>
      <w:proofErr w:type="gramStart"/>
      <w:r w:rsidR="00311CB1" w:rsidRPr="00347FA3">
        <w:rPr>
          <w:rFonts w:ascii="Times New Roman" w:eastAsiaTheme="majorEastAsia" w:hAnsi="Times New Roman" w:cs="Times New Roman"/>
        </w:rPr>
        <w:t>一</w:t>
      </w:r>
      <w:proofErr w:type="gramEnd"/>
      <w:r w:rsidR="00311CB1" w:rsidRPr="00347FA3">
        <w:rPr>
          <w:rFonts w:ascii="Times New Roman" w:eastAsiaTheme="majorEastAsia" w:hAnsi="Times New Roman" w:cs="Times New Roman"/>
        </w:rPr>
        <w:t>」。</w:t>
      </w:r>
    </w:p>
  </w:footnote>
  <w:footnote w:id="36">
    <w:p w14:paraId="337D3CAC" w14:textId="3EC4DD1C" w:rsidR="009414CE" w:rsidRPr="00347FA3" w:rsidRDefault="009414CE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="00311CB1" w:rsidRPr="00347FA3">
        <w:rPr>
          <w:rFonts w:ascii="Times New Roman" w:eastAsiaTheme="majorEastAsia" w:hAnsi="Times New Roman" w:cs="Times New Roman"/>
        </w:rPr>
        <w:t>整理者：「</w:t>
      </w:r>
      <w:r w:rsidR="00311CB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379686F" wp14:editId="13F10151">
            <wp:extent cx="88711" cy="88711"/>
            <wp:effectExtent l="0" t="0" r="6985" b="6985"/>
            <wp:docPr id="843741952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2" cy="9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1CB1" w:rsidRPr="00347FA3">
        <w:rPr>
          <w:rFonts w:ascii="Times New Roman" w:eastAsiaTheme="majorEastAsia" w:hAnsi="Times New Roman" w:cs="Times New Roman"/>
        </w:rPr>
        <w:t>」從「言」，「骨」聲，字書所無。依音讀爲「滑」或「猾」。</w:t>
      </w:r>
      <w:proofErr w:type="gramStart"/>
      <w:r w:rsidR="00311CB1" w:rsidRPr="00347FA3">
        <w:rPr>
          <w:rFonts w:ascii="Times New Roman" w:eastAsiaTheme="majorEastAsia" w:hAnsi="Times New Roman" w:cs="Times New Roman"/>
        </w:rPr>
        <w:t>古滑、猾</w:t>
      </w:r>
      <w:proofErr w:type="gramEnd"/>
      <w:r w:rsidR="00311CB1" w:rsidRPr="00347FA3">
        <w:rPr>
          <w:rFonts w:ascii="Times New Roman" w:eastAsiaTheme="majorEastAsia" w:hAnsi="Times New Roman" w:cs="Times New Roman"/>
        </w:rPr>
        <w:t>通。或</w:t>
      </w:r>
      <w:proofErr w:type="gramStart"/>
      <w:r w:rsidR="00311CB1" w:rsidRPr="00347FA3">
        <w:rPr>
          <w:rFonts w:ascii="Times New Roman" w:eastAsiaTheme="majorEastAsia" w:hAnsi="Times New Roman" w:cs="Times New Roman"/>
        </w:rPr>
        <w:t>疑</w:t>
      </w:r>
      <w:proofErr w:type="gramEnd"/>
      <w:r w:rsidR="00311CB1" w:rsidRPr="00347FA3">
        <w:rPr>
          <w:rFonts w:ascii="Times New Roman" w:eastAsiaTheme="majorEastAsia" w:hAnsi="Times New Roman" w:cs="Times New Roman"/>
        </w:rPr>
        <w:t>「諣」字。</w:t>
      </w:r>
      <w:r w:rsidR="00311CB1" w:rsidRPr="00347FA3">
        <w:rPr>
          <w:rFonts w:ascii="Times New Roman" w:eastAsiaTheme="majorEastAsia" w:hAnsi="Times New Roman" w:cs="Times New Roman"/>
        </w:rPr>
        <w:t xml:space="preserve">/ </w:t>
      </w:r>
      <w:r w:rsidR="00311CB1"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="00311CB1" w:rsidRPr="00347FA3">
        <w:rPr>
          <w:rFonts w:ascii="Times New Roman" w:eastAsiaTheme="majorEastAsia" w:hAnsi="Times New Roman" w:cs="Times New Roman"/>
        </w:rPr>
        <w:t>昇</w:t>
      </w:r>
      <w:proofErr w:type="gramEnd"/>
      <w:r w:rsidR="00311CB1" w:rsidRPr="00347FA3">
        <w:rPr>
          <w:rFonts w:ascii="Times New Roman" w:eastAsiaTheme="majorEastAsia" w:hAnsi="Times New Roman" w:cs="Times New Roman"/>
        </w:rPr>
        <w:t>：讀「禍」。</w:t>
      </w:r>
      <w:proofErr w:type="gramStart"/>
      <w:r w:rsidR="00311CB1" w:rsidRPr="00347FA3">
        <w:rPr>
          <w:rFonts w:ascii="Times New Roman" w:eastAsiaTheme="majorEastAsia" w:hAnsi="Times New Roman" w:cs="Times New Roman"/>
        </w:rPr>
        <w:t>整句譯讀</w:t>
      </w:r>
      <w:proofErr w:type="gramEnd"/>
      <w:r w:rsidR="00311CB1" w:rsidRPr="00347FA3">
        <w:rPr>
          <w:rFonts w:ascii="Times New Roman" w:eastAsiaTheme="majorEastAsia" w:hAnsi="Times New Roman" w:cs="Times New Roman"/>
        </w:rPr>
        <w:t>：甚至於不免會遇到災禍。</w:t>
      </w:r>
      <w:r w:rsidR="00311CB1" w:rsidRPr="00347FA3">
        <w:rPr>
          <w:rFonts w:ascii="Times New Roman" w:eastAsiaTheme="majorEastAsia" w:hAnsi="Times New Roman" w:cs="Times New Roman"/>
        </w:rPr>
        <w:t xml:space="preserve">/ </w:t>
      </w:r>
      <w:r w:rsidR="00311CB1" w:rsidRPr="00347FA3">
        <w:rPr>
          <w:rFonts w:ascii="Times New Roman" w:eastAsiaTheme="majorEastAsia" w:hAnsi="Times New Roman" w:cs="Times New Roman"/>
        </w:rPr>
        <w:t>俞紹宏、張青松：這</w:t>
      </w:r>
      <w:proofErr w:type="gramStart"/>
      <w:r w:rsidR="00311CB1" w:rsidRPr="00347FA3">
        <w:rPr>
          <w:rFonts w:ascii="Times New Roman" w:eastAsiaTheme="majorEastAsia" w:hAnsi="Times New Roman" w:cs="Times New Roman"/>
        </w:rPr>
        <w:t>裏</w:t>
      </w:r>
      <w:proofErr w:type="gramEnd"/>
      <w:r w:rsidR="00311CB1" w:rsidRPr="00347FA3">
        <w:rPr>
          <w:rFonts w:ascii="Times New Roman" w:eastAsiaTheme="majorEastAsia" w:hAnsi="Times New Roman" w:cs="Times New Roman"/>
        </w:rPr>
        <w:t>簡文是在講人生於</w:t>
      </w:r>
      <w:proofErr w:type="gramStart"/>
      <w:r w:rsidR="00311CB1" w:rsidRPr="00347FA3">
        <w:rPr>
          <w:rFonts w:ascii="Times New Roman" w:eastAsiaTheme="majorEastAsia" w:hAnsi="Times New Roman" w:cs="Times New Roman"/>
        </w:rPr>
        <w:t>世</w:t>
      </w:r>
      <w:proofErr w:type="gramEnd"/>
      <w:r w:rsidR="00311CB1" w:rsidRPr="00347FA3">
        <w:rPr>
          <w:rFonts w:ascii="Times New Roman" w:eastAsiaTheme="majorEastAsia" w:hAnsi="Times New Roman" w:cs="Times New Roman"/>
        </w:rPr>
        <w:t>禍患難免。「</w:t>
      </w:r>
      <w:r w:rsidR="00311CB1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F56DB16" wp14:editId="421FD593">
            <wp:extent cx="88711" cy="88711"/>
            <wp:effectExtent l="0" t="0" r="6985" b="6985"/>
            <wp:docPr id="8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2" cy="9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1CB1" w:rsidRPr="00347FA3">
        <w:rPr>
          <w:rFonts w:ascii="Times New Roman" w:eastAsiaTheme="majorEastAsia" w:hAnsi="Times New Roman" w:cs="Times New Roman"/>
        </w:rPr>
        <w:t>」讀「過」或也可備一說，過失。</w:t>
      </w:r>
    </w:p>
  </w:footnote>
  <w:footnote w:id="37">
    <w:p w14:paraId="48BDA2EA" w14:textId="1E249F53" w:rsidR="009414CE" w:rsidRPr="00347FA3" w:rsidRDefault="009414CE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proofErr w:type="gramStart"/>
      <w:r w:rsidR="00311CB1" w:rsidRPr="00347FA3">
        <w:rPr>
          <w:rFonts w:ascii="Times New Roman" w:eastAsiaTheme="majorEastAsia" w:hAnsi="Times New Roman" w:cs="Times New Roman"/>
        </w:rPr>
        <w:t>鳲鳩</w:t>
      </w:r>
      <w:proofErr w:type="gramEnd"/>
      <w:r w:rsidR="00311CB1" w:rsidRPr="00347FA3">
        <w:rPr>
          <w:rFonts w:ascii="Times New Roman" w:eastAsiaTheme="majorEastAsia" w:hAnsi="Times New Roman" w:cs="Times New Roman"/>
        </w:rPr>
        <w:t>：簡</w:t>
      </w:r>
      <w:r w:rsidR="00311CB1" w:rsidRPr="00347FA3">
        <w:rPr>
          <w:rFonts w:ascii="Times New Roman" w:eastAsiaTheme="majorEastAsia" w:hAnsi="Times New Roman" w:cs="Times New Roman"/>
        </w:rPr>
        <w:t>10</w:t>
      </w:r>
      <w:r w:rsidR="00311CB1" w:rsidRPr="00347FA3">
        <w:rPr>
          <w:rFonts w:ascii="Times New Roman" w:eastAsiaTheme="majorEastAsia" w:hAnsi="Times New Roman" w:cs="Times New Roman"/>
        </w:rPr>
        <w:t>末「不」前加逗號。</w:t>
      </w:r>
    </w:p>
  </w:footnote>
  <w:footnote w:id="38">
    <w:p w14:paraId="7862A10C" w14:textId="2C62B56B" w:rsidR="00311CB1" w:rsidRPr="00347FA3" w:rsidRDefault="00311CB1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="00F7416E" w:rsidRPr="00347FA3">
        <w:rPr>
          <w:rFonts w:ascii="Times New Roman" w:eastAsiaTheme="majorEastAsia" w:hAnsi="Times New Roman" w:cs="Times New Roman"/>
        </w:rPr>
        <w:t>整理者：「</w:t>
      </w:r>
      <w:r w:rsidR="00F7416E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98830C4" wp14:editId="63E97B35">
            <wp:extent cx="79310" cy="95578"/>
            <wp:effectExtent l="0" t="0" r="0" b="0"/>
            <wp:docPr id="963909214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40" cy="98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416E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07333A2" wp14:editId="3E378D7E">
            <wp:extent cx="97971" cy="105894"/>
            <wp:effectExtent l="0" t="0" r="0" b="8890"/>
            <wp:docPr id="1303310116" name="圖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01967" cy="11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416E" w:rsidRPr="00347FA3">
        <w:rPr>
          <w:rFonts w:ascii="Times New Roman" w:eastAsiaTheme="majorEastAsia" w:hAnsi="Times New Roman" w:cs="Times New Roman"/>
        </w:rPr>
        <w:t>」隸爲「</w:t>
      </w:r>
      <w:r w:rsidR="00F7416E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C6FFAA5" wp14:editId="7C1986EB">
            <wp:extent cx="83975" cy="101201"/>
            <wp:effectExtent l="0" t="0" r="0" b="0"/>
            <wp:docPr id="348899003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22" cy="108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416E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95B54D2" wp14:editId="1440DD51">
            <wp:extent cx="116633" cy="112903"/>
            <wp:effectExtent l="0" t="0" r="0" b="1905"/>
            <wp:docPr id="1312423229" name="圖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71" cy="117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416E" w:rsidRPr="00347FA3">
        <w:rPr>
          <w:rFonts w:ascii="Times New Roman" w:eastAsiaTheme="majorEastAsia" w:hAnsi="Times New Roman" w:cs="Times New Roman"/>
        </w:rPr>
        <w:t>」。「</w:t>
      </w:r>
      <w:r w:rsidR="00F7416E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1EDAC44" wp14:editId="37F12D96">
            <wp:extent cx="102785" cy="100539"/>
            <wp:effectExtent l="0" t="0" r="0" b="0"/>
            <wp:docPr id="663381002" name="圖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39" cy="14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416E" w:rsidRPr="00347FA3">
        <w:rPr>
          <w:rFonts w:ascii="Times New Roman" w:eastAsiaTheme="majorEastAsia" w:hAnsi="Times New Roman" w:cs="Times New Roman"/>
        </w:rPr>
        <w:t>」，《說文》：「</w:t>
      </w:r>
      <w:proofErr w:type="gramStart"/>
      <w:r w:rsidR="00F7416E" w:rsidRPr="00347FA3">
        <w:rPr>
          <w:rFonts w:ascii="Times New Roman" w:eastAsiaTheme="majorEastAsia" w:hAnsi="Times New Roman" w:cs="Times New Roman"/>
        </w:rPr>
        <w:t>恒</w:t>
      </w:r>
      <w:proofErr w:type="gramEnd"/>
      <w:r w:rsidR="00F7416E" w:rsidRPr="00347FA3">
        <w:rPr>
          <w:rFonts w:ascii="Times New Roman" w:eastAsiaTheme="majorEastAsia" w:hAnsi="Times New Roman" w:cs="Times New Roman"/>
        </w:rPr>
        <w:t>，常也。從心、</w:t>
      </w:r>
      <w:proofErr w:type="gramStart"/>
      <w:r w:rsidR="00F7416E" w:rsidRPr="00347FA3">
        <w:rPr>
          <w:rFonts w:ascii="Times New Roman" w:eastAsiaTheme="majorEastAsia" w:hAnsi="Times New Roman" w:cs="Times New Roman"/>
        </w:rPr>
        <w:t>從舟</w:t>
      </w:r>
      <w:proofErr w:type="gramEnd"/>
      <w:r w:rsidR="00F7416E" w:rsidRPr="00347FA3">
        <w:rPr>
          <w:rFonts w:ascii="Times New Roman" w:eastAsiaTheme="majorEastAsia" w:hAnsi="Times New Roman" w:cs="Times New Roman"/>
        </w:rPr>
        <w:t>，在二之間。上下心以舟施</w:t>
      </w:r>
      <w:proofErr w:type="gramStart"/>
      <w:r w:rsidR="00F7416E" w:rsidRPr="00347FA3">
        <w:rPr>
          <w:rFonts w:ascii="Times New Roman" w:eastAsiaTheme="majorEastAsia" w:hAnsi="Times New Roman" w:cs="Times New Roman"/>
        </w:rPr>
        <w:t>恒</w:t>
      </w:r>
      <w:proofErr w:type="gramEnd"/>
      <w:r w:rsidR="00F7416E" w:rsidRPr="00347FA3">
        <w:rPr>
          <w:rFonts w:ascii="Times New Roman" w:eastAsiaTheme="majorEastAsia" w:hAnsi="Times New Roman" w:cs="Times New Roman"/>
        </w:rPr>
        <w:t>也。古文</w:t>
      </w:r>
      <w:proofErr w:type="gramStart"/>
      <w:r w:rsidR="00F7416E" w:rsidRPr="00347FA3">
        <w:rPr>
          <w:rFonts w:ascii="Times New Roman" w:eastAsiaTheme="majorEastAsia" w:hAnsi="Times New Roman" w:cs="Times New Roman"/>
        </w:rPr>
        <w:t>恒</w:t>
      </w:r>
      <w:proofErr w:type="gramEnd"/>
      <w:r w:rsidR="00F7416E" w:rsidRPr="00347FA3">
        <w:rPr>
          <w:rFonts w:ascii="Times New Roman" w:eastAsiaTheme="majorEastAsia" w:hAnsi="Times New Roman" w:cs="Times New Roman"/>
        </w:rPr>
        <w:t>，從月。《詩》曰：如月之</w:t>
      </w:r>
      <w:proofErr w:type="gramStart"/>
      <w:r w:rsidR="00F7416E" w:rsidRPr="00347FA3">
        <w:rPr>
          <w:rFonts w:ascii="Times New Roman" w:eastAsiaTheme="majorEastAsia" w:hAnsi="Times New Roman" w:cs="Times New Roman"/>
        </w:rPr>
        <w:t>恒</w:t>
      </w:r>
      <w:proofErr w:type="gramEnd"/>
      <w:r w:rsidR="00F7416E" w:rsidRPr="00347FA3">
        <w:rPr>
          <w:rFonts w:ascii="Times New Roman" w:eastAsiaTheme="majorEastAsia" w:hAnsi="Times New Roman" w:cs="Times New Roman"/>
        </w:rPr>
        <w:t>。」簡文字形與《說文》古文、</w:t>
      </w:r>
      <w:proofErr w:type="gramStart"/>
      <w:r w:rsidR="00F7416E" w:rsidRPr="00347FA3">
        <w:rPr>
          <w:rFonts w:ascii="Times New Roman" w:eastAsiaTheme="majorEastAsia" w:hAnsi="Times New Roman" w:cs="Times New Roman"/>
        </w:rPr>
        <w:t>《</w:t>
      </w:r>
      <w:proofErr w:type="gramEnd"/>
      <w:r w:rsidR="00F7416E" w:rsidRPr="00347FA3">
        <w:rPr>
          <w:rFonts w:ascii="Times New Roman" w:eastAsiaTheme="majorEastAsia" w:hAnsi="Times New Roman" w:cs="Times New Roman"/>
        </w:rPr>
        <w:t>古文四聲韵》合。「</w:t>
      </w:r>
      <w:r w:rsidR="00F7416E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F859DCC" wp14:editId="752593BE">
            <wp:extent cx="110660" cy="107121"/>
            <wp:effectExtent l="0" t="0" r="3810" b="7620"/>
            <wp:docPr id="400703403" name="圖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79" cy="11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416E" w:rsidRPr="00347FA3">
        <w:rPr>
          <w:rFonts w:ascii="Times New Roman" w:eastAsiaTheme="majorEastAsia" w:hAnsi="Times New Roman" w:cs="Times New Roman"/>
        </w:rPr>
        <w:t>」，</w:t>
      </w:r>
      <w:r w:rsidR="006B475D" w:rsidRPr="00347FA3">
        <w:rPr>
          <w:rFonts w:ascii="Times New Roman" w:eastAsiaTheme="majorEastAsia" w:hAnsi="Times New Roman" w:cs="Times New Roman"/>
        </w:rPr>
        <w:t>釋「啟」，《說文》「教也」，開導。</w:t>
      </w:r>
      <w:r w:rsidR="00F7416E" w:rsidRPr="00347FA3">
        <w:rPr>
          <w:rFonts w:ascii="Times New Roman" w:eastAsiaTheme="majorEastAsia" w:hAnsi="Times New Roman" w:cs="Times New Roman"/>
        </w:rPr>
        <w:t xml:space="preserve">/ </w:t>
      </w:r>
      <w:r w:rsidR="006B475D" w:rsidRPr="00347FA3">
        <w:rPr>
          <w:rFonts w:ascii="Times New Roman" w:eastAsiaTheme="majorEastAsia" w:hAnsi="Times New Roman" w:cs="Times New Roman"/>
        </w:rPr>
        <w:t>海天</w:t>
      </w:r>
      <w:proofErr w:type="gramStart"/>
      <w:r w:rsidR="006B475D" w:rsidRPr="00347FA3">
        <w:rPr>
          <w:rFonts w:ascii="Times New Roman" w:eastAsiaTheme="majorEastAsia" w:hAnsi="Times New Roman" w:cs="Times New Roman"/>
        </w:rPr>
        <w:t>游</w:t>
      </w:r>
      <w:proofErr w:type="gramEnd"/>
      <w:r w:rsidR="006B475D" w:rsidRPr="00347FA3">
        <w:rPr>
          <w:rFonts w:ascii="Times New Roman" w:eastAsiaTheme="majorEastAsia" w:hAnsi="Times New Roman" w:cs="Times New Roman"/>
        </w:rPr>
        <w:t>縱、</w:t>
      </w:r>
      <w:r w:rsidR="00F7416E" w:rsidRPr="00347FA3">
        <w:rPr>
          <w:rFonts w:ascii="Times New Roman" w:eastAsiaTheme="majorEastAsia" w:hAnsi="Times New Roman" w:cs="Times New Roman"/>
        </w:rPr>
        <w:t>蘇建洲：</w:t>
      </w:r>
      <w:proofErr w:type="gramStart"/>
      <w:r w:rsidR="00F7416E" w:rsidRPr="00347FA3">
        <w:rPr>
          <w:rFonts w:ascii="Times New Roman" w:eastAsiaTheme="majorEastAsia" w:hAnsi="Times New Roman" w:cs="Times New Roman"/>
        </w:rPr>
        <w:t>疑當釋為「極聽</w:t>
      </w:r>
      <w:proofErr w:type="gramEnd"/>
      <w:r w:rsidR="00F7416E" w:rsidRPr="00347FA3">
        <w:rPr>
          <w:rFonts w:ascii="Times New Roman" w:eastAsiaTheme="majorEastAsia" w:hAnsi="Times New Roman" w:cs="Times New Roman"/>
        </w:rPr>
        <w:t>」，古書常見。所謂「聽」字寫作「</w:t>
      </w:r>
      <w:r w:rsidR="00F7416E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7F9CE80" wp14:editId="6B636BF3">
            <wp:extent cx="110660" cy="110660"/>
            <wp:effectExtent l="0" t="0" r="3810" b="3810"/>
            <wp:docPr id="399506240" name="圖片 77" descr="http://www.bsm.org.cn/pic13/130106/05/image08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7" descr="http://www.bsm.org.cn/pic13/130106/05/image087.gif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09" cy="11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416E" w:rsidRPr="00347FA3">
        <w:rPr>
          <w:rFonts w:ascii="Times New Roman" w:eastAsiaTheme="majorEastAsia" w:hAnsi="Times New Roman" w:cs="Times New Roman"/>
        </w:rPr>
        <w:t>」，也見於上博六《孔子見季桓子》簡</w:t>
      </w:r>
      <w:r w:rsidR="00F7416E" w:rsidRPr="00347FA3">
        <w:rPr>
          <w:rFonts w:ascii="Times New Roman" w:eastAsiaTheme="majorEastAsia" w:hAnsi="Times New Roman" w:cs="Times New Roman"/>
        </w:rPr>
        <w:t>6</w:t>
      </w:r>
      <w:r w:rsidR="00F7416E" w:rsidRPr="00347FA3">
        <w:rPr>
          <w:rFonts w:ascii="Times New Roman" w:eastAsiaTheme="majorEastAsia" w:hAnsi="Times New Roman" w:cs="Times New Roman"/>
        </w:rPr>
        <w:t>。「極」字寫法見於《孔子見季桓子》簡</w:t>
      </w:r>
      <w:r w:rsidR="00F7416E" w:rsidRPr="00347FA3">
        <w:rPr>
          <w:rFonts w:ascii="Times New Roman" w:eastAsiaTheme="majorEastAsia" w:hAnsi="Times New Roman" w:cs="Times New Roman"/>
        </w:rPr>
        <w:t>15</w:t>
      </w:r>
      <w:r w:rsidR="00F7416E" w:rsidRPr="00347FA3">
        <w:rPr>
          <w:rFonts w:ascii="Times New Roman" w:eastAsiaTheme="majorEastAsia" w:hAnsi="Times New Roman" w:cs="Times New Roman"/>
        </w:rPr>
        <w:t>。</w:t>
      </w:r>
      <w:r w:rsidR="00F7416E" w:rsidRPr="00347FA3">
        <w:rPr>
          <w:rFonts w:ascii="Times New Roman" w:eastAsiaTheme="majorEastAsia" w:hAnsi="Times New Roman" w:cs="Times New Roman"/>
        </w:rPr>
        <w:t xml:space="preserve">/ </w:t>
      </w:r>
      <w:proofErr w:type="spellStart"/>
      <w:r w:rsidR="006B475D" w:rsidRPr="00347FA3">
        <w:rPr>
          <w:rFonts w:ascii="Times New Roman" w:eastAsiaTheme="majorEastAsia" w:hAnsi="Times New Roman" w:cs="Times New Roman"/>
        </w:rPr>
        <w:t>youren</w:t>
      </w:r>
      <w:proofErr w:type="spellEnd"/>
      <w:r w:rsidR="006B475D" w:rsidRPr="00347FA3">
        <w:rPr>
          <w:rFonts w:ascii="Times New Roman" w:eastAsiaTheme="majorEastAsia" w:hAnsi="Times New Roman" w:cs="Times New Roman"/>
        </w:rPr>
        <w:t>、</w:t>
      </w:r>
      <w:r w:rsidR="00F7416E" w:rsidRPr="00347FA3">
        <w:rPr>
          <w:rFonts w:ascii="Times New Roman" w:eastAsiaTheme="majorEastAsia" w:hAnsi="Times New Roman" w:cs="Times New Roman"/>
        </w:rPr>
        <w:t>高佑仁：開頭的「啟」，左半從「耳」，右半不知。</w:t>
      </w:r>
      <w:r w:rsidR="00F7416E" w:rsidRPr="00347FA3">
        <w:rPr>
          <w:rFonts w:ascii="Times New Roman" w:eastAsiaTheme="majorEastAsia" w:hAnsi="Times New Roman" w:cs="Times New Roman"/>
        </w:rPr>
        <w:t xml:space="preserve">/ </w:t>
      </w:r>
      <w:r w:rsidR="006B475D" w:rsidRPr="00347FA3">
        <w:rPr>
          <w:rFonts w:ascii="Times New Roman" w:eastAsiaTheme="majorEastAsia" w:hAnsi="Times New Roman" w:cs="Times New Roman"/>
        </w:rPr>
        <w:t>張峰：「亘」讀「亟」疑未定。</w:t>
      </w:r>
      <w:r w:rsidR="006B475D" w:rsidRPr="00347FA3">
        <w:rPr>
          <w:rFonts w:ascii="Times New Roman" w:eastAsiaTheme="majorEastAsia" w:hAnsi="Times New Roman" w:cs="Times New Roman"/>
        </w:rPr>
        <w:t xml:space="preserve">/ </w:t>
      </w:r>
      <w:r w:rsidR="006B475D" w:rsidRPr="00347FA3">
        <w:rPr>
          <w:rFonts w:ascii="Times New Roman" w:eastAsiaTheme="majorEastAsia" w:hAnsi="Times New Roman" w:cs="Times New Roman"/>
        </w:rPr>
        <w:t>張峰：「</w:t>
      </w:r>
      <w:r w:rsidR="006B475D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FF5CC94" wp14:editId="53B60FE6">
            <wp:extent cx="79310" cy="95578"/>
            <wp:effectExtent l="0" t="0" r="0" b="0"/>
            <wp:docPr id="662770272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40" cy="98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475D" w:rsidRPr="00347FA3">
        <w:rPr>
          <w:rFonts w:ascii="Times New Roman" w:eastAsiaTheme="majorEastAsia" w:hAnsi="Times New Roman" w:cs="Times New Roman"/>
        </w:rPr>
        <w:t>」讀「</w:t>
      </w:r>
      <w:bookmarkStart w:id="4" w:name="_Hlk189732429"/>
      <w:r w:rsidR="006B475D" w:rsidRPr="00347FA3">
        <w:rPr>
          <w:rFonts w:ascii="Times New Roman" w:eastAsiaTheme="majorEastAsia" w:hAnsi="Times New Roman" w:cs="Times New Roman"/>
        </w:rPr>
        <w:t>恆</w:t>
      </w:r>
      <w:bookmarkEnd w:id="4"/>
      <w:r w:rsidR="006B475D" w:rsidRPr="00347FA3">
        <w:rPr>
          <w:rFonts w:ascii="Times New Roman" w:eastAsiaTheme="majorEastAsia" w:hAnsi="Times New Roman" w:cs="Times New Roman"/>
        </w:rPr>
        <w:t>」</w:t>
      </w:r>
      <w:proofErr w:type="gramStart"/>
      <w:r w:rsidR="006B475D" w:rsidRPr="00347FA3">
        <w:rPr>
          <w:rFonts w:ascii="Times New Roman" w:eastAsiaTheme="majorEastAsia" w:hAnsi="Times New Roman" w:cs="Times New Roman"/>
        </w:rPr>
        <w:t>要比讀</w:t>
      </w:r>
      <w:proofErr w:type="gramEnd"/>
      <w:r w:rsidR="006B475D" w:rsidRPr="00347FA3">
        <w:rPr>
          <w:rFonts w:ascii="Times New Roman" w:eastAsiaTheme="majorEastAsia" w:hAnsi="Times New Roman" w:cs="Times New Roman"/>
        </w:rPr>
        <w:t>「極」合理。「</w:t>
      </w:r>
      <w:r w:rsidR="006B475D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A8CC4FF" wp14:editId="556E2754">
            <wp:extent cx="129653" cy="125545"/>
            <wp:effectExtent l="0" t="0" r="3810" b="8255"/>
            <wp:docPr id="127459536" name="圖片 52" descr="&amp;12.EB3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&amp;12.EB38;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42" cy="13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475D" w:rsidRPr="00347FA3">
        <w:rPr>
          <w:rFonts w:ascii="Times New Roman" w:eastAsiaTheme="majorEastAsia" w:hAnsi="Times New Roman" w:cs="Times New Roman"/>
        </w:rPr>
        <w:t>」讀「聖」</w:t>
      </w:r>
      <w:proofErr w:type="gramStart"/>
      <w:r w:rsidR="006B475D" w:rsidRPr="00347FA3">
        <w:rPr>
          <w:rFonts w:ascii="Times New Roman" w:eastAsiaTheme="majorEastAsia" w:hAnsi="Times New Roman" w:cs="Times New Roman"/>
        </w:rPr>
        <w:t>要比讀</w:t>
      </w:r>
      <w:proofErr w:type="gramEnd"/>
      <w:r w:rsidR="006B475D" w:rsidRPr="00347FA3">
        <w:rPr>
          <w:rFonts w:ascii="Times New Roman" w:eastAsiaTheme="majorEastAsia" w:hAnsi="Times New Roman" w:cs="Times New Roman"/>
        </w:rPr>
        <w:t>「聽」合理。</w:t>
      </w:r>
      <w:r w:rsidR="001F4B36" w:rsidRPr="00347FA3">
        <w:rPr>
          <w:rFonts w:ascii="Times New Roman" w:eastAsiaTheme="majorEastAsia" w:hAnsi="Times New Roman" w:cs="Times New Roman"/>
        </w:rPr>
        <w:t xml:space="preserve">/ </w:t>
      </w:r>
      <w:r w:rsidR="001F4B36" w:rsidRPr="00347FA3">
        <w:rPr>
          <w:rFonts w:ascii="Times New Roman" w:eastAsiaTheme="majorEastAsia" w:hAnsi="Times New Roman" w:cs="Times New Roman"/>
        </w:rPr>
        <w:t>郭倩文：「</w:t>
      </w:r>
      <w:r w:rsidR="001F4B36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D5EAC6F" wp14:editId="340A2340">
            <wp:extent cx="97971" cy="105894"/>
            <wp:effectExtent l="0" t="0" r="0" b="8890"/>
            <wp:docPr id="1641428214" name="圖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01967" cy="11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4B36" w:rsidRPr="00347FA3">
        <w:rPr>
          <w:rFonts w:ascii="Times New Roman" w:eastAsiaTheme="majorEastAsia" w:hAnsi="Times New Roman" w:cs="Times New Roman"/>
        </w:rPr>
        <w:t>」</w:t>
      </w:r>
      <w:proofErr w:type="gramStart"/>
      <w:r w:rsidR="001F4B36" w:rsidRPr="00347FA3">
        <w:rPr>
          <w:rFonts w:ascii="Times New Roman" w:eastAsiaTheme="majorEastAsia" w:hAnsi="Times New Roman" w:cs="Times New Roman"/>
        </w:rPr>
        <w:t>疑右從</w:t>
      </w:r>
      <w:proofErr w:type="gramEnd"/>
      <w:r w:rsidR="001F4B36" w:rsidRPr="00347FA3">
        <w:rPr>
          <w:rFonts w:ascii="Times New Roman" w:eastAsiaTheme="majorEastAsia" w:hAnsi="Times New Roman" w:cs="Times New Roman"/>
        </w:rPr>
        <w:t>「攴」，釋「取」。意義暫不明。</w:t>
      </w:r>
      <w:r w:rsidR="001F4B36"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="001F4B36" w:rsidRPr="00347FA3">
        <w:rPr>
          <w:rFonts w:ascii="Times New Roman" w:eastAsiaTheme="majorEastAsia" w:hAnsi="Times New Roman" w:cs="Times New Roman"/>
        </w:rPr>
        <w:t>顧史考</w:t>
      </w:r>
      <w:proofErr w:type="gramEnd"/>
      <w:r w:rsidR="001F4B36" w:rsidRPr="00347FA3">
        <w:rPr>
          <w:rFonts w:ascii="Times New Roman" w:eastAsiaTheme="majorEastAsia" w:hAnsi="Times New Roman" w:cs="Times New Roman"/>
        </w:rPr>
        <w:t>：</w:t>
      </w:r>
      <w:proofErr w:type="gramStart"/>
      <w:r w:rsidR="001F4B36" w:rsidRPr="00347FA3">
        <w:rPr>
          <w:rFonts w:ascii="Times New Roman" w:eastAsiaTheme="majorEastAsia" w:hAnsi="Times New Roman" w:cs="Times New Roman"/>
        </w:rPr>
        <w:t>原釋「</w:t>
      </w:r>
      <w:proofErr w:type="gramEnd"/>
      <w:r w:rsidR="001F4B36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551DA40" wp14:editId="502E99F2">
            <wp:extent cx="110660" cy="107121"/>
            <wp:effectExtent l="0" t="0" r="3810" b="7620"/>
            <wp:docPr id="298778132" name="圖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79" cy="11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4B36" w:rsidRPr="00347FA3">
        <w:rPr>
          <w:rFonts w:ascii="Times New Roman" w:eastAsiaTheme="majorEastAsia" w:hAnsi="Times New Roman" w:cs="Times New Roman"/>
        </w:rPr>
        <w:t>」者</w:t>
      </w:r>
      <w:proofErr w:type="gramStart"/>
      <w:r w:rsidR="001F4B36" w:rsidRPr="00347FA3">
        <w:rPr>
          <w:rFonts w:ascii="Times New Roman" w:eastAsiaTheme="majorEastAsia" w:hAnsi="Times New Roman" w:cs="Times New Roman"/>
        </w:rPr>
        <w:t>疑</w:t>
      </w:r>
      <w:proofErr w:type="gramEnd"/>
      <w:r w:rsidR="001F4B36" w:rsidRPr="00347FA3">
        <w:rPr>
          <w:rFonts w:ascii="Times New Roman" w:eastAsiaTheme="majorEastAsia" w:hAnsi="Times New Roman" w:cs="Times New Roman"/>
        </w:rPr>
        <w:t>為「取」字。</w:t>
      </w:r>
      <w:r w:rsidR="001F4B36" w:rsidRPr="00347FA3">
        <w:rPr>
          <w:rFonts w:ascii="Times New Roman" w:eastAsiaTheme="majorEastAsia" w:hAnsi="Times New Roman" w:cs="Times New Roman"/>
        </w:rPr>
        <w:t xml:space="preserve">/ </w:t>
      </w:r>
      <w:bookmarkStart w:id="5" w:name="_Hlk189732506"/>
      <w:proofErr w:type="gramStart"/>
      <w:r w:rsidR="001F4B36" w:rsidRPr="00347FA3">
        <w:rPr>
          <w:rFonts w:ascii="Times New Roman" w:eastAsiaTheme="majorEastAsia" w:hAnsi="Times New Roman" w:cs="Times New Roman"/>
        </w:rPr>
        <w:t>侯乃峰</w:t>
      </w:r>
      <w:proofErr w:type="gramEnd"/>
      <w:r w:rsidR="001F4B36" w:rsidRPr="00347FA3">
        <w:rPr>
          <w:rFonts w:ascii="Times New Roman" w:eastAsiaTheme="majorEastAsia" w:hAnsi="Times New Roman" w:cs="Times New Roman"/>
        </w:rPr>
        <w:t>：</w:t>
      </w:r>
      <w:proofErr w:type="gramStart"/>
      <w:r w:rsidR="001F4B36" w:rsidRPr="00347FA3">
        <w:rPr>
          <w:rFonts w:ascii="Times New Roman" w:eastAsiaTheme="majorEastAsia" w:hAnsi="Times New Roman" w:cs="Times New Roman"/>
        </w:rPr>
        <w:t>原釋「</w:t>
      </w:r>
      <w:proofErr w:type="gramEnd"/>
      <w:r w:rsidR="001F4B36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07B8F64" wp14:editId="7F38EBDB">
            <wp:extent cx="110660" cy="107121"/>
            <wp:effectExtent l="0" t="0" r="3810" b="7620"/>
            <wp:docPr id="1365691789" name="圖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79" cy="11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4B36" w:rsidRPr="00347FA3">
        <w:rPr>
          <w:rFonts w:ascii="Times New Roman" w:eastAsiaTheme="majorEastAsia" w:hAnsi="Times New Roman" w:cs="Times New Roman"/>
        </w:rPr>
        <w:t>」之</w:t>
      </w:r>
      <w:proofErr w:type="gramStart"/>
      <w:r w:rsidR="001F4B36" w:rsidRPr="00347FA3">
        <w:rPr>
          <w:rFonts w:ascii="Times New Roman" w:eastAsiaTheme="majorEastAsia" w:hAnsi="Times New Roman" w:cs="Times New Roman"/>
        </w:rPr>
        <w:t>字張舒釋「</w:t>
      </w:r>
      <w:proofErr w:type="gramEnd"/>
      <w:r w:rsidR="001F4B36" w:rsidRPr="00347FA3">
        <w:rPr>
          <w:rFonts w:ascii="Times New Roman" w:eastAsiaTheme="majorEastAsia" w:hAnsi="Times New Roman" w:cs="Times New Roman"/>
        </w:rPr>
        <w:t>取」，以為「</w:t>
      </w:r>
      <w:proofErr w:type="gramStart"/>
      <w:r w:rsidR="001F4B36" w:rsidRPr="00347FA3">
        <w:rPr>
          <w:rFonts w:ascii="Times New Roman" w:eastAsiaTheme="majorEastAsia" w:hAnsi="Times New Roman" w:cs="Times New Roman"/>
        </w:rPr>
        <w:t>恆取同</w:t>
      </w:r>
      <w:proofErr w:type="gramEnd"/>
      <w:r w:rsidR="001F4B36" w:rsidRPr="00347FA3">
        <w:rPr>
          <w:rFonts w:ascii="Times New Roman" w:eastAsiaTheme="majorEastAsia" w:hAnsi="Times New Roman" w:cs="Times New Roman"/>
        </w:rPr>
        <w:t>」在講選取人才的標準，即「（擇人之人）會始終選擇與自己（特質）相同的人」；因此教化（或政教）開始是很重要的（「故教於始乎哉」）。</w:t>
      </w:r>
      <w:bookmarkEnd w:id="5"/>
    </w:p>
  </w:footnote>
  <w:footnote w:id="39">
    <w:p w14:paraId="012480CD" w14:textId="707EC522" w:rsidR="00F7416E" w:rsidRPr="00347FA3" w:rsidRDefault="00F7416E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="00A530A8" w:rsidRPr="00347FA3">
        <w:rPr>
          <w:rFonts w:ascii="Times New Roman" w:eastAsiaTheme="majorEastAsia" w:hAnsi="Times New Roman" w:cs="Times New Roman"/>
        </w:rPr>
        <w:t>整理者：「古」屬上讀，</w:t>
      </w:r>
      <w:proofErr w:type="gramStart"/>
      <w:r w:rsidR="00A530A8" w:rsidRPr="00347FA3">
        <w:rPr>
          <w:rFonts w:ascii="Times New Roman" w:eastAsiaTheme="majorEastAsia" w:hAnsi="Times New Roman" w:cs="Times New Roman"/>
        </w:rPr>
        <w:t>斷讀</w:t>
      </w:r>
      <w:proofErr w:type="gramEnd"/>
      <w:r w:rsidR="00A530A8" w:rsidRPr="00347FA3">
        <w:rPr>
          <w:rFonts w:ascii="Times New Roman" w:eastAsiaTheme="majorEastAsia" w:hAnsi="Times New Roman" w:cs="Times New Roman"/>
        </w:rPr>
        <w:t>爲「同古」。「同」或通「通」。</w:t>
      </w:r>
      <w:r w:rsidR="00A530A8" w:rsidRPr="00347FA3">
        <w:rPr>
          <w:rFonts w:ascii="Times New Roman" w:eastAsiaTheme="majorEastAsia" w:hAnsi="Times New Roman" w:cs="Times New Roman"/>
        </w:rPr>
        <w:t xml:space="preserve">/ </w:t>
      </w:r>
      <w:r w:rsidR="00A530A8" w:rsidRPr="00347FA3">
        <w:rPr>
          <w:rFonts w:ascii="Times New Roman" w:eastAsiaTheme="majorEastAsia" w:hAnsi="Times New Roman" w:cs="Times New Roman"/>
        </w:rPr>
        <w:t>張峰：「古」屬下讀，讀爲「故」，斷讀作「同，古（故）」。</w:t>
      </w:r>
    </w:p>
  </w:footnote>
  <w:footnote w:id="40">
    <w:p w14:paraId="3B54E539" w14:textId="04CBFCDB" w:rsidR="00F7416E" w:rsidRPr="00347FA3" w:rsidRDefault="00F7416E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="00A530A8" w:rsidRPr="00347FA3">
        <w:rPr>
          <w:rFonts w:ascii="Times New Roman" w:eastAsiaTheme="majorEastAsia" w:hAnsi="Times New Roman" w:cs="Times New Roman"/>
        </w:rPr>
        <w:t>整理者：「</w:t>
      </w:r>
      <w:r w:rsidR="00A530A8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203E932" wp14:editId="5B15F7E8">
            <wp:extent cx="95534" cy="117416"/>
            <wp:effectExtent l="0" t="0" r="0" b="0"/>
            <wp:docPr id="1642978150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51" cy="120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30A8" w:rsidRPr="00347FA3">
        <w:rPr>
          <w:rFonts w:ascii="Times New Roman" w:eastAsiaTheme="majorEastAsia" w:hAnsi="Times New Roman" w:cs="Times New Roman"/>
        </w:rPr>
        <w:t>」簡文多用作「教」，教化，</w:t>
      </w:r>
      <w:proofErr w:type="gramStart"/>
      <w:r w:rsidR="00A530A8" w:rsidRPr="00347FA3">
        <w:rPr>
          <w:rFonts w:ascii="Times New Roman" w:eastAsiaTheme="majorEastAsia" w:hAnsi="Times New Roman" w:cs="Times New Roman"/>
        </w:rPr>
        <w:t>化民以</w:t>
      </w:r>
      <w:proofErr w:type="gramEnd"/>
      <w:r w:rsidR="00A530A8" w:rsidRPr="00347FA3">
        <w:rPr>
          <w:rFonts w:ascii="Times New Roman" w:eastAsiaTheme="majorEastAsia" w:hAnsi="Times New Roman" w:cs="Times New Roman"/>
        </w:rPr>
        <w:t>德教。</w:t>
      </w:r>
    </w:p>
  </w:footnote>
  <w:footnote w:id="41">
    <w:p w14:paraId="3C018CA1" w14:textId="0FCECB15" w:rsidR="00A530A8" w:rsidRPr="00347FA3" w:rsidRDefault="00A530A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整理者：「於」讀「與」。</w:t>
      </w:r>
      <w:r w:rsidR="001F4B36" w:rsidRPr="00347FA3">
        <w:rPr>
          <w:rFonts w:ascii="Times New Roman" w:eastAsiaTheme="majorEastAsia" w:hAnsi="Times New Roman" w:cs="Times New Roman"/>
        </w:rPr>
        <w:t xml:space="preserve">/ </w:t>
      </w:r>
      <w:r w:rsidR="001F4B36" w:rsidRPr="00347FA3">
        <w:rPr>
          <w:rFonts w:ascii="Times New Roman" w:eastAsiaTheme="majorEastAsia" w:hAnsi="Times New Roman" w:cs="Times New Roman"/>
        </w:rPr>
        <w:t>郭倩文：「在」表示「教」「治」二者中，關鍵在「治」。</w:t>
      </w:r>
    </w:p>
  </w:footnote>
  <w:footnote w:id="42">
    <w:p w14:paraId="5B500D8F" w14:textId="04AFF0F3" w:rsidR="000F6B57" w:rsidRPr="00347FA3" w:rsidRDefault="000F6B57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924FC72" wp14:editId="0AF55E8F">
            <wp:extent cx="110660" cy="119111"/>
            <wp:effectExtent l="0" t="0" r="3810" b="0"/>
            <wp:docPr id="1875473110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92" cy="12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</w:t>
      </w:r>
      <w:proofErr w:type="gramStart"/>
      <w:r w:rsidRPr="00347FA3">
        <w:rPr>
          <w:rFonts w:ascii="Times New Roman" w:eastAsiaTheme="majorEastAsia" w:hAnsi="Times New Roman" w:cs="Times New Roman"/>
        </w:rPr>
        <w:t>隸作</w:t>
      </w:r>
      <w:proofErr w:type="gramEnd"/>
      <w:r w:rsidRPr="00347FA3">
        <w:rPr>
          <w:rFonts w:ascii="Times New Roman" w:eastAsiaTheme="majorEastAsia" w:hAnsi="Times New Roman" w:cs="Times New Roman"/>
        </w:rPr>
        <w:t>「詞」讀「治」，「才」讀「在」，「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2394FD2" wp14:editId="6BB7E3C8">
            <wp:extent cx="99012" cy="129477"/>
            <wp:effectExtent l="0" t="0" r="0" b="4445"/>
            <wp:docPr id="56842358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65" cy="13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（乎）才（在）詞（治）」三字連讀。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張峰：讀「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8AA6E37" wp14:editId="0D52F672">
            <wp:extent cx="110660" cy="119111"/>
            <wp:effectExtent l="0" t="0" r="3810" b="0"/>
            <wp:docPr id="370736564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92" cy="12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」爲「始」。</w:t>
      </w:r>
      <w:proofErr w:type="gramStart"/>
      <w:r w:rsidRPr="00347FA3">
        <w:rPr>
          <w:rFonts w:ascii="Times New Roman" w:eastAsiaTheme="majorEastAsia" w:hAnsi="Times New Roman" w:cs="Times New Roman"/>
        </w:rPr>
        <w:t>斷讀</w:t>
      </w:r>
      <w:proofErr w:type="gramEnd"/>
      <w:r w:rsidRPr="00347FA3">
        <w:rPr>
          <w:rFonts w:ascii="Times New Roman" w:eastAsiaTheme="majorEastAsia" w:hAnsi="Times New Roman" w:cs="Times New Roman"/>
        </w:rPr>
        <w:t>爲：「</w:t>
      </w:r>
      <w:proofErr w:type="gramStart"/>
      <w:r w:rsidRPr="00347FA3">
        <w:rPr>
          <w:rFonts w:ascii="Times New Roman" w:eastAsiaTheme="majorEastAsia" w:hAnsi="Times New Roman" w:cs="Times New Roman"/>
        </w:rPr>
        <w:t>乎哉</w:t>
      </w:r>
      <w:proofErr w:type="gramEnd"/>
      <w:r w:rsidRPr="00347FA3">
        <w:rPr>
          <w:rFonts w:ascii="Times New Roman" w:eastAsiaTheme="majorEastAsia" w:hAnsi="Times New Roman" w:cs="Times New Roman"/>
        </w:rPr>
        <w:t>？</w:t>
      </w:r>
      <w:r w:rsidR="002A00CC" w:rsidRPr="00347FA3">
        <w:rPr>
          <w:rFonts w:ascii="Times New Roman" w:eastAsiaTheme="majorEastAsia" w:hAnsi="Times New Roman" w:cs="Times New Roman"/>
        </w:rPr>
        <w:t>始</w:t>
      </w:r>
      <w:r w:rsidRPr="00347FA3">
        <w:rPr>
          <w:rFonts w:ascii="Times New Roman" w:eastAsiaTheme="majorEastAsia" w:hAnsi="Times New Roman" w:cs="Times New Roman"/>
        </w:rPr>
        <w:t>」。之所以在「</w:t>
      </w:r>
      <w:proofErr w:type="gramStart"/>
      <w:r w:rsidRPr="00347FA3">
        <w:rPr>
          <w:rFonts w:ascii="Times New Roman" w:eastAsiaTheme="majorEastAsia" w:hAnsi="Times New Roman" w:cs="Times New Roman"/>
        </w:rPr>
        <w:t>乎哉</w:t>
      </w:r>
      <w:proofErr w:type="gramEnd"/>
      <w:r w:rsidRPr="00347FA3">
        <w:rPr>
          <w:rFonts w:ascii="Times New Roman" w:eastAsiaTheme="majorEastAsia" w:hAnsi="Times New Roman" w:cs="Times New Roman"/>
        </w:rPr>
        <w:t>」下斷句，是因為「</w:t>
      </w:r>
      <w:proofErr w:type="gramStart"/>
      <w:r w:rsidRPr="00347FA3">
        <w:rPr>
          <w:rFonts w:ascii="Times New Roman" w:eastAsiaTheme="majorEastAsia" w:hAnsi="Times New Roman" w:cs="Times New Roman"/>
        </w:rPr>
        <w:t>乎哉</w:t>
      </w:r>
      <w:proofErr w:type="gramEnd"/>
      <w:r w:rsidRPr="00347FA3">
        <w:rPr>
          <w:rFonts w:ascii="Times New Roman" w:eastAsiaTheme="majorEastAsia" w:hAnsi="Times New Roman" w:cs="Times New Roman"/>
        </w:rPr>
        <w:t>」連用文獻多見，如《禮記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檀弓下》：「死者而用生者之器也，不</w:t>
      </w:r>
      <w:proofErr w:type="gramStart"/>
      <w:r w:rsidRPr="00347FA3">
        <w:rPr>
          <w:rFonts w:ascii="Times New Roman" w:eastAsiaTheme="majorEastAsia" w:hAnsi="Times New Roman" w:cs="Times New Roman"/>
        </w:rPr>
        <w:t>殆</w:t>
      </w:r>
      <w:proofErr w:type="gramEnd"/>
      <w:r w:rsidRPr="00347FA3">
        <w:rPr>
          <w:rFonts w:ascii="Times New Roman" w:eastAsiaTheme="majorEastAsia" w:hAnsi="Times New Roman" w:cs="Times New Roman"/>
        </w:rPr>
        <w:t>於用</w:t>
      </w:r>
      <w:proofErr w:type="gramStart"/>
      <w:r w:rsidRPr="00347FA3">
        <w:rPr>
          <w:rFonts w:ascii="Times New Roman" w:eastAsiaTheme="majorEastAsia" w:hAnsi="Times New Roman" w:cs="Times New Roman"/>
        </w:rPr>
        <w:t>殉乎哉</w:t>
      </w:r>
      <w:proofErr w:type="gramEnd"/>
      <w:r w:rsidRPr="00347FA3">
        <w:rPr>
          <w:rFonts w:ascii="Times New Roman" w:eastAsiaTheme="majorEastAsia" w:hAnsi="Times New Roman" w:cs="Times New Roman"/>
        </w:rPr>
        <w:t>！」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：簡文</w:t>
      </w:r>
      <w:proofErr w:type="gramStart"/>
      <w:r w:rsidRPr="00347FA3">
        <w:rPr>
          <w:rFonts w:ascii="Times New Roman" w:eastAsiaTheme="majorEastAsia" w:hAnsi="Times New Roman" w:cs="Times New Roman"/>
        </w:rPr>
        <w:t>斷讀作「故教於始乎哉</w:t>
      </w:r>
      <w:proofErr w:type="gramEnd"/>
      <w:r w:rsidRPr="00347FA3">
        <w:rPr>
          <w:rFonts w:ascii="Times New Roman" w:eastAsiaTheme="majorEastAsia" w:hAnsi="Times New Roman" w:cs="Times New Roman"/>
        </w:rPr>
        <w:t>」。前加逗號，後加句號。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郭倩文：「乎」用於句中表示停頓。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賴怡璇：季旭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按：「</w:t>
      </w:r>
      <w:proofErr w:type="gramStart"/>
      <w:r w:rsidRPr="00347FA3">
        <w:rPr>
          <w:rFonts w:ascii="Times New Roman" w:eastAsiaTheme="majorEastAsia" w:hAnsi="Times New Roman" w:cs="Times New Roman"/>
        </w:rPr>
        <w:t>故教於始乎哉</w:t>
      </w:r>
      <w:proofErr w:type="gramEnd"/>
      <w:r w:rsidRPr="00347FA3">
        <w:rPr>
          <w:rFonts w:ascii="Times New Roman" w:eastAsiaTheme="majorEastAsia" w:hAnsi="Times New Roman" w:cs="Times New Roman"/>
        </w:rPr>
        <w:t>」意謂因此教化要從開始做起吧！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俞紹宏、張青松：</w:t>
      </w:r>
      <w:proofErr w:type="gramStart"/>
      <w:r w:rsidRPr="00347FA3">
        <w:rPr>
          <w:rFonts w:ascii="Times New Roman" w:eastAsiaTheme="majorEastAsia" w:hAnsi="Times New Roman" w:cs="Times New Roman"/>
        </w:rPr>
        <w:t>「哉</w:t>
      </w:r>
      <w:proofErr w:type="gramEnd"/>
      <w:r w:rsidRPr="00347FA3">
        <w:rPr>
          <w:rFonts w:ascii="Times New Roman" w:eastAsiaTheme="majorEastAsia" w:hAnsi="Times New Roman" w:cs="Times New Roman"/>
        </w:rPr>
        <w:t>」下可加逗號。</w:t>
      </w:r>
      <w:r w:rsidR="00D73362" w:rsidRPr="00347FA3">
        <w:rPr>
          <w:rFonts w:ascii="Times New Roman" w:eastAsiaTheme="majorEastAsia" w:hAnsi="Times New Roman" w:cs="Times New Roman"/>
        </w:rPr>
        <w:t xml:space="preserve">/ </w:t>
      </w:r>
      <w:r w:rsidR="00D73362" w:rsidRPr="00347FA3">
        <w:rPr>
          <w:rFonts w:ascii="Times New Roman" w:eastAsiaTheme="majorEastAsia" w:hAnsi="Times New Roman" w:cs="Times New Roman"/>
        </w:rPr>
        <w:t>俞紹宏、張青松：「始」，初始。「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故教於始乎哉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」，意即：因此教育的關鍵在於初始階段。</w:t>
      </w:r>
    </w:p>
  </w:footnote>
  <w:footnote w:id="43">
    <w:p w14:paraId="0B0E4E15" w14:textId="77777777" w:rsidR="00253707" w:rsidRPr="00347FA3" w:rsidRDefault="002A00CC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proofErr w:type="gramStart"/>
      <w:r w:rsidRPr="00347FA3">
        <w:rPr>
          <w:rFonts w:ascii="Times New Roman" w:eastAsiaTheme="majorEastAsia" w:hAnsi="Times New Roman" w:cs="Times New Roman"/>
        </w:rPr>
        <w:t>李銳：</w:t>
      </w:r>
      <w:proofErr w:type="gramEnd"/>
      <w:r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06FC052" wp14:editId="6A31F921">
            <wp:extent cx="122830" cy="138613"/>
            <wp:effectExtent l="0" t="0" r="0" b="0"/>
            <wp:docPr id="197301758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42" cy="14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</w:t>
      </w:r>
      <w:proofErr w:type="gramStart"/>
      <w:r w:rsidRPr="00347FA3">
        <w:rPr>
          <w:rFonts w:ascii="Times New Roman" w:eastAsiaTheme="majorEastAsia" w:hAnsi="Times New Roman" w:cs="Times New Roman"/>
        </w:rPr>
        <w:t>隸作</w:t>
      </w:r>
      <w:proofErr w:type="gramEnd"/>
      <w:r w:rsidRPr="00347FA3">
        <w:rPr>
          <w:rFonts w:ascii="Times New Roman" w:eastAsiaTheme="majorEastAsia" w:hAnsi="Times New Roman" w:cs="Times New Roman"/>
        </w:rPr>
        <w:t>「得」。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陳劍：</w:t>
      </w:r>
      <w:proofErr w:type="gramStart"/>
      <w:r w:rsidRPr="00347FA3">
        <w:rPr>
          <w:rFonts w:ascii="Times New Roman" w:eastAsiaTheme="majorEastAsia" w:hAnsi="Times New Roman" w:cs="Times New Roman"/>
        </w:rPr>
        <w:t>隸作</w:t>
      </w:r>
      <w:proofErr w:type="gramEnd"/>
      <w:r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CEBF1C0" wp14:editId="3C90F0F5">
            <wp:extent cx="115260" cy="130294"/>
            <wp:effectExtent l="0" t="0" r="0" b="3175"/>
            <wp:docPr id="5106214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214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0268" cy="1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」。</w:t>
      </w:r>
    </w:p>
    <w:p w14:paraId="76751065" w14:textId="7D51709A" w:rsidR="002A00CC" w:rsidRPr="00347FA3" w:rsidRDefault="002A00CC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proofErr w:type="gramStart"/>
      <w:r w:rsidRPr="00347FA3">
        <w:rPr>
          <w:rFonts w:ascii="Times New Roman" w:eastAsiaTheme="majorEastAsia" w:hAnsi="Times New Roman" w:cs="Times New Roman"/>
        </w:rPr>
        <w:t>侯乃峰</w:t>
      </w:r>
      <w:proofErr w:type="gramEnd"/>
      <w:r w:rsidR="00253707" w:rsidRPr="00347FA3">
        <w:rPr>
          <w:rFonts w:ascii="Times New Roman" w:eastAsiaTheme="majorEastAsia" w:hAnsi="Times New Roman" w:cs="Times New Roman"/>
        </w:rPr>
        <w:t>：</w:t>
      </w:r>
      <w:proofErr w:type="gramStart"/>
      <w:r w:rsidRPr="00347FA3">
        <w:rPr>
          <w:rFonts w:ascii="Times New Roman" w:eastAsiaTheme="majorEastAsia" w:hAnsi="Times New Roman" w:cs="Times New Roman"/>
        </w:rPr>
        <w:t>張舒以為</w:t>
      </w:r>
      <w:proofErr w:type="gramEnd"/>
      <w:r w:rsidRPr="00347FA3">
        <w:rPr>
          <w:rFonts w:ascii="Times New Roman" w:eastAsiaTheme="majorEastAsia" w:hAnsi="Times New Roman" w:cs="Times New Roman"/>
        </w:rPr>
        <w:t>簡文兩個</w:t>
      </w:r>
      <w:r w:rsidR="00253707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與</w:t>
      </w:r>
      <w:r w:rsidR="00253707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有贊同、</w:t>
      </w:r>
      <w:proofErr w:type="gramStart"/>
      <w:r w:rsidRPr="00347FA3">
        <w:rPr>
          <w:rFonts w:ascii="Times New Roman" w:eastAsiaTheme="majorEastAsia" w:hAnsi="Times New Roman" w:cs="Times New Roman"/>
        </w:rPr>
        <w:t>親附義</w:t>
      </w:r>
      <w:proofErr w:type="gramEnd"/>
      <w:r w:rsidR="00253707" w:rsidRPr="00347FA3">
        <w:rPr>
          <w:rFonts w:ascii="Times New Roman" w:eastAsiaTheme="majorEastAsia" w:hAnsi="Times New Roman" w:cs="Times New Roman"/>
        </w:rPr>
        <w:t>；「</w:t>
      </w:r>
      <w:r w:rsidRPr="00347FA3">
        <w:rPr>
          <w:rFonts w:ascii="Times New Roman" w:eastAsiaTheme="majorEastAsia" w:hAnsi="Times New Roman" w:cs="Times New Roman"/>
        </w:rPr>
        <w:t>始得</w:t>
      </w:r>
      <w:r w:rsidR="00253707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之後的簡文意思是說</w:t>
      </w:r>
      <w:r w:rsidR="00253707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開始的時候得到有才德的人，</w:t>
      </w:r>
      <w:proofErr w:type="gramStart"/>
      <w:r w:rsidRPr="00347FA3">
        <w:rPr>
          <w:rFonts w:ascii="Times New Roman" w:eastAsiaTheme="majorEastAsia" w:hAnsi="Times New Roman" w:cs="Times New Roman"/>
        </w:rPr>
        <w:t>親附他</w:t>
      </w:r>
      <w:proofErr w:type="gramEnd"/>
      <w:r w:rsidR="00253707" w:rsidRPr="00347FA3">
        <w:rPr>
          <w:rFonts w:ascii="Times New Roman" w:eastAsiaTheme="majorEastAsia" w:hAnsi="Times New Roman" w:cs="Times New Roman"/>
        </w:rPr>
        <w:t>，</w:t>
      </w:r>
      <w:r w:rsidRPr="00347FA3">
        <w:rPr>
          <w:rFonts w:ascii="Times New Roman" w:eastAsiaTheme="majorEastAsia" w:hAnsi="Times New Roman" w:cs="Times New Roman"/>
        </w:rPr>
        <w:t>仁德之人援引仁德之人進</w:t>
      </w:r>
      <w:proofErr w:type="gramStart"/>
      <w:r w:rsidRPr="00347FA3">
        <w:rPr>
          <w:rFonts w:ascii="Times New Roman" w:eastAsiaTheme="majorEastAsia" w:hAnsi="Times New Roman" w:cs="Times New Roman"/>
        </w:rPr>
        <w:t>仕</w:t>
      </w:r>
      <w:proofErr w:type="gramEnd"/>
      <w:r w:rsidRPr="00347FA3">
        <w:rPr>
          <w:rFonts w:ascii="Times New Roman" w:eastAsiaTheme="majorEastAsia" w:hAnsi="Times New Roman" w:cs="Times New Roman"/>
        </w:rPr>
        <w:t>，沒有仁德的人就不能進</w:t>
      </w:r>
      <w:proofErr w:type="gramStart"/>
      <w:r w:rsidRPr="00347FA3">
        <w:rPr>
          <w:rFonts w:ascii="Times New Roman" w:eastAsiaTheme="majorEastAsia" w:hAnsi="Times New Roman" w:cs="Times New Roman"/>
        </w:rPr>
        <w:t>仕</w:t>
      </w:r>
      <w:proofErr w:type="gramEnd"/>
      <w:r w:rsidRPr="00347FA3">
        <w:rPr>
          <w:rFonts w:ascii="Times New Roman" w:eastAsiaTheme="majorEastAsia" w:hAnsi="Times New Roman" w:cs="Times New Roman"/>
        </w:rPr>
        <w:t>了。開始的時候沒有得到有才德的人</w:t>
      </w:r>
      <w:r w:rsidRPr="00347FA3">
        <w:rPr>
          <w:rFonts w:ascii="Times New Roman" w:eastAsiaTheme="majorEastAsia" w:hAnsi="Times New Roman" w:cs="Times New Roman"/>
        </w:rPr>
        <w:t>…</w:t>
      </w:r>
      <w:proofErr w:type="gramStart"/>
      <w:r w:rsidRPr="00347FA3">
        <w:rPr>
          <w:rFonts w:ascii="Times New Roman" w:eastAsiaTheme="majorEastAsia" w:hAnsi="Times New Roman" w:cs="Times New Roman"/>
        </w:rPr>
        <w:t>…</w:t>
      </w:r>
      <w:proofErr w:type="gramEnd"/>
      <w:r w:rsidR="00253707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，後文缺失的部分應是</w:t>
      </w:r>
      <w:r w:rsidR="00253707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沒有仁德之援引沒有仁德之人進</w:t>
      </w:r>
      <w:proofErr w:type="gramStart"/>
      <w:r w:rsidRPr="00347FA3">
        <w:rPr>
          <w:rFonts w:ascii="Times New Roman" w:eastAsiaTheme="majorEastAsia" w:hAnsi="Times New Roman" w:cs="Times New Roman"/>
        </w:rPr>
        <w:t>仕</w:t>
      </w:r>
      <w:proofErr w:type="gramEnd"/>
      <w:r w:rsidRPr="00347FA3">
        <w:rPr>
          <w:rFonts w:ascii="Times New Roman" w:eastAsiaTheme="majorEastAsia" w:hAnsi="Times New Roman" w:cs="Times New Roman"/>
        </w:rPr>
        <w:t>，有仁德的人就不能進</w:t>
      </w:r>
      <w:proofErr w:type="gramStart"/>
      <w:r w:rsidRPr="00347FA3">
        <w:rPr>
          <w:rFonts w:ascii="Times New Roman" w:eastAsiaTheme="majorEastAsia" w:hAnsi="Times New Roman" w:cs="Times New Roman"/>
        </w:rPr>
        <w:t>仕</w:t>
      </w:r>
      <w:proofErr w:type="gramEnd"/>
      <w:r w:rsidRPr="00347FA3">
        <w:rPr>
          <w:rFonts w:ascii="Times New Roman" w:eastAsiaTheme="majorEastAsia" w:hAnsi="Times New Roman" w:cs="Times New Roman"/>
        </w:rPr>
        <w:t>了</w:t>
      </w:r>
      <w:r w:rsidR="00253707" w:rsidRPr="00347FA3">
        <w:rPr>
          <w:rFonts w:ascii="Times New Roman" w:eastAsiaTheme="majorEastAsia" w:hAnsi="Times New Roman" w:cs="Times New Roman"/>
        </w:rPr>
        <w:t>」。</w:t>
      </w:r>
    </w:p>
  </w:footnote>
  <w:footnote w:id="44">
    <w:p w14:paraId="79A5E422" w14:textId="6841736A" w:rsidR="002A00CC" w:rsidRPr="00347FA3" w:rsidRDefault="002A00CC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整理者：「可」讀「何」。</w:t>
      </w:r>
    </w:p>
  </w:footnote>
  <w:footnote w:id="45">
    <w:p w14:paraId="3D8B8F0D" w14:textId="05BC50EC" w:rsidR="000F6B57" w:rsidRPr="00347FA3" w:rsidRDefault="000F6B57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 </w:t>
      </w:r>
      <w:r w:rsidRPr="00347FA3">
        <w:rPr>
          <w:rFonts w:ascii="Times New Roman" w:eastAsiaTheme="majorEastAsia" w:hAnsi="Times New Roman" w:cs="Times New Roman"/>
        </w:rPr>
        <w:t>整理者：「與」，據</w:t>
      </w:r>
      <w:proofErr w:type="gramStart"/>
      <w:r w:rsidRPr="00347FA3">
        <w:rPr>
          <w:rFonts w:ascii="Times New Roman" w:eastAsiaTheme="majorEastAsia" w:hAnsi="Times New Roman" w:cs="Times New Roman"/>
        </w:rPr>
        <w:t>簡意讀</w:t>
      </w:r>
      <w:proofErr w:type="gramEnd"/>
      <w:r w:rsidRPr="00347FA3">
        <w:rPr>
          <w:rFonts w:ascii="Times New Roman" w:eastAsiaTheme="majorEastAsia" w:hAnsi="Times New Roman" w:cs="Times New Roman"/>
        </w:rPr>
        <w:t>爲「舉」。</w:t>
      </w:r>
      <w:proofErr w:type="gramStart"/>
      <w:r w:rsidRPr="00347FA3">
        <w:rPr>
          <w:rFonts w:ascii="Times New Roman" w:eastAsiaTheme="majorEastAsia" w:hAnsi="Times New Roman" w:cs="Times New Roman"/>
        </w:rPr>
        <w:t>本簡下文</w:t>
      </w:r>
      <w:proofErr w:type="gramEnd"/>
      <w:r w:rsidRPr="00347FA3">
        <w:rPr>
          <w:rFonts w:ascii="Times New Roman" w:eastAsiaTheme="majorEastAsia" w:hAnsi="Times New Roman" w:cs="Times New Roman"/>
        </w:rPr>
        <w:t>殘缺。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張峰：簡</w:t>
      </w:r>
      <w:r w:rsidRPr="00347FA3">
        <w:rPr>
          <w:rFonts w:ascii="Times New Roman" w:eastAsiaTheme="majorEastAsia" w:hAnsi="Times New Roman" w:cs="Times New Roman"/>
        </w:rPr>
        <w:t>4</w:t>
      </w:r>
      <w:r w:rsidRPr="00347FA3">
        <w:rPr>
          <w:rFonts w:ascii="Times New Roman" w:eastAsiaTheme="majorEastAsia" w:hAnsi="Times New Roman" w:cs="Times New Roman"/>
        </w:rPr>
        <w:t>實際上可與上博六《孔子見季桓子》簡</w:t>
      </w:r>
      <w:r w:rsidRPr="00347FA3">
        <w:rPr>
          <w:rFonts w:ascii="Times New Roman" w:eastAsiaTheme="majorEastAsia" w:hAnsi="Times New Roman" w:cs="Times New Roman"/>
        </w:rPr>
        <w:t>9</w:t>
      </w:r>
      <w:r w:rsidRPr="00347FA3">
        <w:rPr>
          <w:rFonts w:ascii="Times New Roman" w:eastAsiaTheme="majorEastAsia" w:hAnsi="Times New Roman" w:cs="Times New Roman"/>
        </w:rPr>
        <w:t>連讀。具體應為簡</w:t>
      </w:r>
      <w:r w:rsidRPr="00347FA3">
        <w:rPr>
          <w:rFonts w:ascii="Times New Roman" w:eastAsiaTheme="majorEastAsia" w:hAnsi="Times New Roman" w:cs="Times New Roman"/>
        </w:rPr>
        <w:t>4</w:t>
      </w:r>
      <w:r w:rsidRPr="00347FA3">
        <w:rPr>
          <w:rFonts w:ascii="Times New Roman" w:eastAsiaTheme="majorEastAsia" w:hAnsi="Times New Roman" w:cs="Times New Roman"/>
        </w:rPr>
        <w:t>在前，簡</w:t>
      </w:r>
      <w:r w:rsidRPr="00347FA3">
        <w:rPr>
          <w:rFonts w:ascii="Times New Roman" w:eastAsiaTheme="majorEastAsia" w:hAnsi="Times New Roman" w:cs="Times New Roman"/>
        </w:rPr>
        <w:t>9</w:t>
      </w:r>
      <w:r w:rsidRPr="00347FA3">
        <w:rPr>
          <w:rFonts w:ascii="Times New Roman" w:eastAsiaTheme="majorEastAsia" w:hAnsi="Times New Roman" w:cs="Times New Roman"/>
        </w:rPr>
        <w:t>在後。</w:t>
      </w:r>
    </w:p>
  </w:footnote>
  <w:footnote w:id="46">
    <w:p w14:paraId="03AD3754" w14:textId="14D2678F" w:rsidR="002A00CC" w:rsidRPr="00347FA3" w:rsidRDefault="002A00CC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整理者：「之」下加問號。</w:t>
      </w:r>
    </w:p>
  </w:footnote>
  <w:footnote w:id="47">
    <w:p w14:paraId="1A16D26E" w14:textId="16F67B4F" w:rsidR="000F6B57" w:rsidRPr="00347FA3" w:rsidRDefault="000F6B57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proofErr w:type="gramStart"/>
      <w:r w:rsidRPr="00347FA3">
        <w:rPr>
          <w:rFonts w:ascii="Times New Roman" w:eastAsiaTheme="majorEastAsia" w:hAnsi="Times New Roman" w:cs="Times New Roman"/>
        </w:rPr>
        <w:t>爰</w:t>
      </w:r>
      <w:proofErr w:type="gramEnd"/>
      <w:r w:rsidRPr="00347FA3">
        <w:rPr>
          <w:rFonts w:ascii="Times New Roman" w:eastAsiaTheme="majorEastAsia" w:hAnsi="Times New Roman" w:cs="Times New Roman"/>
        </w:rPr>
        <w:t>」，《集韻》：「</w:t>
      </w:r>
      <w:proofErr w:type="gramStart"/>
      <w:r w:rsidRPr="00347FA3">
        <w:rPr>
          <w:rFonts w:ascii="Times New Roman" w:eastAsiaTheme="majorEastAsia" w:hAnsi="Times New Roman" w:cs="Times New Roman"/>
        </w:rPr>
        <w:t>爰</w:t>
      </w:r>
      <w:proofErr w:type="gramEnd"/>
      <w:r w:rsidRPr="00347FA3">
        <w:rPr>
          <w:rFonts w:ascii="Times New Roman" w:eastAsiaTheme="majorEastAsia" w:hAnsi="Times New Roman" w:cs="Times New Roman"/>
        </w:rPr>
        <w:t>，《說文》</w:t>
      </w:r>
      <w:proofErr w:type="gramStart"/>
      <w:r w:rsidRPr="00347FA3">
        <w:rPr>
          <w:rFonts w:ascii="Times New Roman" w:eastAsiaTheme="majorEastAsia" w:hAnsi="Times New Roman" w:cs="Times New Roman"/>
        </w:rPr>
        <w:t>引也，謂引詞</w:t>
      </w:r>
      <w:proofErr w:type="gramEnd"/>
      <w:r w:rsidRPr="00347FA3">
        <w:rPr>
          <w:rFonts w:ascii="Times New Roman" w:eastAsiaTheme="majorEastAsia" w:hAnsi="Times New Roman" w:cs="Times New Roman"/>
        </w:rPr>
        <w:t>也。</w:t>
      </w:r>
      <w:proofErr w:type="gramStart"/>
      <w:r w:rsidRPr="00347FA3">
        <w:rPr>
          <w:rFonts w:ascii="Times New Roman" w:eastAsiaTheme="majorEastAsia" w:hAnsi="Times New Roman" w:cs="Times New Roman"/>
        </w:rPr>
        <w:t>一</w:t>
      </w:r>
      <w:proofErr w:type="gramEnd"/>
      <w:r w:rsidRPr="00347FA3">
        <w:rPr>
          <w:rFonts w:ascii="Times New Roman" w:eastAsiaTheme="majorEastAsia" w:hAnsi="Times New Roman" w:cs="Times New Roman"/>
        </w:rPr>
        <w:t>曰</w:t>
      </w:r>
      <w:proofErr w:type="gramStart"/>
      <w:r w:rsidRPr="00347FA3">
        <w:rPr>
          <w:rFonts w:ascii="Times New Roman" w:eastAsiaTheme="majorEastAsia" w:hAnsi="Times New Roman" w:cs="Times New Roman"/>
        </w:rPr>
        <w:t>于</w:t>
      </w:r>
      <w:proofErr w:type="gramEnd"/>
      <w:r w:rsidRPr="00347FA3">
        <w:rPr>
          <w:rFonts w:ascii="Times New Roman" w:eastAsiaTheme="majorEastAsia" w:hAnsi="Times New Roman" w:cs="Times New Roman"/>
        </w:rPr>
        <w:t>也。」</w:t>
      </w:r>
      <w:r w:rsidRPr="00347FA3">
        <w:rPr>
          <w:rFonts w:ascii="Times New Roman" w:eastAsiaTheme="majorEastAsia" w:hAnsi="Times New Roman" w:cs="Times New Roman"/>
        </w:rPr>
        <w:t xml:space="preserve">/  </w:t>
      </w:r>
      <w:r w:rsidRPr="00347FA3">
        <w:rPr>
          <w:rFonts w:ascii="Times New Roman" w:eastAsiaTheme="majorEastAsia" w:hAnsi="Times New Roman" w:cs="Times New Roman"/>
        </w:rPr>
        <w:t>陳劍：「</w:t>
      </w:r>
      <w:proofErr w:type="gramStart"/>
      <w:r w:rsidRPr="00347FA3">
        <w:rPr>
          <w:rFonts w:ascii="Times New Roman" w:eastAsiaTheme="majorEastAsia" w:hAnsi="Times New Roman" w:cs="Times New Roman"/>
        </w:rPr>
        <w:t>爰</w:t>
      </w:r>
      <w:proofErr w:type="gramEnd"/>
      <w:r w:rsidRPr="00347FA3">
        <w:rPr>
          <w:rFonts w:ascii="Times New Roman" w:eastAsiaTheme="majorEastAsia" w:hAnsi="Times New Roman" w:cs="Times New Roman"/>
        </w:rPr>
        <w:t>」</w:t>
      </w:r>
      <w:proofErr w:type="gramStart"/>
      <w:r w:rsidRPr="00347FA3">
        <w:rPr>
          <w:rFonts w:ascii="Times New Roman" w:eastAsiaTheme="majorEastAsia" w:hAnsi="Times New Roman" w:cs="Times New Roman"/>
        </w:rPr>
        <w:t>字原考釋如字</w:t>
      </w:r>
      <w:proofErr w:type="gramEnd"/>
      <w:r w:rsidRPr="00347FA3">
        <w:rPr>
          <w:rFonts w:ascii="Times New Roman" w:eastAsiaTheme="majorEastAsia" w:hAnsi="Times New Roman" w:cs="Times New Roman"/>
        </w:rPr>
        <w:t>讀，</w:t>
      </w:r>
      <w:proofErr w:type="gramStart"/>
      <w:r w:rsidRPr="00347FA3">
        <w:rPr>
          <w:rFonts w:ascii="Times New Roman" w:eastAsiaTheme="majorEastAsia" w:hAnsi="Times New Roman" w:cs="Times New Roman"/>
        </w:rPr>
        <w:t>實講不通</w:t>
      </w:r>
      <w:proofErr w:type="gramEnd"/>
      <w:r w:rsidRPr="00347FA3">
        <w:rPr>
          <w:rFonts w:ascii="Times New Roman" w:eastAsiaTheme="majorEastAsia" w:hAnsi="Times New Roman" w:cs="Times New Roman"/>
        </w:rPr>
        <w:t>。「</w:t>
      </w:r>
      <w:proofErr w:type="gramStart"/>
      <w:r w:rsidRPr="00347FA3">
        <w:rPr>
          <w:rFonts w:ascii="Times New Roman" w:eastAsiaTheme="majorEastAsia" w:hAnsi="Times New Roman" w:cs="Times New Roman"/>
        </w:rPr>
        <w:t>爰</w:t>
      </w:r>
      <w:proofErr w:type="gramEnd"/>
      <w:r w:rsidRPr="00347FA3">
        <w:rPr>
          <w:rFonts w:ascii="Times New Roman" w:eastAsiaTheme="majorEastAsia" w:hAnsi="Times New Roman" w:cs="Times New Roman"/>
        </w:rPr>
        <w:t>」</w:t>
      </w:r>
      <w:proofErr w:type="gramStart"/>
      <w:r w:rsidRPr="00347FA3">
        <w:rPr>
          <w:rFonts w:ascii="Times New Roman" w:eastAsiaTheme="majorEastAsia" w:hAnsi="Times New Roman" w:cs="Times New Roman"/>
        </w:rPr>
        <w:t>當讀</w:t>
      </w:r>
      <w:proofErr w:type="gramEnd"/>
      <w:r w:rsidRPr="00347FA3">
        <w:rPr>
          <w:rFonts w:ascii="Times New Roman" w:eastAsiaTheme="majorEastAsia" w:hAnsi="Times New Roman" w:cs="Times New Roman"/>
        </w:rPr>
        <w:t>爲援引之「援」，簡文意謂，仁人在上，所援引（舉薦、提拔）的也是仁人，不仁之人也就無由進仕了。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="002A00CC" w:rsidRPr="00347FA3">
        <w:rPr>
          <w:rFonts w:ascii="Times New Roman" w:eastAsiaTheme="majorEastAsia" w:hAnsi="Times New Roman" w:cs="Times New Roman"/>
        </w:rPr>
        <w:t>李銳：釋「寽」，這裏讀「勵」。</w:t>
      </w:r>
      <w:r w:rsidR="002A00CC" w:rsidRPr="00347FA3">
        <w:rPr>
          <w:rFonts w:ascii="Times New Roman" w:eastAsiaTheme="majorEastAsia" w:hAnsi="Times New Roman" w:cs="Times New Roman"/>
        </w:rPr>
        <w:t xml:space="preserve">/ </w:t>
      </w:r>
    </w:p>
  </w:footnote>
  <w:footnote w:id="48">
    <w:p w14:paraId="7AABD2BC" w14:textId="42D232E6" w:rsidR="00253707" w:rsidRPr="00347FA3" w:rsidRDefault="00253707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賴怡璇：「進」，出仕。簡文意為：一開始得到可用之人而舉薦他，則有仁者會援引同樣有仁之人出仕，而不仁之人就無法出仕。一開始得到不可用之人而舉薦他</w:t>
      </w:r>
      <w:r w:rsidRPr="00347FA3">
        <w:rPr>
          <w:rFonts w:ascii="Times New Roman" w:eastAsiaTheme="majorEastAsia" w:hAnsi="Times New Roman" w:cs="Times New Roman"/>
        </w:rPr>
        <w:t>…</w:t>
      </w:r>
      <w:proofErr w:type="gramStart"/>
      <w:r w:rsidRPr="00347FA3">
        <w:rPr>
          <w:rFonts w:ascii="Times New Roman" w:eastAsiaTheme="majorEastAsia" w:hAnsi="Times New Roman" w:cs="Times New Roman"/>
        </w:rPr>
        <w:t>…</w:t>
      </w:r>
      <w:proofErr w:type="gramEnd"/>
    </w:p>
  </w:footnote>
  <w:footnote w:id="49">
    <w:p w14:paraId="0E879035" w14:textId="12B493E9" w:rsidR="002A00CC" w:rsidRPr="00347FA3" w:rsidRDefault="002A00CC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整理者：「不仁人</w:t>
      </w:r>
      <w:proofErr w:type="gramStart"/>
      <w:r w:rsidRPr="00347FA3">
        <w:rPr>
          <w:rFonts w:ascii="Times New Roman" w:eastAsiaTheme="majorEastAsia" w:hAnsi="Times New Roman" w:cs="Times New Roman"/>
        </w:rPr>
        <w:t>弗</w:t>
      </w:r>
      <w:proofErr w:type="gramEnd"/>
      <w:r w:rsidRPr="00347FA3">
        <w:rPr>
          <w:rFonts w:ascii="Times New Roman" w:eastAsiaTheme="majorEastAsia" w:hAnsi="Times New Roman" w:cs="Times New Roman"/>
        </w:rPr>
        <w:t>得進矣」，不仁人無以進德。</w:t>
      </w:r>
      <w:r w:rsidR="00D73362" w:rsidRPr="00347FA3">
        <w:rPr>
          <w:rFonts w:ascii="Times New Roman" w:eastAsiaTheme="majorEastAsia" w:hAnsi="Times New Roman" w:cs="Times New Roman"/>
        </w:rPr>
        <w:t xml:space="preserve">/ </w:t>
      </w:r>
      <w:r w:rsidR="00D73362" w:rsidRPr="00347FA3">
        <w:rPr>
          <w:rFonts w:ascii="Times New Roman" w:eastAsiaTheme="majorEastAsia" w:hAnsi="Times New Roman" w:cs="Times New Roman"/>
        </w:rPr>
        <w:t>俞紹宏、張青松：「不仁」後也可加逗號。</w:t>
      </w:r>
    </w:p>
  </w:footnote>
  <w:footnote w:id="50">
    <w:p w14:paraId="5C862437" w14:textId="4FBA8F73" w:rsidR="001F4B36" w:rsidRPr="00347FA3" w:rsidRDefault="001F4B36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="000F6B57" w:rsidRPr="00347FA3">
        <w:rPr>
          <w:rFonts w:ascii="Times New Roman" w:eastAsiaTheme="majorEastAsia" w:hAnsi="Times New Roman" w:cs="Times New Roman"/>
        </w:rPr>
        <w:t>整理者：「</w:t>
      </w:r>
      <w:r w:rsidR="000F6B57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1A0C1DD" wp14:editId="172F48AC">
            <wp:extent cx="115260" cy="124063"/>
            <wp:effectExtent l="0" t="0" r="0" b="0"/>
            <wp:docPr id="2085668664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58" cy="129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B57" w:rsidRPr="00347FA3">
        <w:rPr>
          <w:rFonts w:ascii="Times New Roman" w:eastAsiaTheme="majorEastAsia" w:hAnsi="Times New Roman" w:cs="Times New Roman"/>
        </w:rPr>
        <w:t>」</w:t>
      </w:r>
      <w:proofErr w:type="gramStart"/>
      <w:r w:rsidR="000F6B57" w:rsidRPr="00347FA3">
        <w:rPr>
          <w:rFonts w:ascii="Times New Roman" w:eastAsiaTheme="majorEastAsia" w:hAnsi="Times New Roman" w:cs="Times New Roman"/>
        </w:rPr>
        <w:t>隸定</w:t>
      </w:r>
      <w:proofErr w:type="gramEnd"/>
      <w:r w:rsidR="000F6B57" w:rsidRPr="00347FA3">
        <w:rPr>
          <w:rFonts w:ascii="Times New Roman" w:eastAsiaTheme="majorEastAsia" w:hAnsi="Times New Roman" w:cs="Times New Roman"/>
        </w:rPr>
        <w:t>爲「</w:t>
      </w:r>
      <w:r w:rsidR="000F6B57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04C752F" wp14:editId="40388C6D">
            <wp:extent cx="111626" cy="114636"/>
            <wp:effectExtent l="0" t="0" r="3175" b="0"/>
            <wp:docPr id="2051253871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66" cy="11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B57" w:rsidRPr="00347FA3">
        <w:rPr>
          <w:rFonts w:ascii="Times New Roman" w:eastAsiaTheme="majorEastAsia" w:hAnsi="Times New Roman" w:cs="Times New Roman"/>
        </w:rPr>
        <w:t>」，讀爲「治」。</w:t>
      </w:r>
      <w:r w:rsidR="000F6B57" w:rsidRPr="00347FA3">
        <w:rPr>
          <w:rFonts w:ascii="Times New Roman" w:eastAsiaTheme="majorEastAsia" w:hAnsi="Times New Roman" w:cs="Times New Roman"/>
        </w:rPr>
        <w:t xml:space="preserve">/ </w:t>
      </w:r>
      <w:r w:rsidR="000F6B57"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="000F6B57" w:rsidRPr="00347FA3">
        <w:rPr>
          <w:rFonts w:ascii="Times New Roman" w:eastAsiaTheme="majorEastAsia" w:hAnsi="Times New Roman" w:cs="Times New Roman"/>
        </w:rPr>
        <w:t>昇</w:t>
      </w:r>
      <w:proofErr w:type="gramEnd"/>
      <w:r w:rsidR="000F6B57" w:rsidRPr="00347FA3">
        <w:rPr>
          <w:rFonts w:ascii="Times New Roman" w:eastAsiaTheme="majorEastAsia" w:hAnsi="Times New Roman" w:cs="Times New Roman"/>
        </w:rPr>
        <w:t>：讀爲「始」。</w:t>
      </w:r>
    </w:p>
  </w:footnote>
  <w:footnote w:id="51">
    <w:p w14:paraId="2DFB6F06" w14:textId="794D8D7C" w:rsidR="00F84351" w:rsidRPr="00347FA3" w:rsidRDefault="002A00CC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proofErr w:type="gramStart"/>
      <w:r w:rsidRPr="00347FA3">
        <w:rPr>
          <w:rFonts w:ascii="Times New Roman" w:eastAsiaTheme="majorEastAsia" w:hAnsi="Times New Roman" w:cs="Times New Roman"/>
        </w:rPr>
        <w:t>李銳：</w:t>
      </w:r>
      <w:proofErr w:type="gramEnd"/>
      <w:r w:rsidRPr="00347FA3">
        <w:rPr>
          <w:rFonts w:ascii="Times New Roman" w:eastAsiaTheme="majorEastAsia" w:hAnsi="Times New Roman" w:cs="Times New Roman"/>
        </w:rPr>
        <w:t>「可」讀「</w:t>
      </w:r>
      <w:proofErr w:type="gramStart"/>
      <w:r w:rsidRPr="00347FA3">
        <w:rPr>
          <w:rFonts w:ascii="Times New Roman" w:eastAsiaTheme="majorEastAsia" w:hAnsi="Times New Roman" w:cs="Times New Roman"/>
        </w:rPr>
        <w:t>攷</w:t>
      </w:r>
      <w:proofErr w:type="gramEnd"/>
      <w:r w:rsidRPr="00347FA3">
        <w:rPr>
          <w:rFonts w:ascii="Times New Roman" w:eastAsiaTheme="majorEastAsia" w:hAnsi="Times New Roman" w:cs="Times New Roman"/>
        </w:rPr>
        <w:t>」。</w:t>
      </w:r>
      <w:r w:rsidR="00D73362" w:rsidRPr="00347FA3">
        <w:rPr>
          <w:rFonts w:ascii="Times New Roman" w:eastAsiaTheme="majorEastAsia" w:hAnsi="Times New Roman" w:cs="Times New Roman"/>
        </w:rPr>
        <w:t xml:space="preserve">/ </w:t>
      </w:r>
      <w:r w:rsidR="00D73362" w:rsidRPr="00347FA3">
        <w:rPr>
          <w:rFonts w:ascii="Times New Roman" w:eastAsiaTheme="majorEastAsia" w:hAnsi="Times New Roman" w:cs="Times New Roman"/>
        </w:rPr>
        <w:t>俞紹宏、張青松：《禮記</w:t>
      </w:r>
      <w:r w:rsidR="00D73362" w:rsidRPr="00347FA3">
        <w:rPr>
          <w:rFonts w:ascii="Times New Roman" w:eastAsiaTheme="majorEastAsia" w:hAnsi="Times New Roman" w:cs="Times New Roman"/>
        </w:rPr>
        <w:t>·</w:t>
      </w:r>
      <w:r w:rsidR="00D73362" w:rsidRPr="00347FA3">
        <w:rPr>
          <w:rFonts w:ascii="Times New Roman" w:eastAsiaTheme="majorEastAsia" w:hAnsi="Times New Roman" w:cs="Times New Roman"/>
        </w:rPr>
        <w:t>學記》：「大學之法，禁於未發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之謂豫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，當其可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之謂時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。」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孔穎達疏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：「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言受教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之端，是時最可也。」「可」，適宜、相宜。又《禮記</w:t>
      </w:r>
      <w:r w:rsidR="00D73362" w:rsidRPr="00347FA3">
        <w:rPr>
          <w:rFonts w:ascii="Times New Roman" w:eastAsiaTheme="majorEastAsia" w:hAnsi="Times New Roman" w:cs="Times New Roman"/>
        </w:rPr>
        <w:t>·</w:t>
      </w:r>
      <w:r w:rsidR="00D73362" w:rsidRPr="00347FA3">
        <w:rPr>
          <w:rFonts w:ascii="Times New Roman" w:eastAsiaTheme="majorEastAsia" w:hAnsi="Times New Roman" w:cs="Times New Roman"/>
        </w:rPr>
        <w:t>內則》：「擇於諸母與可者，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必求其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寬裕、慈惠、溫良、恭敬、慎而寡言者，使為子師，其次為慈母，其次為保母，皆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居子室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。」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鄭玄注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：「此人君養子之禮也。諸母，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眾妾也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。可者，傅、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御之屬也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。子師，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教示以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善道者。慈母，知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其嗜欲者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。保母，安其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居處者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。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士妻食乳之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而已。」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孔穎達疏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：「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此一節謂三日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負子之後，三月名子之前，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諧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候養子，選擇諸母及養子之法。此文雖據諸侯，其實亦兼大夫、士也，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但士不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具三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母耳，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大夫以上則具三母。」據此則「可」也可解為「傅、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御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之屬」，也即啟蒙老師。</w:t>
      </w:r>
    </w:p>
  </w:footnote>
  <w:footnote w:id="52">
    <w:p w14:paraId="36D97908" w14:textId="10AE8ED6" w:rsidR="000F6B57" w:rsidRPr="00347FA3" w:rsidRDefault="000F6B57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整理者：「與」，字下半殘，讀爲「歟」。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：讀爲「舉」。並在其後補「之」字。</w:t>
      </w:r>
      <w:r w:rsidR="00253707" w:rsidRPr="00347FA3">
        <w:rPr>
          <w:rFonts w:ascii="Times New Roman" w:eastAsiaTheme="majorEastAsia" w:hAnsi="Times New Roman" w:cs="Times New Roman"/>
        </w:rPr>
        <w:t>簡文</w:t>
      </w:r>
      <w:proofErr w:type="gramStart"/>
      <w:r w:rsidR="00253707" w:rsidRPr="00347FA3">
        <w:rPr>
          <w:rFonts w:ascii="Times New Roman" w:eastAsiaTheme="majorEastAsia" w:hAnsi="Times New Roman" w:cs="Times New Roman"/>
        </w:rPr>
        <w:t>斷讀作</w:t>
      </w:r>
      <w:proofErr w:type="gramEnd"/>
      <w:r w:rsidR="00253707" w:rsidRPr="00347FA3">
        <w:rPr>
          <w:rFonts w:ascii="Times New Roman" w:eastAsiaTheme="majorEastAsia" w:hAnsi="Times New Roman" w:cs="Times New Roman"/>
        </w:rPr>
        <w:t>「始得可人而舉之」，下加逗號。</w:t>
      </w:r>
      <w:r w:rsidR="00253707" w:rsidRPr="00347FA3">
        <w:rPr>
          <w:rFonts w:ascii="Times New Roman" w:eastAsiaTheme="majorEastAsia" w:hAnsi="Times New Roman" w:cs="Times New Roman"/>
        </w:rPr>
        <w:t xml:space="preserve">/ </w:t>
      </w:r>
      <w:r w:rsidR="00253707" w:rsidRPr="00347FA3">
        <w:rPr>
          <w:rFonts w:ascii="Times New Roman" w:eastAsiaTheme="majorEastAsia" w:hAnsi="Times New Roman" w:cs="Times New Roman"/>
        </w:rPr>
        <w:t>陳劍：《孔》簡</w:t>
      </w:r>
      <w:r w:rsidR="00253707" w:rsidRPr="00347FA3">
        <w:rPr>
          <w:rFonts w:ascii="Times New Roman" w:eastAsiaTheme="majorEastAsia" w:hAnsi="Times New Roman" w:cs="Times New Roman"/>
        </w:rPr>
        <w:t>9</w:t>
      </w:r>
      <w:proofErr w:type="gramStart"/>
      <w:r w:rsidR="00253707" w:rsidRPr="00347FA3">
        <w:rPr>
          <w:rFonts w:ascii="Times New Roman" w:eastAsiaTheme="majorEastAsia" w:hAnsi="Times New Roman" w:cs="Times New Roman"/>
        </w:rPr>
        <w:t>末殘字</w:t>
      </w:r>
      <w:proofErr w:type="gramEnd"/>
      <w:r w:rsidR="00253707" w:rsidRPr="00347FA3">
        <w:rPr>
          <w:rFonts w:ascii="Times New Roman" w:eastAsiaTheme="majorEastAsia" w:hAnsi="Times New Roman" w:cs="Times New Roman"/>
        </w:rPr>
        <w:t>也可能就是「</w:t>
      </w:r>
      <w:proofErr w:type="gramStart"/>
      <w:r w:rsidR="00253707" w:rsidRPr="00347FA3">
        <w:rPr>
          <w:rFonts w:ascii="Times New Roman" w:eastAsiaTheme="majorEastAsia" w:hAnsi="Times New Roman" w:cs="Times New Roman"/>
        </w:rPr>
        <w:t>与</w:t>
      </w:r>
      <w:proofErr w:type="gramEnd"/>
      <w:r w:rsidR="00253707" w:rsidRPr="00347FA3">
        <w:rPr>
          <w:rFonts w:ascii="Times New Roman" w:eastAsiaTheme="majorEastAsia" w:hAnsi="Times New Roman" w:cs="Times New Roman"/>
        </w:rPr>
        <w:t>」，讀「與」，可能不從「</w:t>
      </w:r>
      <w:proofErr w:type="gramStart"/>
      <w:r w:rsidR="00253707" w:rsidRPr="00347FA3">
        <w:rPr>
          <w:rFonts w:ascii="Times New Roman" w:eastAsiaTheme="majorEastAsia" w:hAnsi="Times New Roman" w:cs="Times New Roman"/>
        </w:rPr>
        <w:t>廾</w:t>
      </w:r>
      <w:proofErr w:type="gramEnd"/>
      <w:r w:rsidR="00253707" w:rsidRPr="00347FA3">
        <w:rPr>
          <w:rFonts w:ascii="Times New Roman" w:eastAsiaTheme="majorEastAsia" w:hAnsi="Times New Roman" w:cs="Times New Roman"/>
        </w:rPr>
        <w:t>」作。</w:t>
      </w:r>
      <w:r w:rsidR="00253707" w:rsidRPr="00347FA3">
        <w:rPr>
          <w:rFonts w:ascii="Times New Roman" w:eastAsiaTheme="majorEastAsia" w:hAnsi="Times New Roman" w:cs="Times New Roman"/>
        </w:rPr>
        <w:t xml:space="preserve">/ </w:t>
      </w:r>
      <w:r w:rsidR="00253707" w:rsidRPr="00347FA3">
        <w:rPr>
          <w:rFonts w:ascii="Times New Roman" w:eastAsiaTheme="majorEastAsia" w:hAnsi="Times New Roman" w:cs="Times New Roman"/>
        </w:rPr>
        <w:t>洪淑玲：《孔》簡</w:t>
      </w:r>
      <w:r w:rsidR="00253707" w:rsidRPr="00347FA3">
        <w:rPr>
          <w:rFonts w:ascii="Times New Roman" w:eastAsiaTheme="majorEastAsia" w:hAnsi="Times New Roman" w:cs="Times New Roman"/>
        </w:rPr>
        <w:t>9</w:t>
      </w:r>
      <w:proofErr w:type="gramStart"/>
      <w:r w:rsidR="00253707" w:rsidRPr="00347FA3">
        <w:rPr>
          <w:rFonts w:ascii="Times New Roman" w:eastAsiaTheme="majorEastAsia" w:hAnsi="Times New Roman" w:cs="Times New Roman"/>
        </w:rPr>
        <w:t>末殘字</w:t>
      </w:r>
      <w:proofErr w:type="gramEnd"/>
      <w:r w:rsidR="00253707" w:rsidRPr="00347FA3">
        <w:rPr>
          <w:rFonts w:ascii="Times New Roman" w:eastAsiaTheme="majorEastAsia" w:hAnsi="Times New Roman" w:cs="Times New Roman"/>
        </w:rPr>
        <w:t>不論是「與」還是「</w:t>
      </w:r>
      <w:r w:rsidR="00253707" w:rsidRPr="00347FA3">
        <w:rPr>
          <w:rFonts w:ascii="Times New Roman" w:eastAsia="新細明體-ExtB" w:hAnsi="Times New Roman" w:cs="Times New Roman"/>
        </w:rPr>
        <w:t>𢌱</w:t>
      </w:r>
      <w:r w:rsidR="00253707" w:rsidRPr="00347FA3">
        <w:rPr>
          <w:rFonts w:ascii="Times New Roman" w:eastAsiaTheme="majorEastAsia" w:hAnsi="Times New Roman" w:cs="Times New Roman"/>
        </w:rPr>
        <w:t>」，在簡文中的意義應該都不外「推舉」「交往」或連接詞「和」這三個可能。</w:t>
      </w:r>
      <w:r w:rsidR="00253707" w:rsidRPr="00347FA3">
        <w:rPr>
          <w:rFonts w:ascii="Times New Roman" w:eastAsiaTheme="majorEastAsia" w:hAnsi="Times New Roman" w:cs="Times New Roman"/>
        </w:rPr>
        <w:t xml:space="preserve">/ </w:t>
      </w:r>
      <w:r w:rsidR="00253707" w:rsidRPr="00347FA3">
        <w:rPr>
          <w:rFonts w:ascii="Times New Roman" w:eastAsiaTheme="majorEastAsia" w:hAnsi="Times New Roman" w:cs="Times New Roman"/>
        </w:rPr>
        <w:t>張峰：「始得</w:t>
      </w:r>
      <w:proofErr w:type="gramStart"/>
      <w:r w:rsidR="00253707" w:rsidRPr="00347FA3">
        <w:rPr>
          <w:rFonts w:ascii="Times New Roman" w:eastAsiaTheme="majorEastAsia" w:hAnsi="Times New Roman" w:cs="Times New Roman"/>
        </w:rPr>
        <w:t>不</w:t>
      </w:r>
      <w:proofErr w:type="gramEnd"/>
      <w:r w:rsidR="00253707" w:rsidRPr="00347FA3">
        <w:rPr>
          <w:rFonts w:ascii="Times New Roman" w:eastAsiaTheme="majorEastAsia" w:hAnsi="Times New Roman" w:cs="Times New Roman"/>
        </w:rPr>
        <w:t>可人而舉」下補「之，</w:t>
      </w:r>
      <w:proofErr w:type="gramStart"/>
      <w:r w:rsidR="00253707" w:rsidRPr="00347FA3">
        <w:rPr>
          <w:rFonts w:ascii="Times New Roman" w:eastAsiaTheme="majorEastAsia" w:hAnsi="Times New Roman" w:cs="Times New Roman"/>
        </w:rPr>
        <w:t>仁援不仁</w:t>
      </w:r>
      <w:proofErr w:type="gramEnd"/>
      <w:r w:rsidR="00253707" w:rsidRPr="00347FA3">
        <w:rPr>
          <w:rFonts w:ascii="Times New Roman" w:eastAsiaTheme="majorEastAsia" w:hAnsi="Times New Roman" w:cs="Times New Roman"/>
        </w:rPr>
        <w:t>而進之，仁人</w:t>
      </w:r>
      <w:proofErr w:type="gramStart"/>
      <w:r w:rsidR="00253707" w:rsidRPr="00347FA3">
        <w:rPr>
          <w:rFonts w:ascii="Times New Roman" w:eastAsiaTheme="majorEastAsia" w:hAnsi="Times New Roman" w:cs="Times New Roman"/>
        </w:rPr>
        <w:t>弗</w:t>
      </w:r>
      <w:proofErr w:type="gramEnd"/>
      <w:r w:rsidR="00253707" w:rsidRPr="00347FA3">
        <w:rPr>
          <w:rFonts w:ascii="Times New Roman" w:eastAsiaTheme="majorEastAsia" w:hAnsi="Times New Roman" w:cs="Times New Roman"/>
        </w:rPr>
        <w:t>得進矣」。</w:t>
      </w:r>
      <w:r w:rsidR="00D73362" w:rsidRPr="00347FA3">
        <w:rPr>
          <w:rFonts w:ascii="Times New Roman" w:eastAsiaTheme="majorEastAsia" w:hAnsi="Times New Roman" w:cs="Times New Roman"/>
        </w:rPr>
        <w:t xml:space="preserve">/ </w:t>
      </w:r>
      <w:r w:rsidR="00D73362" w:rsidRPr="00347FA3">
        <w:rPr>
          <w:rFonts w:ascii="Times New Roman" w:eastAsiaTheme="majorEastAsia" w:hAnsi="Times New Roman" w:cs="Times New Roman"/>
        </w:rPr>
        <w:t>俞紹宏、張青松：《孔》簡</w:t>
      </w:r>
      <w:r w:rsidR="00D73362" w:rsidRPr="00347FA3">
        <w:rPr>
          <w:rFonts w:ascii="Times New Roman" w:eastAsiaTheme="majorEastAsia" w:hAnsi="Times New Roman" w:cs="Times New Roman"/>
        </w:rPr>
        <w:t>9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末字存在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為「與」的可能。簡</w:t>
      </w:r>
      <w:r w:rsidR="00D73362" w:rsidRPr="00347FA3">
        <w:rPr>
          <w:rFonts w:ascii="Times New Roman" w:eastAsiaTheme="majorEastAsia" w:hAnsi="Times New Roman" w:cs="Times New Roman"/>
        </w:rPr>
        <w:t>4+</w:t>
      </w:r>
      <w:r w:rsidR="00D73362" w:rsidRPr="00347FA3">
        <w:rPr>
          <w:rFonts w:ascii="Times New Roman" w:eastAsiaTheme="majorEastAsia" w:hAnsi="Times New Roman" w:cs="Times New Roman"/>
        </w:rPr>
        <w:t>孔</w:t>
      </w:r>
      <w:r w:rsidR="00D73362" w:rsidRPr="00347FA3">
        <w:rPr>
          <w:rFonts w:ascii="Times New Roman" w:eastAsiaTheme="majorEastAsia" w:hAnsi="Times New Roman" w:cs="Times New Roman"/>
        </w:rPr>
        <w:t>9</w:t>
      </w:r>
      <w:r w:rsidR="00D73362" w:rsidRPr="00347FA3">
        <w:rPr>
          <w:rFonts w:ascii="Times New Roman" w:eastAsiaTheme="majorEastAsia" w:hAnsi="Times New Roman" w:cs="Times New Roman"/>
        </w:rPr>
        <w:t>這段文字可能在闡述啟蒙教育的重要性。「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与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」「</w:t>
      </w:r>
      <w:r w:rsidR="00D73362" w:rsidRPr="00347FA3">
        <w:rPr>
          <w:rFonts w:ascii="Times New Roman" w:eastAsia="新細明體-ExtB" w:hAnsi="Times New Roman" w:cs="Times New Roman"/>
        </w:rPr>
        <w:t>𢌱</w:t>
      </w:r>
      <w:r w:rsidR="00D73362" w:rsidRPr="00347FA3">
        <w:rPr>
          <w:rFonts w:ascii="Times New Roman" w:eastAsiaTheme="majorEastAsia" w:hAnsi="Times New Roman" w:cs="Times New Roman"/>
        </w:rPr>
        <w:t>」為「與」之省體。《國語</w:t>
      </w:r>
      <w:r w:rsidR="00D73362" w:rsidRPr="00347FA3">
        <w:rPr>
          <w:rFonts w:ascii="Times New Roman" w:eastAsiaTheme="majorEastAsia" w:hAnsi="Times New Roman" w:cs="Times New Roman"/>
        </w:rPr>
        <w:t>·</w:t>
      </w:r>
      <w:r w:rsidR="00D73362" w:rsidRPr="00347FA3">
        <w:rPr>
          <w:rFonts w:ascii="Times New Roman" w:eastAsiaTheme="majorEastAsia" w:hAnsi="Times New Roman" w:cs="Times New Roman"/>
        </w:rPr>
        <w:t>齊語》：「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桓公知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天下諸侯多與己也，故又大施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忠焉。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」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韋昭注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：「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與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，從也。」《詩</w:t>
      </w:r>
      <w:r w:rsidR="00D73362" w:rsidRPr="00347FA3">
        <w:rPr>
          <w:rFonts w:ascii="Times New Roman" w:eastAsiaTheme="majorEastAsia" w:hAnsi="Times New Roman" w:cs="Times New Roman"/>
        </w:rPr>
        <w:t>·</w:t>
      </w:r>
      <w:r w:rsidR="00D73362" w:rsidRPr="00347FA3">
        <w:rPr>
          <w:rFonts w:ascii="Times New Roman" w:eastAsiaTheme="majorEastAsia" w:hAnsi="Times New Roman" w:cs="Times New Roman"/>
        </w:rPr>
        <w:t>邶風</w:t>
      </w:r>
      <w:r w:rsidR="00D73362" w:rsidRPr="00347FA3">
        <w:rPr>
          <w:rFonts w:ascii="Times New Roman" w:eastAsiaTheme="majorEastAsia" w:hAnsi="Times New Roman" w:cs="Times New Roman"/>
        </w:rPr>
        <w:t>·</w:t>
      </w:r>
      <w:r w:rsidR="00D73362" w:rsidRPr="00347FA3">
        <w:rPr>
          <w:rFonts w:ascii="Times New Roman" w:eastAsiaTheme="majorEastAsia" w:hAnsi="Times New Roman" w:cs="Times New Roman"/>
        </w:rPr>
        <w:t>旄丘》：「必有與也。」毛傳：「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盲與仁義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也。」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孔穎達疏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：「與者，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從彼與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我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之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稱。」《說文》「援，</w:t>
      </w:r>
      <w:proofErr w:type="gramStart"/>
      <w:r w:rsidR="00D73362" w:rsidRPr="00347FA3">
        <w:rPr>
          <w:rFonts w:ascii="Times New Roman" w:eastAsiaTheme="majorEastAsia" w:hAnsi="Times New Roman" w:cs="Times New Roman"/>
        </w:rPr>
        <w:t>引也</w:t>
      </w:r>
      <w:proofErr w:type="gramEnd"/>
      <w:r w:rsidR="00D73362" w:rsidRPr="00347FA3">
        <w:rPr>
          <w:rFonts w:ascii="Times New Roman" w:eastAsiaTheme="majorEastAsia" w:hAnsi="Times New Roman" w:cs="Times New Roman"/>
        </w:rPr>
        <w:t>」，即牽引、引導。</w:t>
      </w:r>
      <w:r w:rsidR="00F84351" w:rsidRPr="00347FA3">
        <w:rPr>
          <w:rFonts w:ascii="Times New Roman" w:eastAsiaTheme="majorEastAsia" w:hAnsi="Times New Roman" w:cs="Times New Roman"/>
        </w:rPr>
        <w:t>簡文大意為，人初始接受教育，就要教之以正道，使之與適宜的人（或有仁德的傅、</w:t>
      </w:r>
      <w:proofErr w:type="gramStart"/>
      <w:r w:rsidR="00F84351" w:rsidRPr="00347FA3">
        <w:rPr>
          <w:rFonts w:ascii="Times New Roman" w:eastAsiaTheme="majorEastAsia" w:hAnsi="Times New Roman" w:cs="Times New Roman"/>
        </w:rPr>
        <w:t>御</w:t>
      </w:r>
      <w:proofErr w:type="gramEnd"/>
      <w:r w:rsidR="00F84351" w:rsidRPr="00347FA3">
        <w:rPr>
          <w:rFonts w:ascii="Times New Roman" w:eastAsiaTheme="majorEastAsia" w:hAnsi="Times New Roman" w:cs="Times New Roman"/>
        </w:rPr>
        <w:t>）在一起，在其引導下才可能有所進益，沒有仁人相與則不能進益。也就是人們</w:t>
      </w:r>
      <w:proofErr w:type="gramStart"/>
      <w:r w:rsidR="00F84351" w:rsidRPr="00347FA3">
        <w:rPr>
          <w:rFonts w:ascii="Times New Roman" w:eastAsiaTheme="majorEastAsia" w:hAnsi="Times New Roman" w:cs="Times New Roman"/>
        </w:rPr>
        <w:t>常說的桑樹</w:t>
      </w:r>
      <w:proofErr w:type="gramEnd"/>
      <w:r w:rsidR="00F84351" w:rsidRPr="00347FA3">
        <w:rPr>
          <w:rFonts w:ascii="Times New Roman" w:eastAsiaTheme="majorEastAsia" w:hAnsi="Times New Roman" w:cs="Times New Roman"/>
        </w:rPr>
        <w:t>苗子從小育，近朱者赤，近墨者黑。「孟母三遷」原因即在此。學者或以為這</w:t>
      </w:r>
      <w:proofErr w:type="gramStart"/>
      <w:r w:rsidR="00F84351" w:rsidRPr="00347FA3">
        <w:rPr>
          <w:rFonts w:ascii="Times New Roman" w:eastAsiaTheme="majorEastAsia" w:hAnsi="Times New Roman" w:cs="Times New Roman"/>
        </w:rPr>
        <w:t>裏</w:t>
      </w:r>
      <w:proofErr w:type="gramEnd"/>
      <w:r w:rsidR="00F84351" w:rsidRPr="00347FA3">
        <w:rPr>
          <w:rFonts w:ascii="Times New Roman" w:eastAsiaTheme="majorEastAsia" w:hAnsi="Times New Roman" w:cs="Times New Roman"/>
        </w:rPr>
        <w:t>只是在講述一般的教育，而非啟蒙教育。如此簡文中的「始」就沒有了着落。因此，這裡的簡文是在談論啟蒙教育的可能性更大。</w:t>
      </w:r>
      <w:proofErr w:type="gramStart"/>
      <w:r w:rsidR="00F84351" w:rsidRPr="00347FA3">
        <w:rPr>
          <w:rFonts w:ascii="Times New Roman" w:eastAsiaTheme="majorEastAsia" w:hAnsi="Times New Roman" w:cs="Times New Roman"/>
        </w:rPr>
        <w:t>鳲鳩</w:t>
      </w:r>
      <w:proofErr w:type="gramEnd"/>
      <w:r w:rsidR="00F84351" w:rsidRPr="00347FA3">
        <w:rPr>
          <w:rFonts w:ascii="Times New Roman" w:eastAsiaTheme="majorEastAsia" w:hAnsi="Times New Roman" w:cs="Times New Roman"/>
        </w:rPr>
        <w:t>（網名）將本</w:t>
      </w:r>
      <w:proofErr w:type="gramStart"/>
      <w:r w:rsidR="00F84351" w:rsidRPr="00347FA3">
        <w:rPr>
          <w:rFonts w:ascii="Times New Roman" w:eastAsiaTheme="majorEastAsia" w:hAnsi="Times New Roman" w:cs="Times New Roman"/>
        </w:rPr>
        <w:t>篇簡</w:t>
      </w:r>
      <w:r w:rsidR="00F84351" w:rsidRPr="00347FA3">
        <w:rPr>
          <w:rFonts w:ascii="Times New Roman" w:eastAsiaTheme="majorEastAsia" w:hAnsi="Times New Roman" w:cs="Times New Roman"/>
        </w:rPr>
        <w:t>2</w:t>
      </w:r>
      <w:r w:rsidR="00F84351" w:rsidRPr="00347FA3">
        <w:rPr>
          <w:rFonts w:ascii="Times New Roman" w:eastAsiaTheme="majorEastAsia" w:hAnsi="Times New Roman" w:cs="Times New Roman"/>
        </w:rPr>
        <w:t>後拼接簡</w:t>
      </w:r>
      <w:proofErr w:type="gramEnd"/>
      <w:r w:rsidR="00F84351" w:rsidRPr="00347FA3">
        <w:rPr>
          <w:rFonts w:ascii="Times New Roman" w:eastAsiaTheme="majorEastAsia" w:hAnsi="Times New Roman" w:cs="Times New Roman"/>
        </w:rPr>
        <w:t>11</w:t>
      </w:r>
      <w:r w:rsidR="00F84351" w:rsidRPr="00347FA3">
        <w:rPr>
          <w:rFonts w:ascii="Times New Roman" w:eastAsiaTheme="majorEastAsia" w:hAnsi="Times New Roman" w:cs="Times New Roman"/>
        </w:rPr>
        <w:t>作「</w:t>
      </w:r>
      <w:r w:rsidR="00F84351" w:rsidRPr="00347FA3">
        <w:rPr>
          <w:rFonts w:ascii="Times New Roman" w:eastAsiaTheme="majorEastAsia" w:hAnsi="Times New Roman" w:cs="Times New Roman"/>
        </w:rPr>
        <w:t>…</w:t>
      </w:r>
      <w:proofErr w:type="gramStart"/>
      <w:r w:rsidR="00F84351" w:rsidRPr="00347FA3">
        <w:rPr>
          <w:rFonts w:ascii="Times New Roman" w:eastAsiaTheme="majorEastAsia" w:hAnsi="Times New Roman" w:cs="Times New Roman"/>
        </w:rPr>
        <w:t>…</w:t>
      </w:r>
      <w:proofErr w:type="gramEnd"/>
      <w:r w:rsidR="00F84351" w:rsidRPr="00347FA3">
        <w:rPr>
          <w:rFonts w:ascii="Times New Roman" w:eastAsiaTheme="majorEastAsia" w:hAnsi="Times New Roman" w:cs="Times New Roman"/>
        </w:rPr>
        <w:t>之以其子。子，其身</w:t>
      </w:r>
      <w:proofErr w:type="gramStart"/>
      <w:r w:rsidR="00F84351" w:rsidRPr="00347FA3">
        <w:rPr>
          <w:rFonts w:ascii="Times New Roman" w:eastAsiaTheme="majorEastAsia" w:hAnsi="Times New Roman" w:cs="Times New Roman"/>
        </w:rPr>
        <w:t>之貳也</w:t>
      </w:r>
      <w:proofErr w:type="gramEnd"/>
      <w:r w:rsidR="00F84351" w:rsidRPr="00347FA3">
        <w:rPr>
          <w:rFonts w:ascii="Times New Roman" w:eastAsiaTheme="majorEastAsia" w:hAnsi="Times New Roman" w:cs="Times New Roman"/>
        </w:rPr>
        <w:t>。</w:t>
      </w:r>
      <w:proofErr w:type="gramStart"/>
      <w:r w:rsidR="00F84351" w:rsidRPr="00347FA3">
        <w:rPr>
          <w:rFonts w:ascii="Times New Roman" w:eastAsiaTheme="majorEastAsia" w:hAnsi="Times New Roman" w:cs="Times New Roman"/>
        </w:rPr>
        <w:t>今使子</w:t>
      </w:r>
      <w:proofErr w:type="gramEnd"/>
      <w:r w:rsidR="00F84351" w:rsidRPr="00347FA3">
        <w:rPr>
          <w:rFonts w:ascii="Times New Roman" w:eastAsiaTheme="majorEastAsia" w:hAnsi="Times New Roman" w:cs="Times New Roman"/>
        </w:rPr>
        <w:t>師之，君之擇之慎矣，夫【</w:t>
      </w:r>
      <w:r w:rsidR="00F84351" w:rsidRPr="00347FA3">
        <w:rPr>
          <w:rFonts w:ascii="Times New Roman" w:eastAsiaTheme="majorEastAsia" w:hAnsi="Times New Roman" w:cs="Times New Roman"/>
        </w:rPr>
        <w:t>2</w:t>
      </w:r>
      <w:r w:rsidR="00F84351" w:rsidRPr="00347FA3">
        <w:rPr>
          <w:rFonts w:ascii="Times New Roman" w:eastAsiaTheme="majorEastAsia" w:hAnsi="Times New Roman" w:cs="Times New Roman"/>
        </w:rPr>
        <w:t>】不可以</w:t>
      </w:r>
      <w:proofErr w:type="gramStart"/>
      <w:r w:rsidR="00F84351" w:rsidRPr="00347FA3">
        <w:rPr>
          <w:rFonts w:ascii="Times New Roman" w:eastAsiaTheme="majorEastAsia" w:hAnsi="Times New Roman" w:cs="Times New Roman"/>
        </w:rPr>
        <w:t>弗</w:t>
      </w:r>
      <w:proofErr w:type="gramEnd"/>
      <w:r w:rsidR="00F84351" w:rsidRPr="00347FA3">
        <w:rPr>
          <w:rFonts w:ascii="Times New Roman" w:eastAsiaTheme="majorEastAsia" w:hAnsi="Times New Roman" w:cs="Times New Roman"/>
        </w:rPr>
        <w:t>戒【</w:t>
      </w:r>
      <w:r w:rsidR="00F84351" w:rsidRPr="00347FA3">
        <w:rPr>
          <w:rFonts w:ascii="Times New Roman" w:eastAsiaTheme="majorEastAsia" w:hAnsi="Times New Roman" w:cs="Times New Roman"/>
        </w:rPr>
        <w:t>11</w:t>
      </w:r>
      <w:r w:rsidR="00F84351" w:rsidRPr="00347FA3">
        <w:rPr>
          <w:rFonts w:ascii="Times New Roman" w:eastAsiaTheme="majorEastAsia" w:hAnsi="Times New Roman" w:cs="Times New Roman"/>
        </w:rPr>
        <w:t>】」，簡文意思是說，子為父之翻版、副本，</w:t>
      </w:r>
      <w:proofErr w:type="gramStart"/>
      <w:r w:rsidR="00F84351" w:rsidRPr="00347FA3">
        <w:rPr>
          <w:rFonts w:ascii="Times New Roman" w:eastAsiaTheme="majorEastAsia" w:hAnsi="Times New Roman" w:cs="Times New Roman"/>
        </w:rPr>
        <w:t>父使子</w:t>
      </w:r>
      <w:proofErr w:type="gramEnd"/>
      <w:r w:rsidR="00F84351" w:rsidRPr="00347FA3">
        <w:rPr>
          <w:rFonts w:ascii="Times New Roman" w:eastAsiaTheme="majorEastAsia" w:hAnsi="Times New Roman" w:cs="Times New Roman"/>
        </w:rPr>
        <w:t>師己，因此有什麼樣的父親就有什麼樣的兒子，君主在擇用人時要慎戒。「</w:t>
      </w:r>
      <w:proofErr w:type="gramStart"/>
      <w:r w:rsidR="00F84351" w:rsidRPr="00347FA3">
        <w:rPr>
          <w:rFonts w:ascii="Times New Roman" w:eastAsiaTheme="majorEastAsia" w:hAnsi="Times New Roman" w:cs="Times New Roman"/>
        </w:rPr>
        <w:t>今使子</w:t>
      </w:r>
      <w:proofErr w:type="gramEnd"/>
      <w:r w:rsidR="00F84351" w:rsidRPr="00347FA3">
        <w:rPr>
          <w:rFonts w:ascii="Times New Roman" w:eastAsiaTheme="majorEastAsia" w:hAnsi="Times New Roman" w:cs="Times New Roman"/>
        </w:rPr>
        <w:t>師之」也與家庭啟蒙教育有關，或可以成為我們解《史》簡</w:t>
      </w:r>
      <w:r w:rsidR="00F84351" w:rsidRPr="00347FA3">
        <w:rPr>
          <w:rFonts w:ascii="Times New Roman" w:eastAsiaTheme="majorEastAsia" w:hAnsi="Times New Roman" w:cs="Times New Roman"/>
        </w:rPr>
        <w:t>4+</w:t>
      </w:r>
      <w:r w:rsidR="00F84351" w:rsidRPr="00347FA3">
        <w:rPr>
          <w:rFonts w:ascii="Times New Roman" w:eastAsiaTheme="majorEastAsia" w:hAnsi="Times New Roman" w:cs="Times New Roman"/>
        </w:rPr>
        <w:t>《孔》簡</w:t>
      </w:r>
      <w:r w:rsidR="00F84351" w:rsidRPr="00347FA3">
        <w:rPr>
          <w:rFonts w:ascii="Times New Roman" w:eastAsiaTheme="majorEastAsia" w:hAnsi="Times New Roman" w:cs="Times New Roman"/>
        </w:rPr>
        <w:t>9</w:t>
      </w:r>
      <w:r w:rsidR="00F84351" w:rsidRPr="00347FA3">
        <w:rPr>
          <w:rFonts w:ascii="Times New Roman" w:eastAsiaTheme="majorEastAsia" w:hAnsi="Times New Roman" w:cs="Times New Roman"/>
        </w:rPr>
        <w:t>事</w:t>
      </w:r>
      <w:proofErr w:type="gramStart"/>
      <w:r w:rsidR="00F84351" w:rsidRPr="00347FA3">
        <w:rPr>
          <w:rFonts w:ascii="Times New Roman" w:eastAsiaTheme="majorEastAsia" w:hAnsi="Times New Roman" w:cs="Times New Roman"/>
        </w:rPr>
        <w:t>關蒙育</w:t>
      </w:r>
      <w:proofErr w:type="gramEnd"/>
      <w:r w:rsidR="00F84351" w:rsidRPr="00347FA3">
        <w:rPr>
          <w:rFonts w:ascii="Times New Roman" w:eastAsiaTheme="majorEastAsia" w:hAnsi="Times New Roman" w:cs="Times New Roman"/>
        </w:rPr>
        <w:t>之佐證。</w:t>
      </w:r>
    </w:p>
  </w:footnote>
  <w:footnote w:id="53">
    <w:p w14:paraId="236C491B" w14:textId="4168BBD9" w:rsidR="00D7291F" w:rsidRPr="00347FA3" w:rsidRDefault="00D7291F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整理者：「民」後加逗號，「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4A79C95" wp14:editId="55C845E2">
            <wp:extent cx="47501" cy="102505"/>
            <wp:effectExtent l="0" t="0" r="0" b="0"/>
            <wp:docPr id="13085262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26216" name=""/>
                    <pic:cNvPicPr/>
                  </pic:nvPicPr>
                  <pic:blipFill rotWithShape="1">
                    <a:blip r:embed="rId41"/>
                    <a:srcRect l="4628" t="22571" r="21816"/>
                    <a:stretch/>
                  </pic:blipFill>
                  <pic:spPr bwMode="auto">
                    <a:xfrm>
                      <a:off x="0" y="0"/>
                      <a:ext cx="57745" cy="124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」釋「喪」。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陳偉：「喪」字從「亡」從四「口」，釋「喪」可從。</w:t>
      </w:r>
      <w:proofErr w:type="gramStart"/>
      <w:r w:rsidRPr="00347FA3">
        <w:rPr>
          <w:rFonts w:ascii="Times New Roman" w:eastAsiaTheme="majorEastAsia" w:hAnsi="Times New Roman" w:cs="Times New Roman"/>
        </w:rPr>
        <w:t>這裹恐當讀</w:t>
      </w:r>
      <w:proofErr w:type="gramEnd"/>
      <w:r w:rsidRPr="00347FA3">
        <w:rPr>
          <w:rFonts w:ascii="Times New Roman" w:eastAsiaTheme="majorEastAsia" w:hAnsi="Times New Roman" w:cs="Times New Roman"/>
        </w:rPr>
        <w:t>爲「氓」。「民」屬下讀，「民</w:t>
      </w:r>
      <w:proofErr w:type="gramStart"/>
      <w:r w:rsidRPr="00347FA3">
        <w:rPr>
          <w:rFonts w:ascii="Times New Roman" w:eastAsiaTheme="majorEastAsia" w:hAnsi="Times New Roman" w:cs="Times New Roman"/>
        </w:rPr>
        <w:t>氓</w:t>
      </w:r>
      <w:proofErr w:type="gramEnd"/>
      <w:r w:rsidRPr="00347FA3">
        <w:rPr>
          <w:rFonts w:ascii="Times New Roman" w:eastAsiaTheme="majorEastAsia" w:hAnsi="Times New Roman" w:cs="Times New Roman"/>
        </w:rPr>
        <w:t>」，指民衆、百姓。</w:t>
      </w:r>
      <w:r w:rsidR="007C0A44" w:rsidRPr="00347FA3">
        <w:rPr>
          <w:rFonts w:ascii="Times New Roman" w:eastAsiaTheme="majorEastAsia" w:hAnsi="Times New Roman" w:cs="Times New Roman"/>
        </w:rPr>
        <w:t xml:space="preserve">/ </w:t>
      </w:r>
      <w:r w:rsidR="007C0A44" w:rsidRPr="00347FA3">
        <w:rPr>
          <w:rFonts w:ascii="Times New Roman" w:eastAsiaTheme="majorEastAsia" w:hAnsi="Times New Roman" w:cs="Times New Roman"/>
        </w:rPr>
        <w:t>陳劍：</w:t>
      </w:r>
      <w:proofErr w:type="gramStart"/>
      <w:r w:rsidR="007C0A44" w:rsidRPr="00347FA3">
        <w:rPr>
          <w:rFonts w:ascii="Times New Roman" w:eastAsiaTheme="majorEastAsia" w:hAnsi="Times New Roman" w:cs="Times New Roman"/>
        </w:rPr>
        <w:t>隸作</w:t>
      </w:r>
      <w:proofErr w:type="gramEnd"/>
      <w:r w:rsidR="007C0A44" w:rsidRPr="00347FA3">
        <w:rPr>
          <w:rFonts w:ascii="Times New Roman" w:eastAsiaTheme="majorEastAsia" w:hAnsi="Times New Roman" w:cs="Times New Roman"/>
        </w:rPr>
        <w:t>「</w:t>
      </w:r>
      <w:r w:rsidR="007C0A44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9FB3CA9" wp14:editId="66530E83">
            <wp:extent cx="83127" cy="101198"/>
            <wp:effectExtent l="0" t="0" r="0" b="0"/>
            <wp:docPr id="19768439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425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5726" cy="10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A44" w:rsidRPr="00347FA3">
        <w:rPr>
          <w:rFonts w:ascii="Times New Roman" w:eastAsiaTheme="majorEastAsia" w:hAnsi="Times New Roman" w:cs="Times New Roman"/>
        </w:rPr>
        <w:t>」，讀「</w:t>
      </w:r>
      <w:proofErr w:type="gramStart"/>
      <w:r w:rsidR="007C0A44" w:rsidRPr="00347FA3">
        <w:rPr>
          <w:rFonts w:ascii="Times New Roman" w:eastAsiaTheme="majorEastAsia" w:hAnsi="Times New Roman" w:cs="Times New Roman"/>
        </w:rPr>
        <w:t>氓</w:t>
      </w:r>
      <w:proofErr w:type="gramEnd"/>
      <w:r w:rsidR="007C0A44" w:rsidRPr="00347FA3">
        <w:rPr>
          <w:rFonts w:ascii="Times New Roman" w:eastAsiaTheme="majorEastAsia" w:hAnsi="Times New Roman" w:cs="Times New Roman"/>
        </w:rPr>
        <w:t>」。</w:t>
      </w:r>
    </w:p>
  </w:footnote>
  <w:footnote w:id="54">
    <w:p w14:paraId="53B033C6" w14:textId="3C1FFF33" w:rsidR="00D7291F" w:rsidRPr="00347FA3" w:rsidRDefault="00D7291F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ACD8F60" wp14:editId="54DA17C9">
            <wp:extent cx="124691" cy="128339"/>
            <wp:effectExtent l="0" t="0" r="8890" b="5080"/>
            <wp:docPr id="1677306510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50" cy="1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」隸爲「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772BBC5" wp14:editId="25483C21">
            <wp:extent cx="130628" cy="123905"/>
            <wp:effectExtent l="0" t="0" r="3175" b="0"/>
            <wp:docPr id="2089688212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68" cy="12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」，同「悔」。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梁靜</w:t>
      </w:r>
      <w:proofErr w:type="gramEnd"/>
      <w:r w:rsidRPr="00347FA3">
        <w:rPr>
          <w:rFonts w:ascii="Times New Roman" w:eastAsiaTheme="majorEastAsia" w:hAnsi="Times New Roman" w:cs="Times New Roman"/>
        </w:rPr>
        <w:t>：讀爲「誨」。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陳劍：隸爲「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B535D2E" wp14:editId="2B9BD011">
            <wp:extent cx="112816" cy="116116"/>
            <wp:effectExtent l="0" t="0" r="1905" b="0"/>
            <wp:docPr id="1996026308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206" cy="121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」，讀爲「侮」。</w:t>
      </w:r>
      <w:r w:rsidR="007C0A44" w:rsidRPr="00347FA3">
        <w:rPr>
          <w:rFonts w:ascii="Times New Roman" w:eastAsiaTheme="majorEastAsia" w:hAnsi="Times New Roman" w:cs="Times New Roman"/>
        </w:rPr>
        <w:t>周波以為秦、西漢前期的「侮」</w:t>
      </w:r>
      <w:proofErr w:type="gramStart"/>
      <w:r w:rsidR="007C0A44" w:rsidRPr="00347FA3">
        <w:rPr>
          <w:rFonts w:ascii="Times New Roman" w:eastAsiaTheme="majorEastAsia" w:hAnsi="Times New Roman" w:cs="Times New Roman"/>
        </w:rPr>
        <w:t>字本寫作</w:t>
      </w:r>
      <w:proofErr w:type="gramEnd"/>
      <w:r w:rsidR="007C0A44" w:rsidRPr="00347FA3">
        <w:rPr>
          <w:rFonts w:ascii="Times New Roman" w:eastAsiaTheme="majorEastAsia" w:hAnsi="Times New Roman" w:cs="Times New Roman"/>
        </w:rPr>
        <w:t>從「毋」，「毋」上古當</w:t>
      </w:r>
      <w:proofErr w:type="gramStart"/>
      <w:r w:rsidR="007C0A44" w:rsidRPr="00347FA3">
        <w:rPr>
          <w:rFonts w:ascii="Times New Roman" w:eastAsiaTheme="majorEastAsia" w:hAnsi="Times New Roman" w:cs="Times New Roman"/>
        </w:rPr>
        <w:t>屬侯部</w:t>
      </w:r>
      <w:proofErr w:type="gramEnd"/>
      <w:r w:rsidR="007C0A44" w:rsidRPr="00347FA3">
        <w:rPr>
          <w:rFonts w:ascii="Times New Roman" w:eastAsiaTheme="majorEastAsia" w:hAnsi="Times New Roman" w:cs="Times New Roman"/>
        </w:rPr>
        <w:t>，「侮」並不以</w:t>
      </w:r>
      <w:proofErr w:type="gramStart"/>
      <w:r w:rsidR="007C0A44" w:rsidRPr="00347FA3">
        <w:rPr>
          <w:rFonts w:ascii="Times New Roman" w:eastAsiaTheme="majorEastAsia" w:hAnsi="Times New Roman" w:cs="Times New Roman"/>
        </w:rPr>
        <w:t>之部的</w:t>
      </w:r>
      <w:proofErr w:type="gramEnd"/>
      <w:r w:rsidR="007C0A44" w:rsidRPr="00347FA3">
        <w:rPr>
          <w:rFonts w:ascii="Times New Roman" w:eastAsiaTheme="majorEastAsia" w:hAnsi="Times New Roman" w:cs="Times New Roman"/>
        </w:rPr>
        <w:t>「每」「母」</w:t>
      </w:r>
      <w:proofErr w:type="gramStart"/>
      <w:r w:rsidR="007C0A44" w:rsidRPr="00347FA3">
        <w:rPr>
          <w:rFonts w:ascii="Times New Roman" w:eastAsiaTheme="majorEastAsia" w:hAnsi="Times New Roman" w:cs="Times New Roman"/>
        </w:rPr>
        <w:t>為聲符</w:t>
      </w:r>
      <w:proofErr w:type="gramEnd"/>
      <w:r w:rsidR="007C0A44" w:rsidRPr="00347FA3">
        <w:rPr>
          <w:rFonts w:ascii="Times New Roman" w:eastAsiaTheme="majorEastAsia" w:hAnsi="Times New Roman" w:cs="Times New Roman"/>
        </w:rPr>
        <w:t>。簡文此字上所從正作「毋」形而非「母」形，當非偶然。</w:t>
      </w:r>
      <w:r w:rsidR="007C0A44"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="007C0A44" w:rsidRPr="00347FA3">
        <w:rPr>
          <w:rFonts w:ascii="Times New Roman" w:eastAsiaTheme="majorEastAsia" w:hAnsi="Times New Roman" w:cs="Times New Roman"/>
        </w:rPr>
        <w:t>李銳：隸作</w:t>
      </w:r>
      <w:proofErr w:type="gramEnd"/>
      <w:r w:rsidR="007C0A44" w:rsidRPr="00347FA3">
        <w:rPr>
          <w:rFonts w:ascii="Times New Roman" w:eastAsiaTheme="majorEastAsia" w:hAnsi="Times New Roman" w:cs="Times New Roman"/>
        </w:rPr>
        <w:t>「悔」，讀「侮」。後</w:t>
      </w:r>
      <w:proofErr w:type="gramStart"/>
      <w:r w:rsidR="007C0A44" w:rsidRPr="00347FA3">
        <w:rPr>
          <w:rFonts w:ascii="Times New Roman" w:eastAsiaTheme="majorEastAsia" w:hAnsi="Times New Roman" w:cs="Times New Roman"/>
        </w:rPr>
        <w:t>改隸為</w:t>
      </w:r>
      <w:proofErr w:type="gramEnd"/>
      <w:r w:rsidR="007C0A44" w:rsidRPr="00347FA3">
        <w:rPr>
          <w:rFonts w:ascii="Times New Roman" w:eastAsiaTheme="majorEastAsia" w:hAnsi="Times New Roman" w:cs="Times New Roman"/>
        </w:rPr>
        <w:t>「</w:t>
      </w:r>
      <w:r w:rsidR="007C0A44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C51D02F" wp14:editId="79AC749C">
            <wp:extent cx="130628" cy="123905"/>
            <wp:effectExtent l="0" t="0" r="3175" b="0"/>
            <wp:docPr id="894044474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68" cy="12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0A44" w:rsidRPr="00347FA3">
        <w:rPr>
          <w:rFonts w:ascii="Times New Roman" w:eastAsiaTheme="majorEastAsia" w:hAnsi="Times New Roman" w:cs="Times New Roman"/>
        </w:rPr>
        <w:t>」，讀為「謀」。</w:t>
      </w:r>
      <w:r w:rsidR="007C0A44" w:rsidRPr="00347FA3">
        <w:rPr>
          <w:rFonts w:ascii="Times New Roman" w:eastAsiaTheme="majorEastAsia" w:hAnsi="Times New Roman" w:cs="Times New Roman"/>
        </w:rPr>
        <w:t xml:space="preserve">/ </w:t>
      </w:r>
      <w:r w:rsidR="007C0A44" w:rsidRPr="00347FA3">
        <w:rPr>
          <w:rFonts w:ascii="Times New Roman" w:eastAsiaTheme="majorEastAsia" w:hAnsi="Times New Roman" w:cs="Times New Roman"/>
        </w:rPr>
        <w:t>洪淑玲：「民</w:t>
      </w:r>
      <w:proofErr w:type="gramStart"/>
      <w:r w:rsidR="007C0A44" w:rsidRPr="00347FA3">
        <w:rPr>
          <w:rFonts w:ascii="Times New Roman" w:eastAsiaTheme="majorEastAsia" w:hAnsi="Times New Roman" w:cs="Times New Roman"/>
        </w:rPr>
        <w:t>氓</w:t>
      </w:r>
      <w:proofErr w:type="gramEnd"/>
      <w:r w:rsidR="007C0A44" w:rsidRPr="00347FA3">
        <w:rPr>
          <w:rFonts w:ascii="Times New Roman" w:eastAsiaTheme="majorEastAsia" w:hAnsi="Times New Roman" w:cs="Times New Roman"/>
        </w:rPr>
        <w:t>不可侮」謂人民不可侵侮，與《尚書</w:t>
      </w:r>
      <w:r w:rsidR="007C0A44" w:rsidRPr="00347FA3">
        <w:rPr>
          <w:rFonts w:ascii="Times New Roman" w:eastAsiaTheme="majorEastAsia" w:hAnsi="Times New Roman" w:cs="Times New Roman"/>
        </w:rPr>
        <w:t>·</w:t>
      </w:r>
      <w:r w:rsidR="007C0A44" w:rsidRPr="00347FA3">
        <w:rPr>
          <w:rFonts w:ascii="Times New Roman" w:eastAsiaTheme="majorEastAsia" w:hAnsi="Times New Roman" w:cs="Times New Roman"/>
        </w:rPr>
        <w:t>康誥》「惟乃</w:t>
      </w:r>
      <w:proofErr w:type="gramStart"/>
      <w:r w:rsidR="007C0A44" w:rsidRPr="00347FA3">
        <w:rPr>
          <w:rFonts w:ascii="Times New Roman" w:eastAsiaTheme="majorEastAsia" w:hAnsi="Times New Roman" w:cs="Times New Roman"/>
        </w:rPr>
        <w:t>丕</w:t>
      </w:r>
      <w:proofErr w:type="gramEnd"/>
      <w:r w:rsidR="007C0A44" w:rsidRPr="00347FA3">
        <w:rPr>
          <w:rFonts w:ascii="Times New Roman" w:eastAsiaTheme="majorEastAsia" w:hAnsi="Times New Roman" w:cs="Times New Roman"/>
        </w:rPr>
        <w:t>顯考文王，克明</w:t>
      </w:r>
      <w:proofErr w:type="gramStart"/>
      <w:r w:rsidR="007C0A44" w:rsidRPr="00347FA3">
        <w:rPr>
          <w:rFonts w:ascii="Times New Roman" w:eastAsiaTheme="majorEastAsia" w:hAnsi="Times New Roman" w:cs="Times New Roman"/>
        </w:rPr>
        <w:t>德慎罰</w:t>
      </w:r>
      <w:proofErr w:type="gramEnd"/>
      <w:r w:rsidR="007C0A44" w:rsidRPr="00347FA3">
        <w:rPr>
          <w:rFonts w:ascii="Times New Roman" w:eastAsiaTheme="majorEastAsia" w:hAnsi="Times New Roman" w:cs="Times New Roman"/>
        </w:rPr>
        <w:t>，不敢</w:t>
      </w:r>
      <w:proofErr w:type="gramStart"/>
      <w:r w:rsidR="007C0A44" w:rsidRPr="00347FA3">
        <w:rPr>
          <w:rFonts w:ascii="Times New Roman" w:eastAsiaTheme="majorEastAsia" w:hAnsi="Times New Roman" w:cs="Times New Roman"/>
        </w:rPr>
        <w:t>侮</w:t>
      </w:r>
      <w:proofErr w:type="gramEnd"/>
      <w:r w:rsidR="007C0A44" w:rsidRPr="00347FA3">
        <w:rPr>
          <w:rFonts w:ascii="Times New Roman" w:eastAsiaTheme="majorEastAsia" w:hAnsi="Times New Roman" w:cs="Times New Roman"/>
        </w:rPr>
        <w:t>鰥寡」意義相近。</w:t>
      </w:r>
      <w:r w:rsidR="007C0A44" w:rsidRPr="00347FA3">
        <w:rPr>
          <w:rFonts w:ascii="Times New Roman" w:eastAsiaTheme="majorEastAsia" w:hAnsi="Times New Roman" w:cs="Times New Roman"/>
        </w:rPr>
        <w:t xml:space="preserve">/ </w:t>
      </w:r>
      <w:r w:rsidR="007C0A44" w:rsidRPr="00347FA3">
        <w:rPr>
          <w:rFonts w:ascii="Times New Roman" w:eastAsiaTheme="majorEastAsia" w:hAnsi="Times New Roman" w:cs="Times New Roman"/>
        </w:rPr>
        <w:t>宋華強：可能是「吂」字的異體。《方言》卷十「</w:t>
      </w:r>
      <w:proofErr w:type="gramStart"/>
      <w:r w:rsidR="007C0A44" w:rsidRPr="00347FA3">
        <w:rPr>
          <w:rFonts w:ascii="Times New Roman" w:eastAsiaTheme="majorEastAsia" w:hAnsi="Times New Roman" w:cs="Times New Roman"/>
        </w:rPr>
        <w:t>沅澧之間，凡相問</w:t>
      </w:r>
      <w:proofErr w:type="gramEnd"/>
      <w:r w:rsidR="007C0A44" w:rsidRPr="00347FA3">
        <w:rPr>
          <w:rFonts w:ascii="Times New Roman" w:eastAsiaTheme="majorEastAsia" w:hAnsi="Times New Roman" w:cs="Times New Roman"/>
        </w:rPr>
        <w:t>而不知，答曰</w:t>
      </w:r>
      <w:proofErr w:type="gramStart"/>
      <w:r w:rsidR="007C0A44" w:rsidRPr="00347FA3">
        <w:rPr>
          <w:rFonts w:ascii="Times New Roman" w:eastAsiaTheme="majorEastAsia" w:hAnsi="Times New Roman" w:cs="Times New Roman"/>
        </w:rPr>
        <w:t>誺</w:t>
      </w:r>
      <w:proofErr w:type="gramEnd"/>
      <w:r w:rsidR="007C0A44" w:rsidRPr="00347FA3">
        <w:rPr>
          <w:rFonts w:ascii="Times New Roman" w:eastAsiaTheme="majorEastAsia" w:hAnsi="Times New Roman" w:cs="Times New Roman"/>
        </w:rPr>
        <w:t>；使之而不肯，</w:t>
      </w:r>
      <w:proofErr w:type="gramStart"/>
      <w:r w:rsidR="007C0A44" w:rsidRPr="00347FA3">
        <w:rPr>
          <w:rFonts w:ascii="Times New Roman" w:eastAsiaTheme="majorEastAsia" w:hAnsi="Times New Roman" w:cs="Times New Roman"/>
        </w:rPr>
        <w:t>答曰</w:t>
      </w:r>
      <w:proofErr w:type="gramEnd"/>
      <w:r w:rsidR="007C0A44" w:rsidRPr="00347FA3">
        <w:rPr>
          <w:rFonts w:ascii="Times New Roman" w:eastAsiaTheme="majorEastAsia" w:hAnsi="Times New Roman" w:cs="Times New Roman"/>
        </w:rPr>
        <w:t>吂」，郭璞注「音茫」，當是從「口」「亡」聲。</w:t>
      </w:r>
      <w:r w:rsidR="007C0A44" w:rsidRPr="00347FA3">
        <w:rPr>
          <w:rFonts w:ascii="Times New Roman" w:eastAsiaTheme="majorEastAsia" w:hAnsi="Times New Roman" w:cs="Times New Roman"/>
        </w:rPr>
        <w:t xml:space="preserve">/ </w:t>
      </w:r>
      <w:r w:rsidR="007C0A44" w:rsidRPr="00347FA3">
        <w:rPr>
          <w:rFonts w:ascii="Times New Roman" w:eastAsiaTheme="majorEastAsia" w:hAnsi="Times New Roman" w:cs="Times New Roman"/>
        </w:rPr>
        <w:t>陳龍東：從四「口」「亡」聲。</w:t>
      </w:r>
    </w:p>
  </w:footnote>
  <w:footnote w:id="55">
    <w:p w14:paraId="39B08EFB" w14:textId="325E91CD" w:rsidR="007C0A44" w:rsidRPr="00347FA3" w:rsidRDefault="007C0A44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整理者：「植」，種植。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="000C7C43" w:rsidRPr="00347FA3">
        <w:rPr>
          <w:rFonts w:ascii="Times New Roman" w:eastAsiaTheme="majorEastAsia" w:hAnsi="Times New Roman" w:cs="Times New Roman"/>
        </w:rPr>
        <w:t>陳偉、</w:t>
      </w:r>
      <w:r w:rsidRPr="00347FA3">
        <w:rPr>
          <w:rFonts w:ascii="Times New Roman" w:eastAsiaTheme="majorEastAsia" w:hAnsi="Times New Roman" w:cs="Times New Roman"/>
        </w:rPr>
        <w:t>李銳：讀爲「直」。</w:t>
      </w:r>
      <w:r w:rsidR="000C7C43" w:rsidRPr="00347FA3">
        <w:rPr>
          <w:rFonts w:ascii="Times New Roman" w:eastAsiaTheme="majorEastAsia" w:hAnsi="Times New Roman" w:cs="Times New Roman"/>
        </w:rPr>
        <w:t xml:space="preserve">/ </w:t>
      </w:r>
      <w:r w:rsidR="000C7C43" w:rsidRPr="00347FA3">
        <w:rPr>
          <w:rFonts w:ascii="Times New Roman" w:eastAsiaTheme="majorEastAsia" w:hAnsi="Times New Roman" w:cs="Times New Roman"/>
        </w:rPr>
        <w:t>俞紹宏、張青松、洪淑玲：「植」，樹立。</w:t>
      </w:r>
      <w:r w:rsidR="000C7C43" w:rsidRPr="00347FA3">
        <w:rPr>
          <w:rFonts w:ascii="Times New Roman" w:eastAsiaTheme="majorEastAsia" w:hAnsi="Times New Roman" w:cs="Times New Roman"/>
        </w:rPr>
        <w:t xml:space="preserve">/ </w:t>
      </w:r>
      <w:r w:rsidR="000C7C43"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="000C7C43" w:rsidRPr="00347FA3">
        <w:rPr>
          <w:rFonts w:ascii="Times New Roman" w:eastAsiaTheme="majorEastAsia" w:hAnsi="Times New Roman" w:cs="Times New Roman"/>
        </w:rPr>
        <w:t>昇</w:t>
      </w:r>
      <w:proofErr w:type="gramEnd"/>
      <w:r w:rsidR="000C7C43" w:rsidRPr="00347FA3">
        <w:rPr>
          <w:rFonts w:ascii="Times New Roman" w:eastAsiaTheme="majorEastAsia" w:hAnsi="Times New Roman" w:cs="Times New Roman"/>
        </w:rPr>
        <w:t>：「也」下加分號。</w:t>
      </w:r>
    </w:p>
  </w:footnote>
  <w:footnote w:id="56">
    <w:p w14:paraId="6C73FA34" w14:textId="22C0FA05" w:rsidR="007C0A44" w:rsidRPr="00347FA3" w:rsidRDefault="007C0A44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</w:t>
      </w:r>
      <w:r w:rsidR="000C7C43" w:rsidRPr="00347FA3">
        <w:rPr>
          <w:rFonts w:ascii="Times New Roman" w:eastAsiaTheme="majorEastAsia" w:hAnsi="Times New Roman" w:cs="Times New Roman"/>
        </w:rPr>
        <w:t>：「能」後一</w:t>
      </w:r>
      <w:proofErr w:type="gramStart"/>
      <w:r w:rsidR="000C7C43" w:rsidRPr="00347FA3">
        <w:rPr>
          <w:rFonts w:ascii="Times New Roman" w:eastAsiaTheme="majorEastAsia" w:hAnsi="Times New Roman" w:cs="Times New Roman"/>
        </w:rPr>
        <w:t>字</w:t>
      </w:r>
      <w:r w:rsidRPr="00347FA3">
        <w:rPr>
          <w:rFonts w:ascii="Times New Roman" w:eastAsiaTheme="majorEastAsia" w:hAnsi="Times New Roman" w:cs="Times New Roman"/>
        </w:rPr>
        <w:t>釋</w:t>
      </w:r>
      <w:r w:rsidR="000C7C43" w:rsidRPr="00347FA3">
        <w:rPr>
          <w:rFonts w:ascii="Times New Roman" w:eastAsiaTheme="majorEastAsia" w:hAnsi="Times New Roman" w:cs="Times New Roman"/>
        </w:rPr>
        <w:t>「</w:t>
      </w:r>
      <w:proofErr w:type="gramEnd"/>
      <w:r w:rsidRPr="00347FA3">
        <w:rPr>
          <w:rFonts w:ascii="Times New Roman" w:eastAsiaTheme="majorEastAsia" w:hAnsi="Times New Roman" w:cs="Times New Roman"/>
        </w:rPr>
        <w:t>竔</w:t>
      </w:r>
      <w:r w:rsidR="000C7C43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，讀爲</w:t>
      </w:r>
      <w:r w:rsidR="000C7C43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升</w:t>
      </w:r>
      <w:r w:rsidR="000C7C43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。指穀物成熟。</w:t>
      </w:r>
      <w:r w:rsidR="000C7C43"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陳偉：此字從</w:t>
      </w:r>
      <w:r w:rsidR="000C7C43" w:rsidRPr="00347FA3">
        <w:rPr>
          <w:rFonts w:ascii="Times New Roman" w:eastAsiaTheme="majorEastAsia" w:hAnsi="Times New Roman" w:cs="Times New Roman"/>
        </w:rPr>
        <w:t>「</w:t>
      </w:r>
      <w:proofErr w:type="gramStart"/>
      <w:r w:rsidRPr="00347FA3">
        <w:rPr>
          <w:rFonts w:ascii="Times New Roman" w:eastAsiaTheme="majorEastAsia" w:hAnsi="Times New Roman" w:cs="Times New Roman"/>
        </w:rPr>
        <w:t>阜</w:t>
      </w:r>
      <w:proofErr w:type="gramEnd"/>
      <w:r w:rsidR="000C7C43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作，是</w:t>
      </w:r>
      <w:proofErr w:type="gramStart"/>
      <w:r w:rsidRPr="00347FA3">
        <w:rPr>
          <w:rFonts w:ascii="Times New Roman" w:eastAsiaTheme="majorEastAsia" w:hAnsi="Times New Roman" w:cs="Times New Roman"/>
        </w:rPr>
        <w:t>楚</w:t>
      </w:r>
      <w:r w:rsidR="000C7C43" w:rsidRPr="00347FA3">
        <w:rPr>
          <w:rFonts w:ascii="Times New Roman" w:eastAsiaTheme="majorEastAsia" w:hAnsi="Times New Roman" w:cs="Times New Roman"/>
        </w:rPr>
        <w:t>簡</w:t>
      </w:r>
      <w:r w:rsidRPr="00347FA3">
        <w:rPr>
          <w:rFonts w:ascii="Times New Roman" w:eastAsiaTheme="majorEastAsia" w:hAnsi="Times New Roman" w:cs="Times New Roman"/>
        </w:rPr>
        <w:t>中</w:t>
      </w:r>
      <w:proofErr w:type="gramEnd"/>
      <w:r w:rsidR="000C7C43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阩</w:t>
      </w:r>
      <w:r w:rsidR="000C7C43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的常見寫法。這裹</w:t>
      </w:r>
      <w:proofErr w:type="gramStart"/>
      <w:r w:rsidRPr="00347FA3">
        <w:rPr>
          <w:rFonts w:ascii="Times New Roman" w:eastAsiaTheme="majorEastAsia" w:hAnsi="Times New Roman" w:cs="Times New Roman"/>
        </w:rPr>
        <w:t>疑</w:t>
      </w:r>
      <w:proofErr w:type="gramEnd"/>
      <w:r w:rsidRPr="00347FA3">
        <w:rPr>
          <w:rFonts w:ascii="Times New Roman" w:eastAsiaTheme="majorEastAsia" w:hAnsi="Times New Roman" w:cs="Times New Roman"/>
        </w:rPr>
        <w:t>當爲</w:t>
      </w:r>
      <w:r w:rsidR="000C7C43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懲</w:t>
      </w:r>
      <w:r w:rsidR="000C7C43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，制止義。</w:t>
      </w:r>
      <w:r w:rsidR="000C7C43"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陳劍</w:t>
      </w:r>
      <w:r w:rsidR="000C7C43" w:rsidRPr="00347FA3">
        <w:rPr>
          <w:rFonts w:ascii="Times New Roman" w:eastAsiaTheme="majorEastAsia" w:hAnsi="Times New Roman" w:cs="Times New Roman"/>
        </w:rPr>
        <w:t>：</w:t>
      </w:r>
      <w:r w:rsidRPr="00347FA3">
        <w:rPr>
          <w:rFonts w:ascii="Times New Roman" w:eastAsiaTheme="majorEastAsia" w:hAnsi="Times New Roman" w:cs="Times New Roman"/>
        </w:rPr>
        <w:t>釋</w:t>
      </w:r>
      <w:r w:rsidR="000C7C43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灋</w:t>
      </w:r>
      <w:r w:rsidR="000C7C43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，讀爲</w:t>
      </w:r>
      <w:r w:rsidR="000C7C43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廢</w:t>
      </w:r>
      <w:r w:rsidR="000C7C43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。字形有訛誤的成分，</w:t>
      </w:r>
      <w:r w:rsidR="000C7C43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灋</w:t>
      </w:r>
      <w:r w:rsidR="000C7C43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字的</w:t>
      </w:r>
      <w:r w:rsidR="000C7C43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去</w:t>
      </w:r>
      <w:r w:rsidR="000C7C43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旁</w:t>
      </w:r>
      <w:r w:rsidR="000C7C43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口</w:t>
      </w:r>
      <w:r w:rsidR="000C7C43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寫爲一實筆；省去</w:t>
      </w:r>
      <w:r w:rsidR="000C7C43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水</w:t>
      </w:r>
      <w:r w:rsidR="000C7C43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旁；所從</w:t>
      </w:r>
      <w:r w:rsidR="000C7C43" w:rsidRPr="00347FA3">
        <w:rPr>
          <w:rFonts w:ascii="Times New Roman" w:eastAsiaTheme="majorEastAsia" w:hAnsi="Times New Roman" w:cs="Times New Roman"/>
        </w:rPr>
        <w:t>「</w:t>
      </w:r>
      <w:proofErr w:type="gramStart"/>
      <w:r w:rsidRPr="00347FA3">
        <w:rPr>
          <w:rFonts w:ascii="Times New Roman" w:eastAsiaTheme="majorEastAsia" w:hAnsi="Times New Roman" w:cs="Times New Roman"/>
        </w:rPr>
        <w:t>廌</w:t>
      </w:r>
      <w:proofErr w:type="gramEnd"/>
      <w:r w:rsidR="000C7C43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旁</w:t>
      </w:r>
      <w:proofErr w:type="gramStart"/>
      <w:r w:rsidRPr="00347FA3">
        <w:rPr>
          <w:rFonts w:ascii="Times New Roman" w:eastAsiaTheme="majorEastAsia" w:hAnsi="Times New Roman" w:cs="Times New Roman"/>
        </w:rPr>
        <w:t>筆意訛變</w:t>
      </w:r>
      <w:proofErr w:type="gramEnd"/>
      <w:r w:rsidRPr="00347FA3">
        <w:rPr>
          <w:rFonts w:ascii="Times New Roman" w:eastAsiaTheme="majorEastAsia" w:hAnsi="Times New Roman" w:cs="Times New Roman"/>
        </w:rPr>
        <w:t>，與</w:t>
      </w:r>
      <w:proofErr w:type="gramStart"/>
      <w:r w:rsidRPr="00347FA3">
        <w:rPr>
          <w:rFonts w:ascii="Times New Roman" w:eastAsiaTheme="majorEastAsia" w:hAnsi="Times New Roman" w:cs="Times New Roman"/>
        </w:rPr>
        <w:t>郭</w:t>
      </w:r>
      <w:proofErr w:type="gramEnd"/>
      <w:r w:rsidRPr="00347FA3">
        <w:rPr>
          <w:rFonts w:ascii="Times New Roman" w:eastAsiaTheme="majorEastAsia" w:hAnsi="Times New Roman" w:cs="Times New Roman"/>
        </w:rPr>
        <w:t>店《老子甲》簡</w:t>
      </w:r>
      <w:r w:rsidRPr="00347FA3">
        <w:rPr>
          <w:rFonts w:ascii="Times New Roman" w:eastAsiaTheme="majorEastAsia" w:hAnsi="Times New Roman" w:cs="Times New Roman"/>
        </w:rPr>
        <w:t>31</w:t>
      </w:r>
      <w:r w:rsidRPr="00347FA3">
        <w:rPr>
          <w:rFonts w:ascii="Times New Roman" w:eastAsiaTheme="majorEastAsia" w:hAnsi="Times New Roman" w:cs="Times New Roman"/>
        </w:rPr>
        <w:t>之</w:t>
      </w:r>
      <w:r w:rsidR="000C7C43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8D96EA4" wp14:editId="51B68ED0">
            <wp:extent cx="95003" cy="127602"/>
            <wp:effectExtent l="0" t="0" r="635" b="6350"/>
            <wp:docPr id="1894844073" name="圖片 65" descr="gd001lza031+07法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 descr="gd001lza031+07法0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46" cy="13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7C43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相關部分</w:t>
      </w:r>
      <w:proofErr w:type="gramStart"/>
      <w:r w:rsidRPr="00347FA3">
        <w:rPr>
          <w:rFonts w:ascii="Times New Roman" w:eastAsiaTheme="majorEastAsia" w:hAnsi="Times New Roman" w:cs="Times New Roman"/>
        </w:rPr>
        <w:t>筆意甚近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  <w:r w:rsidR="000C7C43" w:rsidRPr="00347FA3">
        <w:rPr>
          <w:rFonts w:ascii="Times New Roman" w:eastAsiaTheme="majorEastAsia" w:hAnsi="Times New Roman" w:cs="Times New Roman"/>
        </w:rPr>
        <w:t>「民</w:t>
      </w:r>
      <w:proofErr w:type="gramStart"/>
      <w:r w:rsidR="000C7C43" w:rsidRPr="00347FA3">
        <w:rPr>
          <w:rFonts w:ascii="Times New Roman" w:eastAsiaTheme="majorEastAsia" w:hAnsi="Times New Roman" w:cs="Times New Roman"/>
        </w:rPr>
        <w:t>氓</w:t>
      </w:r>
      <w:proofErr w:type="gramEnd"/>
      <w:r w:rsidR="000C7C43" w:rsidRPr="00347FA3">
        <w:rPr>
          <w:rFonts w:ascii="Times New Roman" w:eastAsiaTheme="majorEastAsia" w:hAnsi="Times New Roman" w:cs="Times New Roman"/>
        </w:rPr>
        <w:t>不可侮」至此，簡文大意是說，不可欺侮民眾，眾人所樹立、所支持的，沒有人能廢除。</w:t>
      </w:r>
    </w:p>
  </w:footnote>
  <w:footnote w:id="57">
    <w:p w14:paraId="2DFE8A5A" w14:textId="39BCE1D7" w:rsidR="007C0A44" w:rsidRPr="00347FA3" w:rsidRDefault="007C0A44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="000C7C43" w:rsidRPr="00347FA3">
        <w:rPr>
          <w:rFonts w:ascii="Times New Roman" w:eastAsiaTheme="majorEastAsia" w:hAnsi="Times New Roman" w:cs="Times New Roman"/>
        </w:rPr>
        <w:t>整理者：「也」下加句號。</w:t>
      </w:r>
    </w:p>
  </w:footnote>
  <w:footnote w:id="58">
    <w:p w14:paraId="3CD4AC09" w14:textId="296F6185" w:rsidR="000C7C43" w:rsidRPr="00347FA3" w:rsidRDefault="000C7C43" w:rsidP="00F7406E">
      <w:pPr>
        <w:pStyle w:val="ae"/>
        <w:ind w:left="100" w:hangingChars="50" w:hanging="100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</w:t>
      </w:r>
      <w:proofErr w:type="gramStart"/>
      <w:r w:rsidRPr="00347FA3">
        <w:rPr>
          <w:rFonts w:ascii="Times New Roman" w:eastAsiaTheme="majorEastAsia" w:hAnsi="Times New Roman" w:cs="Times New Roman"/>
        </w:rPr>
        <w:t>孔簡</w:t>
      </w:r>
      <w:proofErr w:type="gramEnd"/>
      <w:r w:rsidRPr="00347FA3">
        <w:rPr>
          <w:rFonts w:ascii="Times New Roman" w:eastAsiaTheme="majorEastAsia" w:hAnsi="Times New Roman" w:cs="Times New Roman"/>
        </w:rPr>
        <w:t>25</w:t>
      </w:r>
      <w:r w:rsidRPr="00347FA3">
        <w:rPr>
          <w:rFonts w:ascii="Times New Roman" w:eastAsiaTheme="majorEastAsia" w:hAnsi="Times New Roman" w:cs="Times New Roman"/>
        </w:rPr>
        <w:t>「眾之」後補「所</w:t>
      </w:r>
      <w:r w:rsidRPr="00347FA3">
        <w:rPr>
          <w:rFonts w:ascii="Times New Roman" w:eastAsiaTheme="majorEastAsia" w:hAnsi="Times New Roman" w:cs="Times New Roman"/>
        </w:rPr>
        <w:t>□</w:t>
      </w:r>
      <w:r w:rsidRPr="00347FA3">
        <w:rPr>
          <w:rFonts w:ascii="Times New Roman" w:eastAsiaTheme="majorEastAsia" w:hAnsi="Times New Roman" w:cs="Times New Roman"/>
        </w:rPr>
        <w:t>，莫之能</w:t>
      </w:r>
      <w:r w:rsidRPr="00347FA3">
        <w:rPr>
          <w:rFonts w:ascii="Times New Roman" w:eastAsiaTheme="majorEastAsia" w:hAnsi="Times New Roman" w:cs="Times New Roman"/>
        </w:rPr>
        <w:t>□</w:t>
      </w:r>
      <w:r w:rsidRPr="00347FA3">
        <w:rPr>
          <w:rFonts w:ascii="Times New Roman" w:eastAsiaTheme="majorEastAsia" w:hAnsi="Times New Roman" w:cs="Times New Roman"/>
        </w:rPr>
        <w:t>也」。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李銳：</w:t>
      </w:r>
      <w:r w:rsidR="00992BEC" w:rsidRPr="00347FA3">
        <w:rPr>
          <w:rFonts w:ascii="Times New Roman" w:eastAsiaTheme="majorEastAsia" w:hAnsi="Times New Roman" w:cs="Times New Roman"/>
        </w:rPr>
        <w:t>孔簡</w:t>
      </w:r>
      <w:r w:rsidR="00992BEC" w:rsidRPr="00347FA3">
        <w:rPr>
          <w:rFonts w:ascii="Times New Roman" w:eastAsiaTheme="majorEastAsia" w:hAnsi="Times New Roman" w:cs="Times New Roman"/>
        </w:rPr>
        <w:t>25</w:t>
      </w:r>
      <w:r w:rsidR="00992BEC" w:rsidRPr="00347FA3">
        <w:rPr>
          <w:rFonts w:ascii="Times New Roman" w:eastAsiaTheme="majorEastAsia" w:hAnsi="Times New Roman" w:cs="Times New Roman"/>
        </w:rPr>
        <w:t>末殘字</w:t>
      </w:r>
      <w:r w:rsidRPr="00347FA3">
        <w:rPr>
          <w:rFonts w:ascii="Times New Roman" w:eastAsiaTheme="majorEastAsia" w:hAnsi="Times New Roman" w:cs="Times New Roman"/>
        </w:rPr>
        <w:t>補</w:t>
      </w:r>
      <w:r w:rsidR="00992BEC" w:rsidRPr="00347FA3">
        <w:rPr>
          <w:rFonts w:ascii="Times New Roman" w:eastAsiaTheme="majorEastAsia" w:hAnsi="Times New Roman" w:cs="Times New Roman"/>
        </w:rPr>
        <w:t>為</w:t>
      </w:r>
      <w:proofErr w:type="gramEnd"/>
      <w:r w:rsidRPr="00347FA3">
        <w:rPr>
          <w:rFonts w:ascii="Times New Roman" w:eastAsiaTheme="majorEastAsia" w:hAnsi="Times New Roman" w:cs="Times New Roman"/>
        </w:rPr>
        <w:t>「</w:t>
      </w:r>
      <w:r w:rsidR="00992BEC" w:rsidRPr="00347FA3">
        <w:rPr>
          <w:rFonts w:ascii="Times New Roman" w:eastAsiaTheme="majorEastAsia" w:hAnsi="Times New Roman" w:cs="Times New Roman"/>
        </w:rPr>
        <w:t>所</w:t>
      </w:r>
      <w:r w:rsidRPr="00347FA3">
        <w:rPr>
          <w:rFonts w:ascii="Times New Roman" w:eastAsiaTheme="majorEastAsia" w:hAnsi="Times New Roman" w:cs="Times New Roman"/>
        </w:rPr>
        <w:t>」。</w:t>
      </w:r>
      <w:r w:rsidR="00992BEC" w:rsidRPr="00347FA3">
        <w:rPr>
          <w:rFonts w:ascii="Times New Roman" w:eastAsiaTheme="majorEastAsia" w:hAnsi="Times New Roman" w:cs="Times New Roman"/>
        </w:rPr>
        <w:t>簡文讀為「眾之所植（直），莫之能阩（懲）也。眾之所（廢，莫之能</w:t>
      </w:r>
      <w:r w:rsidR="00992BEC" w:rsidRPr="00347FA3">
        <w:rPr>
          <w:rFonts w:ascii="Times New Roman" w:eastAsiaTheme="majorEastAsia" w:hAnsi="Times New Roman" w:cs="Times New Roman"/>
        </w:rPr>
        <w:t>□</w:t>
      </w:r>
      <w:r w:rsidR="00992BEC" w:rsidRPr="00347FA3">
        <w:rPr>
          <w:rFonts w:ascii="Times New Roman" w:eastAsiaTheme="majorEastAsia" w:hAnsi="Times New Roman" w:cs="Times New Roman"/>
        </w:rPr>
        <w:t>也）」。</w:t>
      </w:r>
      <w:r w:rsidRPr="00347FA3">
        <w:rPr>
          <w:rFonts w:ascii="Times New Roman" w:eastAsiaTheme="majorEastAsia" w:hAnsi="Times New Roman" w:cs="Times New Roman"/>
        </w:rPr>
        <w:t>/</w:t>
      </w:r>
      <w:r w:rsidR="00992BEC"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陳劍：此字尚殘存頭部筆畫，其形與「所」</w:t>
      </w:r>
      <w:proofErr w:type="gramStart"/>
      <w:r w:rsidRPr="00347FA3">
        <w:rPr>
          <w:rFonts w:ascii="Times New Roman" w:eastAsiaTheme="majorEastAsia" w:hAnsi="Times New Roman" w:cs="Times New Roman"/>
        </w:rPr>
        <w:t>不</w:t>
      </w:r>
      <w:proofErr w:type="gramEnd"/>
      <w:r w:rsidRPr="00347FA3">
        <w:rPr>
          <w:rFonts w:ascii="Times New Roman" w:eastAsiaTheme="majorEastAsia" w:hAnsi="Times New Roman" w:cs="Times New Roman"/>
        </w:rPr>
        <w:t>類。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鳲鳩</w:t>
      </w:r>
      <w:proofErr w:type="gramEnd"/>
      <w:r w:rsidRPr="00347FA3">
        <w:rPr>
          <w:rFonts w:ascii="Times New Roman" w:eastAsiaTheme="majorEastAsia" w:hAnsi="Times New Roman" w:cs="Times New Roman"/>
        </w:rPr>
        <w:t>：簡</w:t>
      </w:r>
      <w:r w:rsidRPr="00347FA3">
        <w:rPr>
          <w:rFonts w:ascii="Times New Roman" w:eastAsiaTheme="majorEastAsia" w:hAnsi="Times New Roman" w:cs="Times New Roman"/>
        </w:rPr>
        <w:t>25</w:t>
      </w:r>
      <w:r w:rsidRPr="00347FA3">
        <w:rPr>
          <w:rFonts w:ascii="Times New Roman" w:eastAsiaTheme="majorEastAsia" w:hAnsi="Times New Roman" w:cs="Times New Roman"/>
        </w:rPr>
        <w:t>尾部為「所」之殘，後應還有一字，已不存。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spellStart"/>
      <w:r w:rsidRPr="00347FA3">
        <w:rPr>
          <w:rFonts w:ascii="Times New Roman" w:eastAsiaTheme="majorEastAsia" w:hAnsi="Times New Roman" w:cs="Times New Roman"/>
        </w:rPr>
        <w:t>youren</w:t>
      </w:r>
      <w:proofErr w:type="spellEnd"/>
      <w:r w:rsidRPr="00347FA3">
        <w:rPr>
          <w:rFonts w:ascii="Times New Roman" w:eastAsiaTheme="majorEastAsia" w:hAnsi="Times New Roman" w:cs="Times New Roman"/>
        </w:rPr>
        <w:t>：但</w:t>
      </w:r>
      <w:proofErr w:type="gramStart"/>
      <w:r w:rsidRPr="00347FA3">
        <w:rPr>
          <w:rFonts w:ascii="Times New Roman" w:eastAsiaTheme="majorEastAsia" w:hAnsi="Times New Roman" w:cs="Times New Roman"/>
        </w:rPr>
        <w:t>從孔簡</w:t>
      </w:r>
      <w:proofErr w:type="gramEnd"/>
      <w:r w:rsidRPr="00347FA3">
        <w:rPr>
          <w:rFonts w:ascii="Times New Roman" w:eastAsiaTheme="majorEastAsia" w:hAnsi="Times New Roman" w:cs="Times New Roman"/>
        </w:rPr>
        <w:t>25</w:t>
      </w:r>
      <w:r w:rsidRPr="00347FA3">
        <w:rPr>
          <w:rFonts w:ascii="Times New Roman" w:eastAsiaTheme="majorEastAsia" w:hAnsi="Times New Roman" w:cs="Times New Roman"/>
        </w:rPr>
        <w:t>與史簡</w:t>
      </w:r>
      <w:r w:rsidRPr="00347FA3">
        <w:rPr>
          <w:rFonts w:ascii="Times New Roman" w:eastAsiaTheme="majorEastAsia" w:hAnsi="Times New Roman" w:cs="Times New Roman"/>
        </w:rPr>
        <w:t>5</w:t>
      </w:r>
      <w:r w:rsidRPr="00347FA3">
        <w:rPr>
          <w:rFonts w:ascii="Times New Roman" w:eastAsiaTheme="majorEastAsia" w:hAnsi="Times New Roman" w:cs="Times New Roman"/>
        </w:rPr>
        <w:t>綴合圖片中很容易就看出來，這中間如果要再補一字，那麽史簡</w:t>
      </w:r>
      <w:r w:rsidRPr="00347FA3">
        <w:rPr>
          <w:rFonts w:ascii="Times New Roman" w:eastAsiaTheme="majorEastAsia" w:hAnsi="Times New Roman" w:cs="Times New Roman"/>
        </w:rPr>
        <w:t>5</w:t>
      </w:r>
      <w:r w:rsidRPr="00347FA3">
        <w:rPr>
          <w:rFonts w:ascii="Times New Roman" w:eastAsiaTheme="majorEastAsia" w:hAnsi="Times New Roman" w:cs="Times New Roman"/>
        </w:rPr>
        <w:t>的契口將不符合本篇編聯的要求。</w:t>
      </w:r>
      <w:proofErr w:type="gramStart"/>
      <w:r w:rsidRPr="00347FA3">
        <w:rPr>
          <w:rFonts w:ascii="Times New Roman" w:eastAsiaTheme="majorEastAsia" w:hAnsi="Times New Roman" w:cs="Times New Roman"/>
        </w:rPr>
        <w:t>簡末從字跡殘筆來</w:t>
      </w:r>
      <w:proofErr w:type="gramEnd"/>
      <w:r w:rsidRPr="00347FA3">
        <w:rPr>
          <w:rFonts w:ascii="Times New Roman" w:eastAsiaTheme="majorEastAsia" w:hAnsi="Times New Roman" w:cs="Times New Roman"/>
        </w:rPr>
        <w:t>看確實不像「所」，</w:t>
      </w:r>
      <w:proofErr w:type="gramStart"/>
      <w:r w:rsidRPr="00347FA3">
        <w:rPr>
          <w:rFonts w:ascii="Times New Roman" w:eastAsiaTheme="majorEastAsia" w:hAnsi="Times New Roman" w:cs="Times New Roman"/>
        </w:rPr>
        <w:t>如果末字不是</w:t>
      </w:r>
      <w:proofErr w:type="gramEnd"/>
      <w:r w:rsidRPr="00347FA3">
        <w:rPr>
          <w:rFonts w:ascii="Times New Roman" w:eastAsiaTheme="majorEastAsia" w:hAnsi="Times New Roman" w:cs="Times New Roman"/>
        </w:rPr>
        <w:t>「所」，那麼它就當是與「植」所相對的動詞，而書手將「所」</w:t>
      </w:r>
      <w:proofErr w:type="gramStart"/>
      <w:r w:rsidRPr="00347FA3">
        <w:rPr>
          <w:rFonts w:ascii="Times New Roman" w:eastAsiaTheme="majorEastAsia" w:hAnsi="Times New Roman" w:cs="Times New Roman"/>
        </w:rPr>
        <w:t>字漏抄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：此字當爲「灋（廢）」。如果這個推測可信，</w:t>
      </w:r>
      <w:proofErr w:type="gramStart"/>
      <w:r w:rsidRPr="00347FA3">
        <w:rPr>
          <w:rFonts w:ascii="Times New Roman" w:eastAsiaTheme="majorEastAsia" w:hAnsi="Times New Roman" w:cs="Times New Roman"/>
        </w:rPr>
        <w:t>則書手</w:t>
      </w:r>
      <w:proofErr w:type="gramEnd"/>
      <w:r w:rsidRPr="00347FA3">
        <w:rPr>
          <w:rFonts w:ascii="Times New Roman" w:eastAsiaTheme="majorEastAsia" w:hAnsi="Times New Roman" w:cs="Times New Roman"/>
        </w:rPr>
        <w:t>在「灋（廢）」字前本來就漏抄了一個「所」字。因此這兩簡的拼接就沒有補字的問題了</w:t>
      </w:r>
      <w:r w:rsidR="00992BEC" w:rsidRPr="00347FA3">
        <w:rPr>
          <w:rFonts w:ascii="Times New Roman" w:eastAsiaTheme="majorEastAsia" w:hAnsi="Times New Roman" w:cs="Times New Roman"/>
        </w:rPr>
        <w:t>。</w:t>
      </w:r>
      <w:r w:rsidR="00992BEC"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鳲鳩</w:t>
      </w:r>
      <w:proofErr w:type="gramEnd"/>
      <w:r w:rsidR="00E52D82" w:rsidRPr="00347FA3">
        <w:rPr>
          <w:rFonts w:ascii="Times New Roman" w:eastAsiaTheme="majorEastAsia" w:hAnsi="Times New Roman" w:cs="Times New Roman"/>
        </w:rPr>
        <w:t>、</w:t>
      </w:r>
      <w:proofErr w:type="spellStart"/>
      <w:r w:rsidR="00E52D82" w:rsidRPr="00347FA3">
        <w:rPr>
          <w:rFonts w:ascii="Times New Roman" w:eastAsiaTheme="majorEastAsia" w:hAnsi="Times New Roman" w:cs="Times New Roman"/>
        </w:rPr>
        <w:t>youren</w:t>
      </w:r>
      <w:proofErr w:type="spellEnd"/>
      <w:r w:rsidR="00E52D82" w:rsidRPr="00347FA3">
        <w:rPr>
          <w:rFonts w:ascii="Times New Roman" w:eastAsiaTheme="majorEastAsia" w:hAnsi="Times New Roman" w:cs="Times New Roman"/>
        </w:rPr>
        <w:t>：</w:t>
      </w:r>
      <w:r w:rsidRPr="00347FA3">
        <w:rPr>
          <w:rFonts w:ascii="Times New Roman" w:eastAsiaTheme="majorEastAsia" w:hAnsi="Times New Roman" w:cs="Times New Roman"/>
        </w:rPr>
        <w:t>《孔》簡</w:t>
      </w:r>
      <w:r w:rsidRPr="00347FA3">
        <w:rPr>
          <w:rFonts w:ascii="Times New Roman" w:eastAsiaTheme="majorEastAsia" w:hAnsi="Times New Roman" w:cs="Times New Roman"/>
        </w:rPr>
        <w:t>25</w:t>
      </w:r>
      <w:r w:rsidRPr="00347FA3">
        <w:rPr>
          <w:rFonts w:ascii="Times New Roman" w:eastAsiaTheme="majorEastAsia" w:hAnsi="Times New Roman" w:cs="Times New Roman"/>
        </w:rPr>
        <w:t>與《史》簡</w:t>
      </w:r>
      <w:r w:rsidRPr="00347FA3">
        <w:rPr>
          <w:rFonts w:ascii="Times New Roman" w:eastAsiaTheme="majorEastAsia" w:hAnsi="Times New Roman" w:cs="Times New Roman"/>
        </w:rPr>
        <w:t>5</w:t>
      </w:r>
      <w:r w:rsidRPr="00347FA3">
        <w:rPr>
          <w:rFonts w:ascii="Times New Roman" w:eastAsiaTheme="majorEastAsia" w:hAnsi="Times New Roman" w:cs="Times New Roman"/>
        </w:rPr>
        <w:t>，</w:t>
      </w:r>
      <w:proofErr w:type="gramStart"/>
      <w:r w:rsidRPr="00347FA3">
        <w:rPr>
          <w:rFonts w:ascii="Times New Roman" w:eastAsiaTheme="majorEastAsia" w:hAnsi="Times New Roman" w:cs="Times New Roman"/>
        </w:rPr>
        <w:t>兩枚簡可接續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  <w:r w:rsidR="00992BEC" w:rsidRPr="00347FA3">
        <w:rPr>
          <w:rFonts w:ascii="Times New Roman" w:eastAsiaTheme="majorEastAsia" w:hAnsi="Times New Roman" w:cs="Times New Roman"/>
        </w:rPr>
        <w:t xml:space="preserve">/ </w:t>
      </w:r>
      <w:r w:rsidR="00992BEC" w:rsidRPr="00347FA3">
        <w:rPr>
          <w:rFonts w:ascii="Times New Roman" w:eastAsiaTheme="majorEastAsia" w:hAnsi="Times New Roman" w:cs="Times New Roman"/>
        </w:rPr>
        <w:t>陳劍：《孔》簡</w:t>
      </w:r>
      <w:r w:rsidR="00992BEC" w:rsidRPr="00347FA3">
        <w:rPr>
          <w:rFonts w:ascii="Times New Roman" w:eastAsiaTheme="majorEastAsia" w:hAnsi="Times New Roman" w:cs="Times New Roman"/>
        </w:rPr>
        <w:t>25</w:t>
      </w:r>
      <w:proofErr w:type="gramStart"/>
      <w:r w:rsidR="00992BEC" w:rsidRPr="00347FA3">
        <w:rPr>
          <w:rFonts w:ascii="Times New Roman" w:eastAsiaTheme="majorEastAsia" w:hAnsi="Times New Roman" w:cs="Times New Roman"/>
        </w:rPr>
        <w:t>末殘字尚</w:t>
      </w:r>
      <w:proofErr w:type="gramEnd"/>
      <w:r w:rsidR="00992BEC" w:rsidRPr="00347FA3">
        <w:rPr>
          <w:rFonts w:ascii="Times New Roman" w:eastAsiaTheme="majorEastAsia" w:hAnsi="Times New Roman" w:cs="Times New Roman"/>
        </w:rPr>
        <w:t>殘存頭部筆畫，其形與「所」</w:t>
      </w:r>
      <w:proofErr w:type="gramStart"/>
      <w:r w:rsidR="00992BEC" w:rsidRPr="00347FA3">
        <w:rPr>
          <w:rFonts w:ascii="Times New Roman" w:eastAsiaTheme="majorEastAsia" w:hAnsi="Times New Roman" w:cs="Times New Roman"/>
        </w:rPr>
        <w:t>不</w:t>
      </w:r>
      <w:proofErr w:type="gramEnd"/>
      <w:r w:rsidR="00992BEC" w:rsidRPr="00347FA3">
        <w:rPr>
          <w:rFonts w:ascii="Times New Roman" w:eastAsiaTheme="majorEastAsia" w:hAnsi="Times New Roman" w:cs="Times New Roman"/>
        </w:rPr>
        <w:t>類。</w:t>
      </w:r>
      <w:proofErr w:type="gramStart"/>
      <w:r w:rsidR="00992BEC" w:rsidRPr="00347FA3">
        <w:rPr>
          <w:rFonts w:ascii="Times New Roman" w:eastAsiaTheme="majorEastAsia" w:hAnsi="Times New Roman" w:cs="Times New Roman"/>
        </w:rPr>
        <w:t>此簡</w:t>
      </w:r>
      <w:proofErr w:type="gramEnd"/>
      <w:r w:rsidR="00992BEC" w:rsidRPr="00347FA3">
        <w:rPr>
          <w:rFonts w:ascii="Times New Roman" w:eastAsiaTheme="majorEastAsia" w:hAnsi="Times New Roman" w:cs="Times New Roman"/>
        </w:rPr>
        <w:t>「民」字、「所」字的寫法皆與</w:t>
      </w:r>
      <w:proofErr w:type="gramStart"/>
      <w:r w:rsidR="00992BEC" w:rsidRPr="00347FA3">
        <w:rPr>
          <w:rFonts w:ascii="Times New Roman" w:eastAsiaTheme="majorEastAsia" w:hAnsi="Times New Roman" w:cs="Times New Roman"/>
        </w:rPr>
        <w:t>本篇多見</w:t>
      </w:r>
      <w:proofErr w:type="gramEnd"/>
      <w:r w:rsidR="00992BEC" w:rsidRPr="00347FA3">
        <w:rPr>
          <w:rFonts w:ascii="Times New Roman" w:eastAsiaTheme="majorEastAsia" w:hAnsi="Times New Roman" w:cs="Times New Roman"/>
        </w:rPr>
        <w:t>的寫法不同，其文意也跟本篇討論的重點看不出有多大關聯。</w:t>
      </w:r>
      <w:proofErr w:type="gramStart"/>
      <w:r w:rsidR="00992BEC" w:rsidRPr="00347FA3">
        <w:rPr>
          <w:rFonts w:ascii="Times New Roman" w:eastAsiaTheme="majorEastAsia" w:hAnsi="Times New Roman" w:cs="Times New Roman"/>
        </w:rPr>
        <w:t>此簡未必</w:t>
      </w:r>
      <w:proofErr w:type="gramEnd"/>
      <w:r w:rsidR="00992BEC" w:rsidRPr="00347FA3">
        <w:rPr>
          <w:rFonts w:ascii="Times New Roman" w:eastAsiaTheme="majorEastAsia" w:hAnsi="Times New Roman" w:cs="Times New Roman"/>
        </w:rPr>
        <w:t>屬於《孔》篇。</w:t>
      </w:r>
      <w:r w:rsidR="00992BEC" w:rsidRPr="00347FA3">
        <w:rPr>
          <w:rFonts w:ascii="Times New Roman" w:eastAsiaTheme="majorEastAsia" w:hAnsi="Times New Roman" w:cs="Times New Roman"/>
        </w:rPr>
        <w:t xml:space="preserve">/ </w:t>
      </w:r>
      <w:r w:rsidR="00992BEC" w:rsidRPr="00347FA3">
        <w:rPr>
          <w:rFonts w:ascii="Times New Roman" w:eastAsiaTheme="majorEastAsia" w:hAnsi="Times New Roman" w:cs="Times New Roman"/>
        </w:rPr>
        <w:t>張峰：</w:t>
      </w:r>
      <w:proofErr w:type="gramStart"/>
      <w:r w:rsidR="00992BEC" w:rsidRPr="00347FA3">
        <w:rPr>
          <w:rFonts w:ascii="Times New Roman" w:eastAsiaTheme="majorEastAsia" w:hAnsi="Times New Roman" w:cs="Times New Roman"/>
        </w:rPr>
        <w:t>孔簡</w:t>
      </w:r>
      <w:proofErr w:type="gramEnd"/>
      <w:r w:rsidR="00992BEC" w:rsidRPr="00347FA3">
        <w:rPr>
          <w:rFonts w:ascii="Times New Roman" w:eastAsiaTheme="majorEastAsia" w:hAnsi="Times New Roman" w:cs="Times New Roman"/>
        </w:rPr>
        <w:t>25</w:t>
      </w:r>
      <w:r w:rsidR="00992BEC" w:rsidRPr="00347FA3">
        <w:rPr>
          <w:rFonts w:ascii="Times New Roman" w:eastAsiaTheme="majorEastAsia" w:hAnsi="Times New Roman" w:cs="Times New Roman"/>
        </w:rPr>
        <w:t>末字</w:t>
      </w:r>
      <w:proofErr w:type="gramStart"/>
      <w:r w:rsidR="00992BEC" w:rsidRPr="00347FA3">
        <w:rPr>
          <w:rFonts w:ascii="Times New Roman" w:eastAsiaTheme="majorEastAsia" w:hAnsi="Times New Roman" w:cs="Times New Roman"/>
        </w:rPr>
        <w:t>疑</w:t>
      </w:r>
      <w:proofErr w:type="gramEnd"/>
      <w:r w:rsidR="00992BEC" w:rsidRPr="00347FA3">
        <w:rPr>
          <w:rFonts w:ascii="Times New Roman" w:eastAsiaTheme="majorEastAsia" w:hAnsi="Times New Roman" w:cs="Times New Roman"/>
        </w:rPr>
        <w:t>「</w:t>
      </w:r>
      <w:proofErr w:type="gramStart"/>
      <w:r w:rsidR="00992BEC" w:rsidRPr="00347FA3">
        <w:rPr>
          <w:rFonts w:ascii="Times New Roman" w:eastAsiaTheme="majorEastAsia" w:hAnsi="Times New Roman" w:cs="Times New Roman"/>
        </w:rPr>
        <w:t>隓</w:t>
      </w:r>
      <w:proofErr w:type="gramEnd"/>
      <w:r w:rsidR="00992BEC" w:rsidRPr="00347FA3">
        <w:rPr>
          <w:rFonts w:ascii="Times New Roman" w:eastAsiaTheme="majorEastAsia" w:hAnsi="Times New Roman" w:cs="Times New Roman"/>
        </w:rPr>
        <w:t>」字，讀「墮」，</w:t>
      </w:r>
      <w:proofErr w:type="gramStart"/>
      <w:r w:rsidR="00992BEC" w:rsidRPr="00347FA3">
        <w:rPr>
          <w:rFonts w:ascii="Times New Roman" w:eastAsiaTheme="majorEastAsia" w:hAnsi="Times New Roman" w:cs="Times New Roman"/>
        </w:rPr>
        <w:t>俗作「隳</w:t>
      </w:r>
      <w:proofErr w:type="gramEnd"/>
      <w:r w:rsidR="00992BEC" w:rsidRPr="00347FA3">
        <w:rPr>
          <w:rFonts w:ascii="Times New Roman" w:eastAsiaTheme="majorEastAsia" w:hAnsi="Times New Roman" w:cs="Times New Roman"/>
        </w:rPr>
        <w:t>」，毀也。</w:t>
      </w:r>
    </w:p>
  </w:footnote>
  <w:footnote w:id="59">
    <w:p w14:paraId="7AC2A519" w14:textId="305F5A06" w:rsidR="000C7C43" w:rsidRPr="00347FA3" w:rsidRDefault="000C7C43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="00992BEC" w:rsidRPr="00347FA3">
        <w:rPr>
          <w:rFonts w:ascii="Times New Roman" w:eastAsiaTheme="majorEastAsia" w:hAnsi="Times New Roman" w:cs="Times New Roman"/>
        </w:rPr>
        <w:t>整理者：豎，</w:t>
      </w:r>
      <w:proofErr w:type="gramStart"/>
      <w:r w:rsidR="00992BEC" w:rsidRPr="00347FA3">
        <w:rPr>
          <w:rFonts w:ascii="Times New Roman" w:eastAsiaTheme="majorEastAsia" w:hAnsi="Times New Roman" w:cs="Times New Roman"/>
        </w:rPr>
        <w:t>《</w:t>
      </w:r>
      <w:proofErr w:type="gramEnd"/>
      <w:r w:rsidR="00992BEC" w:rsidRPr="00347FA3">
        <w:rPr>
          <w:rFonts w:ascii="Times New Roman" w:eastAsiaTheme="majorEastAsia" w:hAnsi="Times New Roman" w:cs="Times New Roman"/>
        </w:rPr>
        <w:t>説文》「豎立也」。</w:t>
      </w:r>
    </w:p>
  </w:footnote>
  <w:footnote w:id="60">
    <w:p w14:paraId="7DB53E92" w14:textId="73EA9A5B" w:rsidR="00992BEC" w:rsidRPr="00347FA3" w:rsidRDefault="00992BEC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整理者：子，尊稱，代詞。</w:t>
      </w:r>
      <w:r w:rsidR="005E5C64" w:rsidRPr="00347FA3">
        <w:rPr>
          <w:rFonts w:ascii="Times New Roman" w:eastAsiaTheme="majorEastAsia" w:hAnsi="Times New Roman" w:cs="Times New Roman"/>
        </w:rPr>
        <w:t xml:space="preserve">/ </w:t>
      </w:r>
      <w:r w:rsidR="005E5C64" w:rsidRPr="00347FA3">
        <w:rPr>
          <w:rFonts w:ascii="Times New Roman" w:eastAsiaTheme="majorEastAsia" w:hAnsi="Times New Roman" w:cs="Times New Roman"/>
        </w:rPr>
        <w:t>俞紹宏、張青松：「子」作為尊稱是名詞。</w:t>
      </w:r>
    </w:p>
  </w:footnote>
  <w:footnote w:id="61">
    <w:p w14:paraId="2B8B667C" w14:textId="04C11E54" w:rsidR="00992BEC" w:rsidRPr="00347FA3" w:rsidRDefault="00992BEC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="00E52D82" w:rsidRPr="00347FA3">
        <w:rPr>
          <w:rFonts w:ascii="Times New Roman" w:eastAsiaTheme="majorEastAsia" w:hAnsi="Times New Roman" w:cs="Times New Roman"/>
        </w:rPr>
        <w:t>整理者：「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B0D7F92" wp14:editId="155AF079">
            <wp:extent cx="106878" cy="134480"/>
            <wp:effectExtent l="0" t="0" r="7620" b="0"/>
            <wp:docPr id="1098113264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30" cy="142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D82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釋</w:t>
      </w:r>
      <w:r w:rsidR="00E52D82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氏</w:t>
      </w:r>
      <w:r w:rsidR="00E52D82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，讀爲</w:t>
      </w:r>
      <w:r w:rsidR="00E52D82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是</w:t>
      </w:r>
      <w:r w:rsidR="00E52D82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。</w:t>
      </w:r>
      <w:r w:rsidR="00E52D82"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蘇建洲：此字也見於上博五《姑》簡</w:t>
      </w:r>
      <w:r w:rsidRPr="00347FA3">
        <w:rPr>
          <w:rFonts w:ascii="Times New Roman" w:eastAsiaTheme="majorEastAsia" w:hAnsi="Times New Roman" w:cs="Times New Roman"/>
        </w:rPr>
        <w:t>7</w:t>
      </w:r>
      <w:r w:rsidRPr="00347FA3">
        <w:rPr>
          <w:rFonts w:ascii="Times New Roman" w:eastAsiaTheme="majorEastAsia" w:hAnsi="Times New Roman" w:cs="Times New Roman"/>
        </w:rPr>
        <w:t>，</w:t>
      </w:r>
      <w:proofErr w:type="gramStart"/>
      <w:r w:rsidRPr="00347FA3">
        <w:rPr>
          <w:rFonts w:ascii="Times New Roman" w:eastAsiaTheme="majorEastAsia" w:hAnsi="Times New Roman" w:cs="Times New Roman"/>
        </w:rPr>
        <w:t>釋為</w:t>
      </w:r>
      <w:proofErr w:type="gramEnd"/>
      <w:r w:rsidR="00E52D82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厇</w:t>
      </w:r>
      <w:r w:rsidR="00E52D82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。</w:t>
      </w:r>
      <w:r w:rsidR="00E52D82" w:rsidRPr="00347FA3">
        <w:rPr>
          <w:rFonts w:ascii="Times New Roman" w:eastAsiaTheme="majorEastAsia" w:hAnsi="Times New Roman" w:cs="Times New Roman"/>
        </w:rPr>
        <w:t xml:space="preserve">/ </w:t>
      </w:r>
      <w:r w:rsidR="00E52D82" w:rsidRPr="00347FA3">
        <w:rPr>
          <w:rFonts w:ascii="Times New Roman" w:eastAsiaTheme="majorEastAsia" w:hAnsi="Times New Roman" w:cs="Times New Roman"/>
        </w:rPr>
        <w:t>羅</w:t>
      </w:r>
      <w:proofErr w:type="gramStart"/>
      <w:r w:rsidR="00E52D82" w:rsidRPr="00347FA3">
        <w:rPr>
          <w:rFonts w:ascii="Times New Roman" w:eastAsiaTheme="majorEastAsia" w:hAnsi="Times New Roman" w:cs="Times New Roman"/>
        </w:rPr>
        <w:t>運環</w:t>
      </w:r>
      <w:r w:rsidRPr="00347FA3">
        <w:rPr>
          <w:rFonts w:ascii="Times New Roman" w:eastAsiaTheme="majorEastAsia" w:hAnsi="Times New Roman" w:cs="Times New Roman"/>
        </w:rPr>
        <w:t>：</w:t>
      </w:r>
      <w:proofErr w:type="gramEnd"/>
      <w:r w:rsidR="00E52D82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氏</w:t>
      </w:r>
      <w:r w:rsidR="00E52D82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論字形</w:t>
      </w:r>
      <w:proofErr w:type="gramStart"/>
      <w:r w:rsidRPr="00347FA3">
        <w:rPr>
          <w:rFonts w:ascii="Times New Roman" w:eastAsiaTheme="majorEastAsia" w:hAnsi="Times New Roman" w:cs="Times New Roman"/>
        </w:rPr>
        <w:t>當釋爲</w:t>
      </w:r>
      <w:proofErr w:type="gramEnd"/>
      <w:r w:rsidR="00E52D82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厇</w:t>
      </w:r>
      <w:r w:rsidR="00E52D82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，看文意當釋爲</w:t>
      </w:r>
      <w:r w:rsidR="00E52D82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氏</w:t>
      </w:r>
      <w:r w:rsidR="00E52D82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，讀爲</w:t>
      </w:r>
      <w:r w:rsidR="00E52D82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是</w:t>
      </w:r>
      <w:r w:rsidR="00E52D82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。對比簡文</w:t>
      </w:r>
      <w:r w:rsidR="00E52D82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氏</w:t>
      </w:r>
      <w:r w:rsidR="00E52D82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、</w:t>
      </w:r>
      <w:r w:rsidR="00E52D82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厇</w:t>
      </w:r>
      <w:r w:rsidR="00E52D82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，字形相近，本簡</w:t>
      </w:r>
      <w:r w:rsidR="00E52D82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厇</w:t>
      </w:r>
      <w:r w:rsidR="00E52D82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應爲</w:t>
      </w:r>
      <w:r w:rsidR="00E52D82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氏</w:t>
      </w:r>
      <w:r w:rsidR="00E52D82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字的筆誤。</w:t>
      </w:r>
      <w:r w:rsidR="00E52D82" w:rsidRPr="00347FA3">
        <w:rPr>
          <w:rFonts w:ascii="Times New Roman" w:eastAsiaTheme="majorEastAsia" w:hAnsi="Times New Roman" w:cs="Times New Roman"/>
        </w:rPr>
        <w:t xml:space="preserve">/ </w:t>
      </w:r>
      <w:r w:rsidR="00E52D82" w:rsidRPr="00347FA3">
        <w:rPr>
          <w:rFonts w:ascii="Times New Roman" w:eastAsiaTheme="majorEastAsia" w:hAnsi="Times New Roman" w:cs="Times New Roman"/>
        </w:rPr>
        <w:t>高榮鴻：釋「氒」，可讀「是」，如《凡物流形》甲簡</w:t>
      </w:r>
      <w:r w:rsidR="00E52D82" w:rsidRPr="00347FA3">
        <w:rPr>
          <w:rFonts w:ascii="Times New Roman" w:eastAsiaTheme="majorEastAsia" w:hAnsi="Times New Roman" w:cs="Times New Roman"/>
        </w:rPr>
        <w:t>24</w:t>
      </w:r>
      <w:r w:rsidR="00E52D82" w:rsidRPr="00347FA3">
        <w:rPr>
          <w:rFonts w:ascii="Times New Roman" w:eastAsiaTheme="majorEastAsia" w:hAnsi="Times New Roman" w:cs="Times New Roman"/>
        </w:rPr>
        <w:t>、乙簡</w:t>
      </w:r>
      <w:r w:rsidR="00E52D82" w:rsidRPr="00347FA3">
        <w:rPr>
          <w:rFonts w:ascii="Times New Roman" w:eastAsiaTheme="majorEastAsia" w:hAnsi="Times New Roman" w:cs="Times New Roman"/>
        </w:rPr>
        <w:t>17</w:t>
      </w:r>
      <w:r w:rsidR="00E52D82" w:rsidRPr="00347FA3">
        <w:rPr>
          <w:rFonts w:ascii="Times New Roman" w:eastAsiaTheme="majorEastAsia" w:hAnsi="Times New Roman" w:cs="Times New Roman"/>
        </w:rPr>
        <w:t>。</w:t>
      </w:r>
    </w:p>
  </w:footnote>
  <w:footnote w:id="62">
    <w:p w14:paraId="0C62259B" w14:textId="6FE04459" w:rsidR="00992BEC" w:rsidRPr="00347FA3" w:rsidRDefault="00992BEC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="00E52D82" w:rsidRPr="00347FA3">
        <w:rPr>
          <w:rFonts w:ascii="Times New Roman" w:eastAsiaTheme="majorEastAsia" w:hAnsi="Times New Roman" w:cs="Times New Roman"/>
        </w:rPr>
        <w:t>整理者：「</w:t>
      </w:r>
      <w:r w:rsidR="00E52D82"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4BE3CFA" wp14:editId="58E4321B">
            <wp:extent cx="59377" cy="110837"/>
            <wp:effectExtent l="0" t="0" r="0" b="3810"/>
            <wp:docPr id="8747913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913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163" cy="12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D82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釋</w:t>
      </w:r>
      <w:r w:rsidR="00E52D82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見</w:t>
      </w:r>
      <w:r w:rsidR="00E52D82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。</w:t>
      </w:r>
      <w:r w:rsidR="00E52D82" w:rsidRPr="00347FA3">
        <w:rPr>
          <w:rFonts w:ascii="Times New Roman" w:eastAsiaTheme="majorEastAsia" w:hAnsi="Times New Roman" w:cs="Times New Roman"/>
        </w:rPr>
        <w:t xml:space="preserve">/ </w:t>
      </w:r>
      <w:proofErr w:type="spellStart"/>
      <w:r w:rsidRPr="00347FA3">
        <w:rPr>
          <w:rFonts w:ascii="Times New Roman" w:eastAsiaTheme="majorEastAsia" w:hAnsi="Times New Roman" w:cs="Times New Roman"/>
        </w:rPr>
        <w:t>Youren</w:t>
      </w:r>
      <w:proofErr w:type="spellEnd"/>
      <w:r w:rsidRPr="00347FA3">
        <w:rPr>
          <w:rFonts w:ascii="Times New Roman" w:eastAsiaTheme="majorEastAsia" w:hAnsi="Times New Roman" w:cs="Times New Roman"/>
        </w:rPr>
        <w:t>：</w:t>
      </w:r>
      <w:proofErr w:type="gramStart"/>
      <w:r w:rsidRPr="00347FA3">
        <w:rPr>
          <w:rFonts w:ascii="Times New Roman" w:eastAsiaTheme="majorEastAsia" w:hAnsi="Times New Roman" w:cs="Times New Roman"/>
        </w:rPr>
        <w:t>改</w:t>
      </w:r>
      <w:r w:rsidR="00E52D82" w:rsidRPr="00347FA3">
        <w:rPr>
          <w:rFonts w:ascii="Times New Roman" w:eastAsiaTheme="majorEastAsia" w:hAnsi="Times New Roman" w:cs="Times New Roman"/>
        </w:rPr>
        <w:t>釋「</w:t>
      </w:r>
      <w:proofErr w:type="gramEnd"/>
      <w:r w:rsidRPr="00347FA3">
        <w:rPr>
          <w:rFonts w:ascii="Times New Roman" w:eastAsiaTheme="majorEastAsia" w:hAnsi="Times New Roman" w:cs="Times New Roman"/>
        </w:rPr>
        <w:t>視</w:t>
      </w:r>
      <w:r w:rsidR="00E52D82"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>。</w:t>
      </w:r>
    </w:p>
  </w:footnote>
  <w:footnote w:id="63">
    <w:p w14:paraId="34864677" w14:textId="09E182E3" w:rsidR="00E52D82" w:rsidRPr="00347FA3" w:rsidRDefault="00E52D82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="005E5C64" w:rsidRPr="00347FA3">
        <w:rPr>
          <w:rFonts w:ascii="Times New Roman" w:eastAsiaTheme="majorEastAsia" w:hAnsi="Times New Roman" w:cs="Times New Roman"/>
        </w:rPr>
        <w:t>賴怡璇：「其」</w:t>
      </w:r>
      <w:proofErr w:type="gramStart"/>
      <w:r w:rsidR="005E5C64" w:rsidRPr="00347FA3">
        <w:rPr>
          <w:rFonts w:ascii="Times New Roman" w:eastAsiaTheme="majorEastAsia" w:hAnsi="Times New Roman" w:cs="Times New Roman"/>
        </w:rPr>
        <w:t>可訓為</w:t>
      </w:r>
      <w:proofErr w:type="gramEnd"/>
      <w:r w:rsidR="005E5C64" w:rsidRPr="00347FA3">
        <w:rPr>
          <w:rFonts w:ascii="Times New Roman" w:eastAsiaTheme="majorEastAsia" w:hAnsi="Times New Roman" w:cs="Times New Roman"/>
        </w:rPr>
        <w:t>程度副詞「甚」。季旭</w:t>
      </w:r>
      <w:proofErr w:type="gramStart"/>
      <w:r w:rsidR="005E5C64" w:rsidRPr="00347FA3">
        <w:rPr>
          <w:rFonts w:ascii="Times New Roman" w:eastAsiaTheme="majorEastAsia" w:hAnsi="Times New Roman" w:cs="Times New Roman"/>
        </w:rPr>
        <w:t>昇</w:t>
      </w:r>
      <w:proofErr w:type="gramEnd"/>
      <w:r w:rsidR="005E5C64" w:rsidRPr="00347FA3">
        <w:rPr>
          <w:rFonts w:ascii="Times New Roman" w:eastAsiaTheme="majorEastAsia" w:hAnsi="Times New Roman" w:cs="Times New Roman"/>
        </w:rPr>
        <w:t>按：「其」訓「甚」，蓋通「</w:t>
      </w:r>
      <w:proofErr w:type="gramStart"/>
      <w:r w:rsidR="005E5C64" w:rsidRPr="00347FA3">
        <w:rPr>
          <w:rFonts w:ascii="Times New Roman" w:eastAsiaTheme="majorEastAsia" w:hAnsi="Times New Roman" w:cs="Times New Roman"/>
        </w:rPr>
        <w:t>綦</w:t>
      </w:r>
      <w:proofErr w:type="gramEnd"/>
      <w:r w:rsidR="005E5C64" w:rsidRPr="00347FA3">
        <w:rPr>
          <w:rFonts w:ascii="Times New Roman" w:eastAsiaTheme="majorEastAsia" w:hAnsi="Times New Roman" w:cs="Times New Roman"/>
        </w:rPr>
        <w:t>」，如</w:t>
      </w:r>
      <w:proofErr w:type="gramStart"/>
      <w:r w:rsidR="005E5C64" w:rsidRPr="00347FA3">
        <w:rPr>
          <w:rFonts w:ascii="Times New Roman" w:eastAsiaTheme="majorEastAsia" w:hAnsi="Times New Roman" w:cs="Times New Roman"/>
        </w:rPr>
        <w:t>不破讀</w:t>
      </w:r>
      <w:proofErr w:type="gramEnd"/>
      <w:r w:rsidR="005E5C64" w:rsidRPr="00347FA3">
        <w:rPr>
          <w:rFonts w:ascii="Times New Roman" w:eastAsiaTheme="majorEastAsia" w:hAnsi="Times New Roman" w:cs="Times New Roman"/>
        </w:rPr>
        <w:t>，</w:t>
      </w:r>
      <w:proofErr w:type="gramStart"/>
      <w:r w:rsidR="005E5C64" w:rsidRPr="00347FA3">
        <w:rPr>
          <w:rFonts w:ascii="Times New Roman" w:eastAsiaTheme="majorEastAsia" w:hAnsi="Times New Roman" w:cs="Times New Roman"/>
        </w:rPr>
        <w:t>則釋為語詞</w:t>
      </w:r>
      <w:proofErr w:type="gramEnd"/>
      <w:r w:rsidR="005E5C64" w:rsidRPr="00347FA3">
        <w:rPr>
          <w:rFonts w:ascii="Times New Roman" w:eastAsiaTheme="majorEastAsia" w:hAnsi="Times New Roman" w:cs="Times New Roman"/>
        </w:rPr>
        <w:t>也可。</w:t>
      </w:r>
    </w:p>
  </w:footnote>
  <w:footnote w:id="64">
    <w:p w14:paraId="7A1A1E15" w14:textId="168D0266" w:rsidR="005E5C64" w:rsidRPr="00347FA3" w:rsidRDefault="005E5C64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73533BC" wp14:editId="6F0E7D2C">
            <wp:extent cx="111929" cy="132108"/>
            <wp:effectExtent l="0" t="0" r="2540" b="1270"/>
            <wp:docPr id="466978424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11" cy="134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」從「又」，「虘」聲，即「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C24C7F2" wp14:editId="6A1762FB">
            <wp:extent cx="104836" cy="117941"/>
            <wp:effectExtent l="0" t="0" r="0" b="0"/>
            <wp:docPr id="717956635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85" cy="11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」字。簡文多用作「且」。</w:t>
      </w:r>
    </w:p>
  </w:footnote>
  <w:footnote w:id="65">
    <w:p w14:paraId="6F56481A" w14:textId="63B74F8D" w:rsidR="005E5C64" w:rsidRPr="00347FA3" w:rsidRDefault="005E5C64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</w:t>
      </w:r>
      <w:proofErr w:type="gramStart"/>
      <w:r w:rsidRPr="00347FA3">
        <w:rPr>
          <w:rFonts w:ascii="Times New Roman" w:eastAsiaTheme="majorEastAsia" w:hAnsi="Times New Roman" w:cs="Times New Roman"/>
        </w:rPr>
        <w:t>本簡下文</w:t>
      </w:r>
      <w:proofErr w:type="gramEnd"/>
      <w:r w:rsidRPr="00347FA3">
        <w:rPr>
          <w:rFonts w:ascii="Times New Roman" w:eastAsiaTheme="majorEastAsia" w:hAnsi="Times New Roman" w:cs="Times New Roman"/>
        </w:rPr>
        <w:t>殘缺。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：殘缺</w:t>
      </w:r>
      <w:r w:rsidRPr="00347FA3">
        <w:rPr>
          <w:rFonts w:ascii="Times New Roman" w:eastAsiaTheme="majorEastAsia" w:hAnsi="Times New Roman" w:cs="Times New Roman"/>
        </w:rPr>
        <w:t>6</w:t>
      </w:r>
      <w:r w:rsidRPr="00347FA3">
        <w:rPr>
          <w:rFonts w:ascii="Times New Roman" w:eastAsiaTheme="majorEastAsia" w:hAnsi="Times New Roman" w:cs="Times New Roman"/>
        </w:rPr>
        <w:t>字。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顧史考</w:t>
      </w:r>
      <w:proofErr w:type="gramEnd"/>
      <w:r w:rsidRPr="00347FA3">
        <w:rPr>
          <w:rFonts w:ascii="Times New Roman" w:eastAsiaTheme="majorEastAsia" w:hAnsi="Times New Roman" w:cs="Times New Roman"/>
        </w:rPr>
        <w:t>：簡</w:t>
      </w:r>
      <w:r w:rsidRPr="00347FA3">
        <w:rPr>
          <w:rFonts w:ascii="Times New Roman" w:eastAsiaTheme="majorEastAsia" w:hAnsi="Times New Roman" w:cs="Times New Roman"/>
        </w:rPr>
        <w:t>5</w:t>
      </w:r>
      <w:proofErr w:type="gramStart"/>
      <w:r w:rsidRPr="00347FA3">
        <w:rPr>
          <w:rFonts w:ascii="Times New Roman" w:eastAsiaTheme="majorEastAsia" w:hAnsi="Times New Roman" w:cs="Times New Roman"/>
        </w:rPr>
        <w:t>末殘字疑</w:t>
      </w:r>
      <w:proofErr w:type="gramEnd"/>
      <w:r w:rsidRPr="00347FA3">
        <w:rPr>
          <w:rFonts w:ascii="Times New Roman" w:eastAsiaTheme="majorEastAsia" w:hAnsi="Times New Roman" w:cs="Times New Roman"/>
        </w:rPr>
        <w:t>釋「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73144C2" wp14:editId="4827A87C">
            <wp:extent cx="118745" cy="114277"/>
            <wp:effectExtent l="0" t="0" r="0" b="635"/>
            <wp:docPr id="1585215707" name="圖片 1" descr="&amp;8.E07D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8.E07D;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57" cy="13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（仁）」。</w:t>
      </w:r>
    </w:p>
  </w:footnote>
  <w:footnote w:id="66">
    <w:p w14:paraId="1D193B59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</w:t>
      </w:r>
      <w:proofErr w:type="gramStart"/>
      <w:r w:rsidRPr="00347FA3">
        <w:rPr>
          <w:rFonts w:ascii="Times New Roman" w:eastAsiaTheme="majorEastAsia" w:hAnsi="Times New Roman" w:cs="Times New Roman"/>
        </w:rPr>
        <w:t>本簡</w:t>
      </w:r>
      <w:proofErr w:type="gramEnd"/>
      <w:r w:rsidRPr="00347FA3">
        <w:rPr>
          <w:rFonts w:ascii="Times New Roman" w:eastAsiaTheme="majorEastAsia" w:hAnsi="Times New Roman" w:cs="Times New Roman"/>
        </w:rPr>
        <w:t>6</w:t>
      </w:r>
      <w:r w:rsidRPr="00347FA3">
        <w:rPr>
          <w:rFonts w:ascii="Times New Roman" w:eastAsiaTheme="majorEastAsia" w:hAnsi="Times New Roman" w:cs="Times New Roman"/>
        </w:rPr>
        <w:t>上、</w:t>
      </w:r>
      <w:proofErr w:type="gramStart"/>
      <w:r w:rsidRPr="00347FA3">
        <w:rPr>
          <w:rFonts w:ascii="Times New Roman" w:eastAsiaTheme="majorEastAsia" w:hAnsi="Times New Roman" w:cs="Times New Roman"/>
        </w:rPr>
        <w:t>下殘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：認爲本簡上殘缺</w:t>
      </w:r>
      <w:r w:rsidRPr="00347FA3">
        <w:rPr>
          <w:rFonts w:ascii="Times New Roman" w:eastAsiaTheme="majorEastAsia" w:hAnsi="Times New Roman" w:cs="Times New Roman"/>
        </w:rPr>
        <w:t>10</w:t>
      </w:r>
      <w:r w:rsidRPr="00347FA3">
        <w:rPr>
          <w:rFonts w:ascii="Times New Roman" w:eastAsiaTheme="majorEastAsia" w:hAnsi="Times New Roman" w:cs="Times New Roman"/>
        </w:rPr>
        <w:t>字。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張峰：簡</w:t>
      </w:r>
      <w:r w:rsidRPr="00347FA3">
        <w:rPr>
          <w:rFonts w:ascii="Times New Roman" w:eastAsiaTheme="majorEastAsia" w:hAnsi="Times New Roman" w:cs="Times New Roman"/>
        </w:rPr>
        <w:t>6</w:t>
      </w:r>
      <w:r w:rsidRPr="00347FA3">
        <w:rPr>
          <w:rFonts w:ascii="Times New Roman" w:eastAsiaTheme="majorEastAsia" w:hAnsi="Times New Roman" w:cs="Times New Roman"/>
        </w:rPr>
        <w:t>和</w:t>
      </w:r>
      <w:proofErr w:type="gramStart"/>
      <w:r w:rsidRPr="00347FA3">
        <w:rPr>
          <w:rFonts w:ascii="Times New Roman" w:eastAsiaTheme="majorEastAsia" w:hAnsi="Times New Roman" w:cs="Times New Roman"/>
        </w:rPr>
        <w:t>簡</w:t>
      </w:r>
      <w:r w:rsidRPr="00347FA3">
        <w:rPr>
          <w:rFonts w:ascii="Times New Roman" w:eastAsiaTheme="majorEastAsia" w:hAnsi="Times New Roman" w:cs="Times New Roman"/>
        </w:rPr>
        <w:t>7</w:t>
      </w:r>
      <w:proofErr w:type="gramEnd"/>
      <w:r w:rsidRPr="00347FA3">
        <w:rPr>
          <w:rFonts w:ascii="Times New Roman" w:eastAsiaTheme="majorEastAsia" w:hAnsi="Times New Roman" w:cs="Times New Roman"/>
        </w:rPr>
        <w:t>也許連讀，下所列正好「八」。</w:t>
      </w:r>
    </w:p>
  </w:footnote>
  <w:footnote w:id="67">
    <w:p w14:paraId="6C068CBD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整理者：《周禮</w:t>
      </w:r>
      <w:r w:rsidRPr="00347FA3">
        <w:rPr>
          <w:rFonts w:ascii="Times New Roman" w:eastAsiaTheme="majorEastAsia" w:hAnsi="Times New Roman" w:cs="Times New Roman"/>
        </w:rPr>
        <w:t>`</w:t>
      </w:r>
      <w:r w:rsidRPr="00347FA3">
        <w:rPr>
          <w:rFonts w:ascii="Times New Roman" w:eastAsiaTheme="majorEastAsia" w:hAnsi="Times New Roman" w:cs="Times New Roman"/>
        </w:rPr>
        <w:t>天官冢宰》有「治</w:t>
      </w:r>
      <w:proofErr w:type="gramStart"/>
      <w:r w:rsidRPr="00347FA3">
        <w:rPr>
          <w:rFonts w:ascii="Times New Roman" w:eastAsiaTheme="majorEastAsia" w:hAnsi="Times New Roman" w:cs="Times New Roman"/>
        </w:rPr>
        <w:t>邦</w:t>
      </w:r>
      <w:proofErr w:type="gramEnd"/>
      <w:r w:rsidRPr="00347FA3">
        <w:rPr>
          <w:rFonts w:ascii="Times New Roman" w:eastAsiaTheme="majorEastAsia" w:hAnsi="Times New Roman" w:cs="Times New Roman"/>
        </w:rPr>
        <w:t>八法」：「以八法治官府。一日官屬，以舉</w:t>
      </w:r>
      <w:proofErr w:type="gramStart"/>
      <w:r w:rsidRPr="00347FA3">
        <w:rPr>
          <w:rFonts w:ascii="Times New Roman" w:eastAsiaTheme="majorEastAsia" w:hAnsi="Times New Roman" w:cs="Times New Roman"/>
        </w:rPr>
        <w:t>邦</w:t>
      </w:r>
      <w:proofErr w:type="gramEnd"/>
      <w:r w:rsidRPr="00347FA3">
        <w:rPr>
          <w:rFonts w:ascii="Times New Roman" w:eastAsiaTheme="majorEastAsia" w:hAnsi="Times New Roman" w:cs="Times New Roman"/>
        </w:rPr>
        <w:t>治。二曰官職，以辦</w:t>
      </w:r>
      <w:proofErr w:type="gramStart"/>
      <w:r w:rsidRPr="00347FA3">
        <w:rPr>
          <w:rFonts w:ascii="Times New Roman" w:eastAsiaTheme="majorEastAsia" w:hAnsi="Times New Roman" w:cs="Times New Roman"/>
        </w:rPr>
        <w:t>邦</w:t>
      </w:r>
      <w:proofErr w:type="gramEnd"/>
      <w:r w:rsidRPr="00347FA3">
        <w:rPr>
          <w:rFonts w:ascii="Times New Roman" w:eastAsiaTheme="majorEastAsia" w:hAnsi="Times New Roman" w:cs="Times New Roman"/>
        </w:rPr>
        <w:t>治。三</w:t>
      </w:r>
      <w:proofErr w:type="gramStart"/>
      <w:r w:rsidRPr="00347FA3">
        <w:rPr>
          <w:rFonts w:ascii="Times New Roman" w:eastAsiaTheme="majorEastAsia" w:hAnsi="Times New Roman" w:cs="Times New Roman"/>
        </w:rPr>
        <w:t>曰官聯</w:t>
      </w:r>
      <w:proofErr w:type="gramEnd"/>
      <w:r w:rsidRPr="00347FA3">
        <w:rPr>
          <w:rFonts w:ascii="Times New Roman" w:eastAsiaTheme="majorEastAsia" w:hAnsi="Times New Roman" w:cs="Times New Roman"/>
        </w:rPr>
        <w:t>，以</w:t>
      </w:r>
      <w:proofErr w:type="gramStart"/>
      <w:r w:rsidRPr="00347FA3">
        <w:rPr>
          <w:rFonts w:ascii="Times New Roman" w:eastAsiaTheme="majorEastAsia" w:hAnsi="Times New Roman" w:cs="Times New Roman"/>
        </w:rPr>
        <w:t>會官治</w:t>
      </w:r>
      <w:proofErr w:type="gramEnd"/>
      <w:r w:rsidRPr="00347FA3">
        <w:rPr>
          <w:rFonts w:ascii="Times New Roman" w:eastAsiaTheme="majorEastAsia" w:hAnsi="Times New Roman" w:cs="Times New Roman"/>
        </w:rPr>
        <w:t>，四</w:t>
      </w:r>
      <w:proofErr w:type="gramStart"/>
      <w:r w:rsidRPr="00347FA3">
        <w:rPr>
          <w:rFonts w:ascii="Times New Roman" w:eastAsiaTheme="majorEastAsia" w:hAnsi="Times New Roman" w:cs="Times New Roman"/>
        </w:rPr>
        <w:t>曰官常</w:t>
      </w:r>
      <w:proofErr w:type="gramEnd"/>
      <w:r w:rsidRPr="00347FA3">
        <w:rPr>
          <w:rFonts w:ascii="Times New Roman" w:eastAsiaTheme="majorEastAsia" w:hAnsi="Times New Roman" w:cs="Times New Roman"/>
        </w:rPr>
        <w:t>，以</w:t>
      </w:r>
      <w:proofErr w:type="gramStart"/>
      <w:r w:rsidRPr="00347FA3">
        <w:rPr>
          <w:rFonts w:ascii="Times New Roman" w:eastAsiaTheme="majorEastAsia" w:hAnsi="Times New Roman" w:cs="Times New Roman"/>
        </w:rPr>
        <w:t>聽官治</w:t>
      </w:r>
      <w:proofErr w:type="gramEnd"/>
      <w:r w:rsidRPr="00347FA3">
        <w:rPr>
          <w:rFonts w:ascii="Times New Roman" w:eastAsiaTheme="majorEastAsia" w:hAnsi="Times New Roman" w:cs="Times New Roman"/>
        </w:rPr>
        <w:t>。五</w:t>
      </w:r>
      <w:proofErr w:type="gramStart"/>
      <w:r w:rsidRPr="00347FA3">
        <w:rPr>
          <w:rFonts w:ascii="Times New Roman" w:eastAsiaTheme="majorEastAsia" w:hAnsi="Times New Roman" w:cs="Times New Roman"/>
        </w:rPr>
        <w:t>曰官成</w:t>
      </w:r>
      <w:proofErr w:type="gramEnd"/>
      <w:r w:rsidRPr="00347FA3">
        <w:rPr>
          <w:rFonts w:ascii="Times New Roman" w:eastAsiaTheme="majorEastAsia" w:hAnsi="Times New Roman" w:cs="Times New Roman"/>
        </w:rPr>
        <w:t>，以經</w:t>
      </w:r>
      <w:proofErr w:type="gramStart"/>
      <w:r w:rsidRPr="00347FA3">
        <w:rPr>
          <w:rFonts w:ascii="Times New Roman" w:eastAsiaTheme="majorEastAsia" w:hAnsi="Times New Roman" w:cs="Times New Roman"/>
        </w:rPr>
        <w:t>邦</w:t>
      </w:r>
      <w:proofErr w:type="gramEnd"/>
      <w:r w:rsidRPr="00347FA3">
        <w:rPr>
          <w:rFonts w:ascii="Times New Roman" w:eastAsiaTheme="majorEastAsia" w:hAnsi="Times New Roman" w:cs="Times New Roman"/>
        </w:rPr>
        <w:t>治。六</w:t>
      </w:r>
      <w:proofErr w:type="gramStart"/>
      <w:r w:rsidRPr="00347FA3">
        <w:rPr>
          <w:rFonts w:ascii="Times New Roman" w:eastAsiaTheme="majorEastAsia" w:hAnsi="Times New Roman" w:cs="Times New Roman"/>
        </w:rPr>
        <w:t>曰官法</w:t>
      </w:r>
      <w:proofErr w:type="gramEnd"/>
      <w:r w:rsidRPr="00347FA3">
        <w:rPr>
          <w:rFonts w:ascii="Times New Roman" w:eastAsiaTheme="majorEastAsia" w:hAnsi="Times New Roman" w:cs="Times New Roman"/>
        </w:rPr>
        <w:t>，以正</w:t>
      </w:r>
      <w:proofErr w:type="gramStart"/>
      <w:r w:rsidRPr="00347FA3">
        <w:rPr>
          <w:rFonts w:ascii="Times New Roman" w:eastAsiaTheme="majorEastAsia" w:hAnsi="Times New Roman" w:cs="Times New Roman"/>
        </w:rPr>
        <w:t>邦</w:t>
      </w:r>
      <w:proofErr w:type="gramEnd"/>
      <w:r w:rsidRPr="00347FA3">
        <w:rPr>
          <w:rFonts w:ascii="Times New Roman" w:eastAsiaTheme="majorEastAsia" w:hAnsi="Times New Roman" w:cs="Times New Roman"/>
        </w:rPr>
        <w:t>治。</w:t>
      </w:r>
      <w:proofErr w:type="gramStart"/>
      <w:r w:rsidRPr="00347FA3">
        <w:rPr>
          <w:rFonts w:ascii="Times New Roman" w:eastAsiaTheme="majorEastAsia" w:hAnsi="Times New Roman" w:cs="Times New Roman"/>
        </w:rPr>
        <w:t>七日官刑</w:t>
      </w:r>
      <w:proofErr w:type="gramEnd"/>
      <w:r w:rsidRPr="00347FA3">
        <w:rPr>
          <w:rFonts w:ascii="Times New Roman" w:eastAsiaTheme="majorEastAsia" w:hAnsi="Times New Roman" w:cs="Times New Roman"/>
        </w:rPr>
        <w:t>，以糾</w:t>
      </w:r>
      <w:proofErr w:type="gramStart"/>
      <w:r w:rsidRPr="00347FA3">
        <w:rPr>
          <w:rFonts w:ascii="Times New Roman" w:eastAsiaTheme="majorEastAsia" w:hAnsi="Times New Roman" w:cs="Times New Roman"/>
        </w:rPr>
        <w:t>邦</w:t>
      </w:r>
      <w:proofErr w:type="gramEnd"/>
      <w:r w:rsidRPr="00347FA3">
        <w:rPr>
          <w:rFonts w:ascii="Times New Roman" w:eastAsiaTheme="majorEastAsia" w:hAnsi="Times New Roman" w:cs="Times New Roman"/>
        </w:rPr>
        <w:t>治。</w:t>
      </w:r>
      <w:proofErr w:type="gramStart"/>
      <w:r w:rsidRPr="00347FA3">
        <w:rPr>
          <w:rFonts w:ascii="Times New Roman" w:eastAsiaTheme="majorEastAsia" w:hAnsi="Times New Roman" w:cs="Times New Roman"/>
        </w:rPr>
        <w:t>八日官計</w:t>
      </w:r>
      <w:proofErr w:type="gramEnd"/>
      <w:r w:rsidRPr="00347FA3">
        <w:rPr>
          <w:rFonts w:ascii="Times New Roman" w:eastAsiaTheme="majorEastAsia" w:hAnsi="Times New Roman" w:cs="Times New Roman"/>
        </w:rPr>
        <w:t>，以弊</w:t>
      </w:r>
      <w:proofErr w:type="gramStart"/>
      <w:r w:rsidRPr="00347FA3">
        <w:rPr>
          <w:rFonts w:ascii="Times New Roman" w:eastAsiaTheme="majorEastAsia" w:hAnsi="Times New Roman" w:cs="Times New Roman"/>
        </w:rPr>
        <w:t>邦</w:t>
      </w:r>
      <w:proofErr w:type="gramEnd"/>
      <w:r w:rsidRPr="00347FA3">
        <w:rPr>
          <w:rFonts w:ascii="Times New Roman" w:eastAsiaTheme="majorEastAsia" w:hAnsi="Times New Roman" w:cs="Times New Roman"/>
        </w:rPr>
        <w:t>治。」從下文可知，孔子更具體地指出了治國的「八禁」。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羅</w:t>
      </w:r>
      <w:proofErr w:type="gramStart"/>
      <w:r w:rsidRPr="00347FA3">
        <w:rPr>
          <w:rFonts w:ascii="Times New Roman" w:eastAsiaTheme="majorEastAsia" w:hAnsi="Times New Roman" w:cs="Times New Roman"/>
        </w:rPr>
        <w:t>運環：</w:t>
      </w:r>
      <w:proofErr w:type="gramEnd"/>
      <w:r w:rsidRPr="00347FA3">
        <w:rPr>
          <w:rFonts w:ascii="Times New Roman" w:eastAsiaTheme="majorEastAsia" w:hAnsi="Times New Roman" w:cs="Times New Roman"/>
        </w:rPr>
        <w:t>從下文八項內容結尾句「此所以失」來看，此「八」當名國君「八失」。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侯乃峰</w:t>
      </w:r>
      <w:proofErr w:type="gramEnd"/>
      <w:r w:rsidRPr="00347FA3">
        <w:rPr>
          <w:rFonts w:ascii="Times New Roman" w:eastAsiaTheme="majorEastAsia" w:hAnsi="Times New Roman" w:cs="Times New Roman"/>
        </w:rPr>
        <w:t>：</w:t>
      </w:r>
      <w:proofErr w:type="gramStart"/>
      <w:r w:rsidRPr="00347FA3">
        <w:rPr>
          <w:rFonts w:ascii="Times New Roman" w:eastAsiaTheme="majorEastAsia" w:hAnsi="Times New Roman" w:cs="Times New Roman"/>
        </w:rPr>
        <w:t>張舒以為</w:t>
      </w:r>
      <w:proofErr w:type="gramEnd"/>
      <w:r w:rsidRPr="00347FA3">
        <w:rPr>
          <w:rFonts w:ascii="Times New Roman" w:eastAsiaTheme="majorEastAsia" w:hAnsi="Times New Roman" w:cs="Times New Roman"/>
        </w:rPr>
        <w:t>「八」後有一</w:t>
      </w:r>
      <w:proofErr w:type="gramStart"/>
      <w:r w:rsidRPr="00347FA3">
        <w:rPr>
          <w:rFonts w:ascii="Times New Roman" w:eastAsiaTheme="majorEastAsia" w:hAnsi="Times New Roman" w:cs="Times New Roman"/>
        </w:rPr>
        <w:t>脫文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</w:p>
  </w:footnote>
  <w:footnote w:id="68">
    <w:p w14:paraId="52520C78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整理者：夫子，</w:t>
      </w:r>
      <w:proofErr w:type="gramStart"/>
      <w:r w:rsidRPr="00347FA3">
        <w:rPr>
          <w:rFonts w:ascii="Times New Roman" w:eastAsiaTheme="majorEastAsia" w:hAnsi="Times New Roman" w:cs="Times New Roman"/>
        </w:rPr>
        <w:t>古對男子</w:t>
      </w:r>
      <w:proofErr w:type="gramEnd"/>
      <w:r w:rsidRPr="00347FA3">
        <w:rPr>
          <w:rFonts w:ascii="Times New Roman" w:eastAsiaTheme="majorEastAsia" w:hAnsi="Times New Roman" w:cs="Times New Roman"/>
        </w:rPr>
        <w:t>的敬稱，對師尊稱。</w:t>
      </w:r>
      <w:proofErr w:type="gramStart"/>
      <w:r w:rsidRPr="00347FA3">
        <w:rPr>
          <w:rFonts w:ascii="Times New Roman" w:eastAsiaTheme="majorEastAsia" w:hAnsi="Times New Roman" w:cs="Times New Roman"/>
        </w:rPr>
        <w:t>本句</w:t>
      </w:r>
      <w:proofErr w:type="gramEnd"/>
      <w:r w:rsidRPr="00347FA3">
        <w:rPr>
          <w:rFonts w:ascii="Times New Roman" w:eastAsiaTheme="majorEastAsia" w:hAnsi="Times New Roman" w:cs="Times New Roman"/>
        </w:rPr>
        <w:t>「夫子」當指「孔子」。</w:t>
      </w:r>
    </w:p>
  </w:footnote>
  <w:footnote w:id="69">
    <w:p w14:paraId="30B54152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整理者：「內」讀「納」，徵、取、入。「</w:t>
      </w:r>
      <w:proofErr w:type="gramStart"/>
      <w:r w:rsidRPr="00347FA3">
        <w:rPr>
          <w:rFonts w:ascii="Times New Roman" w:eastAsiaTheme="majorEastAsia" w:hAnsi="Times New Roman" w:cs="Times New Roman"/>
        </w:rPr>
        <w:t>与</w:t>
      </w:r>
      <w:proofErr w:type="gramEnd"/>
      <w:r w:rsidRPr="00347FA3">
        <w:rPr>
          <w:rFonts w:ascii="Times New Roman" w:eastAsiaTheme="majorEastAsia" w:hAnsi="Times New Roman" w:cs="Times New Roman"/>
        </w:rPr>
        <w:t>」後</w:t>
      </w:r>
      <w:proofErr w:type="gramStart"/>
      <w:r w:rsidRPr="00347FA3">
        <w:rPr>
          <w:rFonts w:ascii="Times New Roman" w:eastAsiaTheme="majorEastAsia" w:hAnsi="Times New Roman" w:cs="Times New Roman"/>
        </w:rPr>
        <w:t>括註</w:t>
      </w:r>
      <w:proofErr w:type="gramEnd"/>
      <w:r w:rsidRPr="00347FA3">
        <w:rPr>
          <w:rFonts w:ascii="Times New Roman" w:eastAsiaTheme="majorEastAsia" w:hAnsi="Times New Roman" w:cs="Times New Roman"/>
        </w:rPr>
        <w:t>「與」。「服」，《說文》：「資也。</w:t>
      </w:r>
      <w:r w:rsidRPr="00347FA3">
        <w:rPr>
          <w:rFonts w:ascii="Times New Roman" w:eastAsiaTheme="majorEastAsia" w:hAnsi="Times New Roman" w:cs="Times New Roman"/>
        </w:rPr>
        <w:t>……</w:t>
      </w:r>
      <w:r w:rsidRPr="00347FA3">
        <w:rPr>
          <w:rFonts w:ascii="Times New Roman" w:eastAsiaTheme="majorEastAsia" w:hAnsi="Times New Roman" w:cs="Times New Roman"/>
        </w:rPr>
        <w:t>或日，此古貨字。」《廣韻》：「䞈，賭也。」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高佑仁：「</w:t>
      </w:r>
      <w:r w:rsidRPr="00347FA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79B5EA15" wp14:editId="52E21C5E">
            <wp:extent cx="106878" cy="126762"/>
            <wp:effectExtent l="0" t="0" r="7620" b="6985"/>
            <wp:docPr id="1311947472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87" cy="12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」這個字楚簡常讀作「貨」，《郭店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語叢三》「內（納）</w:t>
      </w:r>
      <w:r w:rsidRPr="00347FA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47671BFD" wp14:editId="59A98A95">
            <wp:extent cx="106878" cy="102508"/>
            <wp:effectExtent l="0" t="0" r="7620" b="0"/>
            <wp:docPr id="1317809576" name="圖片 56" descr="●＝貝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 descr="●＝貝為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3" cy="103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（貨）也」，文例與此相近可參。鳲鳩：「內與</w:t>
      </w:r>
      <w:r w:rsidRPr="00347FA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58364F84" wp14:editId="36956F8B">
            <wp:extent cx="106878" cy="126762"/>
            <wp:effectExtent l="0" t="0" r="7620" b="6985"/>
            <wp:docPr id="885147674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1" cy="12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」讀為「納邪偽」，後又讀「內邪偽」。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季旭昇：「［好］內与（與）</w:t>
      </w:r>
      <w:r w:rsidRPr="00347FA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1DE4F340" wp14:editId="7354AA39">
            <wp:extent cx="118753" cy="140847"/>
            <wp:effectExtent l="0" t="0" r="0" b="0"/>
            <wp:docPr id="1567803245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13" cy="1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（貨）。</w:t>
      </w:r>
      <w:r w:rsidRPr="00347FA3">
        <w:rPr>
          <w:rFonts w:ascii="Times New Roman" w:eastAsiaTheme="majorEastAsia" w:hAnsi="Times New Roman" w:cs="Times New Roman"/>
        </w:rPr>
        <w:t>[</w:t>
      </w:r>
      <w:r w:rsidRPr="00347FA3">
        <w:rPr>
          <w:rFonts w:ascii="Times New Roman" w:eastAsiaTheme="majorEastAsia" w:hAnsi="Times New Roman" w:cs="Times New Roman"/>
        </w:rPr>
        <w:t>或作內（納）与（邪）</w:t>
      </w:r>
      <w:r w:rsidRPr="00347FA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121353F5" wp14:editId="0A888C3D">
            <wp:extent cx="106877" cy="126761"/>
            <wp:effectExtent l="0" t="0" r="7620" b="6985"/>
            <wp:docPr id="1254099884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45" cy="13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（僞）</w:t>
      </w:r>
      <w:r w:rsidRPr="00347FA3">
        <w:rPr>
          <w:rFonts w:ascii="Times New Roman" w:eastAsiaTheme="majorEastAsia" w:hAnsi="Times New Roman" w:cs="Times New Roman"/>
        </w:rPr>
        <w:t>]</w:t>
      </w:r>
      <w:r w:rsidRPr="00347FA3">
        <w:rPr>
          <w:rFonts w:ascii="Times New Roman" w:eastAsiaTheme="majorEastAsia" w:hAnsi="Times New Roman" w:cs="Times New Roman"/>
        </w:rPr>
        <w:t>」。鳲鳩之說援用陳劍的意見，自有一定的說服力，但「納邪僞」作爲一項，本小節只有七項，不符「何謂八」之數。依</w:t>
      </w:r>
      <w:r w:rsidRPr="00347FA3">
        <w:rPr>
          <w:rFonts w:ascii="Times New Roman" w:eastAsiaTheme="majorEastAsia" w:hAnsi="Times New Roman" w:cs="Times New Roman"/>
        </w:rPr>
        <w:t> </w:t>
      </w:r>
      <w:proofErr w:type="spellStart"/>
      <w:r w:rsidRPr="00347FA3">
        <w:rPr>
          <w:rFonts w:ascii="Times New Roman" w:eastAsiaTheme="majorEastAsia" w:hAnsi="Times New Roman" w:cs="Times New Roman"/>
        </w:rPr>
        <w:t>Youren</w:t>
      </w:r>
      <w:proofErr w:type="spellEnd"/>
      <w:r w:rsidRPr="00347FA3">
        <w:rPr>
          <w:rFonts w:ascii="Times New Roman" w:eastAsiaTheme="majorEastAsia" w:hAnsi="Times New Roman" w:cs="Times New Roman"/>
        </w:rPr>
        <w:t>（高佑仁）之說，「納與貨」作爲兩項，符合簡文「何謂八」之數。不過，「納與貨」，似乎少了一個動詞。推測本篇書手在這兒抄漏了一個動詞，原句應作「好內與貨」。「好內」，即貪戀妻妾姬侍，見《國語》、《史記》、《漢書》。好貨，見</w:t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《孟子》。又在腳注中引許學文先生的意見，簡文「何謂八」的「八」也有與內文計數不合的可能，不必太執著。如《張家山漢簡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蓋廬》有其例證。如果從這個角度去看，依鳲鳩讀爲「納邪僞」雖然不符「八」之數，但文義很好，涵蓋的「失」的層面較廣，其實也是一種合理的釋讀。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賴怡璇：季旭昇按：「內」前漏抄一「好」字。「好內與貨」與其他六項可以合成前文的「八」之數。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羅運環：「內與</w:t>
      </w:r>
      <w:r w:rsidRPr="00347FA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3378B669" wp14:editId="38FAA11A">
            <wp:extent cx="106878" cy="126762"/>
            <wp:effectExtent l="0" t="0" r="7620" b="6985"/>
            <wp:docPr id="1098650488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1" cy="12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」，按季旭昇的解釋，「</w:t>
      </w:r>
      <w:r w:rsidRPr="00347FA3">
        <w:rPr>
          <w:rFonts w:ascii="Times New Roman" w:eastAsiaTheme="majorEastAsia" w:hAnsi="Times New Roman" w:cs="Times New Roman"/>
        </w:rPr>
        <w:t>[</w:t>
      </w:r>
      <w:r w:rsidRPr="00347FA3">
        <w:rPr>
          <w:rFonts w:ascii="Times New Roman" w:eastAsiaTheme="majorEastAsia" w:hAnsi="Times New Roman" w:cs="Times New Roman"/>
        </w:rPr>
        <w:t>好</w:t>
      </w:r>
      <w:r w:rsidRPr="00347FA3">
        <w:rPr>
          <w:rFonts w:ascii="Times New Roman" w:eastAsiaTheme="majorEastAsia" w:hAnsi="Times New Roman" w:cs="Times New Roman"/>
        </w:rPr>
        <w:t>]</w:t>
      </w:r>
      <w:r w:rsidRPr="00347FA3">
        <w:rPr>
          <w:rFonts w:ascii="Times New Roman" w:eastAsiaTheme="majorEastAsia" w:hAnsi="Times New Roman" w:cs="Times New Roman"/>
        </w:rPr>
        <w:t>內」，即「貪戀妻妾姬侍」。「幽色」讀爲「好色」。則「好內」與「幽色」在大的類別上比較接近；且尚須在「內」字前增「好」字；再從「八失」需要强調的項目來講，以陳劍、鳲鳩釋讀「納邪僞」爲當。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俞紹宏、張青松：「邪」指邪惡不正，「偽」指偽詐不誠，二者也可以與其他六項合成前文的「八」之數。</w:t>
      </w:r>
    </w:p>
  </w:footnote>
  <w:footnote w:id="70">
    <w:p w14:paraId="3497A594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整理者：「幽」讀「深」。《經典釋文》</w:t>
      </w:r>
      <w:r w:rsidRPr="00347FA3">
        <w:rPr>
          <w:rFonts w:ascii="Times New Roman" w:eastAsiaTheme="majorEastAsia" w:hAnsi="Times New Roman" w:cs="Times New Roman"/>
        </w:rPr>
        <w:t>:</w:t>
      </w:r>
      <w:r w:rsidRPr="00347FA3">
        <w:rPr>
          <w:rFonts w:ascii="Times New Roman" w:eastAsiaTheme="majorEastAsia" w:hAnsi="Times New Roman" w:cs="Times New Roman"/>
        </w:rPr>
        <w:t>「幽，</w:t>
      </w:r>
      <w:proofErr w:type="gramStart"/>
      <w:r w:rsidRPr="00347FA3">
        <w:rPr>
          <w:rFonts w:ascii="Times New Roman" w:eastAsiaTheme="majorEastAsia" w:hAnsi="Times New Roman" w:cs="Times New Roman"/>
        </w:rPr>
        <w:t>深也</w:t>
      </w:r>
      <w:proofErr w:type="gramEnd"/>
      <w:r w:rsidRPr="00347FA3">
        <w:rPr>
          <w:rFonts w:ascii="Times New Roman" w:eastAsiaTheme="majorEastAsia" w:hAnsi="Times New Roman" w:cs="Times New Roman"/>
        </w:rPr>
        <w:t>」。「色」，《論語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學而》</w:t>
      </w:r>
      <w:proofErr w:type="gramStart"/>
      <w:r w:rsidRPr="00347FA3">
        <w:rPr>
          <w:rFonts w:ascii="Times New Roman" w:eastAsiaTheme="majorEastAsia" w:hAnsi="Times New Roman" w:cs="Times New Roman"/>
        </w:rPr>
        <w:t>邢昺</w:t>
      </w:r>
      <w:proofErr w:type="gramEnd"/>
      <w:r w:rsidRPr="00347FA3">
        <w:rPr>
          <w:rFonts w:ascii="Times New Roman" w:eastAsiaTheme="majorEastAsia" w:hAnsi="Times New Roman" w:cs="Times New Roman"/>
        </w:rPr>
        <w:t>疏：「色，女人也。女有姿色，男子悅之，故經傳之</w:t>
      </w:r>
      <w:proofErr w:type="gramStart"/>
      <w:r w:rsidRPr="00347FA3">
        <w:rPr>
          <w:rFonts w:ascii="Times New Roman" w:eastAsiaTheme="majorEastAsia" w:hAnsi="Times New Roman" w:cs="Times New Roman"/>
        </w:rPr>
        <w:t>文通謂女人</w:t>
      </w:r>
      <w:proofErr w:type="gramEnd"/>
      <w:r w:rsidRPr="00347FA3">
        <w:rPr>
          <w:rFonts w:ascii="Times New Roman" w:eastAsiaTheme="majorEastAsia" w:hAnsi="Times New Roman" w:cs="Times New Roman"/>
        </w:rPr>
        <w:t>為色。人多好色不好賢者，能改易好色之心以</w:t>
      </w:r>
      <w:proofErr w:type="gramStart"/>
      <w:r w:rsidRPr="00347FA3">
        <w:rPr>
          <w:rFonts w:ascii="Times New Roman" w:eastAsiaTheme="majorEastAsia" w:hAnsi="Times New Roman" w:cs="Times New Roman"/>
        </w:rPr>
        <w:t>好賢，則善矣</w:t>
      </w:r>
      <w:proofErr w:type="gramEnd"/>
      <w:r w:rsidRPr="00347FA3">
        <w:rPr>
          <w:rFonts w:ascii="Times New Roman" w:eastAsiaTheme="majorEastAsia" w:hAnsi="Times New Roman" w:cs="Times New Roman"/>
        </w:rPr>
        <w:t>。」「</w:t>
      </w:r>
      <w:proofErr w:type="gramStart"/>
      <w:r w:rsidRPr="00347FA3">
        <w:rPr>
          <w:rFonts w:ascii="Times New Roman" w:eastAsiaTheme="majorEastAsia" w:hAnsi="Times New Roman" w:cs="Times New Roman"/>
        </w:rPr>
        <w:t>酉</w:t>
      </w:r>
      <w:proofErr w:type="gramEnd"/>
      <w:r w:rsidRPr="00347FA3">
        <w:rPr>
          <w:rFonts w:ascii="Times New Roman" w:eastAsiaTheme="majorEastAsia" w:hAnsi="Times New Roman" w:cs="Times New Roman"/>
        </w:rPr>
        <w:t>」讀「酒」。「酒」</w:t>
      </w:r>
      <w:proofErr w:type="gramStart"/>
      <w:r w:rsidRPr="00347FA3">
        <w:rPr>
          <w:rFonts w:ascii="Times New Roman" w:eastAsiaTheme="majorEastAsia" w:hAnsi="Times New Roman" w:cs="Times New Roman"/>
        </w:rPr>
        <w:t>為禮用</w:t>
      </w:r>
      <w:proofErr w:type="gramEnd"/>
      <w:r w:rsidRPr="00347FA3">
        <w:rPr>
          <w:rFonts w:ascii="Times New Roman" w:eastAsiaTheme="majorEastAsia" w:hAnsi="Times New Roman" w:cs="Times New Roman"/>
        </w:rPr>
        <w:t>，聖人用酒，所以</w:t>
      </w:r>
      <w:proofErr w:type="gramStart"/>
      <w:r w:rsidRPr="00347FA3">
        <w:rPr>
          <w:rFonts w:ascii="Times New Roman" w:eastAsiaTheme="majorEastAsia" w:hAnsi="Times New Roman" w:cs="Times New Roman"/>
        </w:rPr>
        <w:t>祭祀養賢</w:t>
      </w:r>
      <w:proofErr w:type="gramEnd"/>
      <w:r w:rsidRPr="00347FA3">
        <w:rPr>
          <w:rFonts w:ascii="Times New Roman" w:eastAsiaTheme="majorEastAsia" w:hAnsi="Times New Roman" w:cs="Times New Roman"/>
        </w:rPr>
        <w:t>，但過</w:t>
      </w:r>
      <w:proofErr w:type="gramStart"/>
      <w:r w:rsidRPr="00347FA3">
        <w:rPr>
          <w:rFonts w:ascii="Times New Roman" w:eastAsiaTheme="majorEastAsia" w:hAnsi="Times New Roman" w:cs="Times New Roman"/>
        </w:rPr>
        <w:t>則禍起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高榮鴻：「幽」</w:t>
      </w:r>
      <w:proofErr w:type="gramStart"/>
      <w:r w:rsidRPr="00347FA3">
        <w:rPr>
          <w:rFonts w:ascii="Times New Roman" w:eastAsiaTheme="majorEastAsia" w:hAnsi="Times New Roman" w:cs="Times New Roman"/>
        </w:rPr>
        <w:t>疑</w:t>
      </w:r>
      <w:proofErr w:type="gramEnd"/>
      <w:r w:rsidRPr="00347FA3">
        <w:rPr>
          <w:rFonts w:ascii="Times New Roman" w:eastAsiaTheme="majorEastAsia" w:hAnsi="Times New Roman" w:cs="Times New Roman"/>
        </w:rPr>
        <w:t>讀「淫」。簡文「</w:t>
      </w:r>
      <w:proofErr w:type="gramStart"/>
      <w:r w:rsidRPr="00347FA3">
        <w:rPr>
          <w:rFonts w:ascii="Times New Roman" w:eastAsiaTheme="majorEastAsia" w:hAnsi="Times New Roman" w:cs="Times New Roman"/>
        </w:rPr>
        <w:t>淫色與</w:t>
      </w:r>
      <w:proofErr w:type="gramEnd"/>
      <w:r w:rsidRPr="00347FA3">
        <w:rPr>
          <w:rFonts w:ascii="Times New Roman" w:eastAsiaTheme="majorEastAsia" w:hAnsi="Times New Roman" w:cs="Times New Roman"/>
        </w:rPr>
        <w:t>酒」意謂沉溺於女色與酒。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：「幽」後</w:t>
      </w:r>
      <w:proofErr w:type="gramStart"/>
      <w:r w:rsidRPr="00347FA3">
        <w:rPr>
          <w:rFonts w:ascii="Times New Roman" w:eastAsiaTheme="majorEastAsia" w:hAnsi="Times New Roman" w:cs="Times New Roman"/>
        </w:rPr>
        <w:t>括</w:t>
      </w:r>
      <w:proofErr w:type="gramEnd"/>
      <w:r w:rsidRPr="00347FA3">
        <w:rPr>
          <w:rFonts w:ascii="Times New Roman" w:eastAsiaTheme="majorEastAsia" w:hAnsi="Times New Roman" w:cs="Times New Roman"/>
        </w:rPr>
        <w:t>注「好」。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賴怡璇：高榮鴻「幽」</w:t>
      </w:r>
      <w:proofErr w:type="gramStart"/>
      <w:r w:rsidRPr="00347FA3">
        <w:rPr>
          <w:rFonts w:ascii="Times New Roman" w:eastAsiaTheme="majorEastAsia" w:hAnsi="Times New Roman" w:cs="Times New Roman"/>
        </w:rPr>
        <w:t>疑</w:t>
      </w:r>
      <w:proofErr w:type="gramEnd"/>
      <w:r w:rsidRPr="00347FA3">
        <w:rPr>
          <w:rFonts w:ascii="Times New Roman" w:eastAsiaTheme="majorEastAsia" w:hAnsi="Times New Roman" w:cs="Times New Roman"/>
        </w:rPr>
        <w:t>讀「淫」。郭水秉以為「</w:t>
      </w:r>
      <w:proofErr w:type="gramStart"/>
      <w:r w:rsidRPr="00347FA3">
        <w:rPr>
          <w:rFonts w:ascii="Times New Roman" w:eastAsiaTheme="majorEastAsia" w:hAnsi="Times New Roman" w:cs="Times New Roman"/>
        </w:rPr>
        <w:t>幽色</w:t>
      </w:r>
      <w:proofErr w:type="gramEnd"/>
      <w:r w:rsidRPr="00347FA3">
        <w:rPr>
          <w:rFonts w:ascii="Times New Roman" w:eastAsiaTheme="majorEastAsia" w:hAnsi="Times New Roman" w:cs="Times New Roman"/>
        </w:rPr>
        <w:t>」為見於《大戴禮記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用兵》「</w:t>
      </w:r>
      <w:proofErr w:type="gramStart"/>
      <w:r w:rsidRPr="00347FA3">
        <w:rPr>
          <w:rFonts w:ascii="Times New Roman" w:eastAsiaTheme="majorEastAsia" w:hAnsi="Times New Roman" w:cs="Times New Roman"/>
        </w:rPr>
        <w:t>幼色是</w:t>
      </w:r>
      <w:proofErr w:type="gramEnd"/>
      <w:r w:rsidRPr="00347FA3">
        <w:rPr>
          <w:rFonts w:ascii="Times New Roman" w:eastAsiaTheme="majorEastAsia" w:hAnsi="Times New Roman" w:cs="Times New Roman"/>
        </w:rPr>
        <w:t>與」中的「</w:t>
      </w:r>
      <w:proofErr w:type="gramStart"/>
      <w:r w:rsidRPr="00347FA3">
        <w:rPr>
          <w:rFonts w:ascii="Times New Roman" w:eastAsiaTheme="majorEastAsia" w:hAnsi="Times New Roman" w:cs="Times New Roman"/>
        </w:rPr>
        <w:t>幼色</w:t>
      </w:r>
      <w:proofErr w:type="gramEnd"/>
      <w:r w:rsidRPr="00347FA3">
        <w:rPr>
          <w:rFonts w:ascii="Times New Roman" w:eastAsiaTheme="majorEastAsia" w:hAnsi="Times New Roman" w:cs="Times New Roman"/>
        </w:rPr>
        <w:t>」，指美少年。二</w:t>
      </w:r>
      <w:proofErr w:type="gramStart"/>
      <w:r w:rsidRPr="00347FA3">
        <w:rPr>
          <w:rFonts w:ascii="Times New Roman" w:eastAsiaTheme="majorEastAsia" w:hAnsi="Times New Roman" w:cs="Times New Roman"/>
        </w:rPr>
        <w:t>說可從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侯乃峰</w:t>
      </w:r>
      <w:proofErr w:type="gramEnd"/>
      <w:r w:rsidRPr="00347FA3">
        <w:rPr>
          <w:rFonts w:ascii="Times New Roman" w:eastAsiaTheme="majorEastAsia" w:hAnsi="Times New Roman" w:cs="Times New Roman"/>
        </w:rPr>
        <w:t>：</w:t>
      </w:r>
      <w:proofErr w:type="gramStart"/>
      <w:r w:rsidRPr="00347FA3">
        <w:rPr>
          <w:rFonts w:ascii="Times New Roman" w:eastAsiaTheme="majorEastAsia" w:hAnsi="Times New Roman" w:cs="Times New Roman"/>
        </w:rPr>
        <w:t>單育辰「幽色</w:t>
      </w:r>
      <w:proofErr w:type="gramEnd"/>
      <w:r w:rsidRPr="00347FA3">
        <w:rPr>
          <w:rFonts w:ascii="Times New Roman" w:eastAsiaTheme="majorEastAsia" w:hAnsi="Times New Roman" w:cs="Times New Roman"/>
        </w:rPr>
        <w:t>」讀「</w:t>
      </w:r>
      <w:proofErr w:type="gramStart"/>
      <w:r w:rsidRPr="00347FA3">
        <w:rPr>
          <w:rFonts w:ascii="Times New Roman" w:eastAsiaTheme="majorEastAsia" w:hAnsi="Times New Roman" w:cs="Times New Roman"/>
        </w:rPr>
        <w:t>幼色</w:t>
      </w:r>
      <w:proofErr w:type="gramEnd"/>
      <w:r w:rsidRPr="00347FA3">
        <w:rPr>
          <w:rFonts w:ascii="Times New Roman" w:eastAsiaTheme="majorEastAsia" w:hAnsi="Times New Roman" w:cs="Times New Roman"/>
        </w:rPr>
        <w:t>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俞紹宏、張青松：季旭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「幽」後</w:t>
      </w:r>
      <w:proofErr w:type="gramStart"/>
      <w:r w:rsidRPr="00347FA3">
        <w:rPr>
          <w:rFonts w:ascii="Times New Roman" w:eastAsiaTheme="majorEastAsia" w:hAnsi="Times New Roman" w:cs="Times New Roman"/>
        </w:rPr>
        <w:t>括</w:t>
      </w:r>
      <w:proofErr w:type="gramEnd"/>
      <w:r w:rsidRPr="00347FA3">
        <w:rPr>
          <w:rFonts w:ascii="Times New Roman" w:eastAsiaTheme="majorEastAsia" w:hAnsi="Times New Roman" w:cs="Times New Roman"/>
        </w:rPr>
        <w:t>注「好」，似</w:t>
      </w:r>
      <w:proofErr w:type="gramStart"/>
      <w:r w:rsidRPr="00347FA3">
        <w:rPr>
          <w:rFonts w:ascii="Times New Roman" w:eastAsiaTheme="majorEastAsia" w:hAnsi="Times New Roman" w:cs="Times New Roman"/>
        </w:rPr>
        <w:t>是讀作</w:t>
      </w:r>
      <w:proofErr w:type="gramEnd"/>
      <w:r w:rsidRPr="00347FA3">
        <w:rPr>
          <w:rFonts w:ascii="Times New Roman" w:eastAsiaTheme="majorEastAsia" w:hAnsi="Times New Roman" w:cs="Times New Roman"/>
        </w:rPr>
        <w:t>「好」。讀「好」文意可通。學者或從讀「好」之說，或</w:t>
      </w:r>
      <w:proofErr w:type="gramStart"/>
      <w:r w:rsidRPr="00347FA3">
        <w:rPr>
          <w:rFonts w:ascii="Times New Roman" w:eastAsiaTheme="majorEastAsia" w:hAnsi="Times New Roman" w:cs="Times New Roman"/>
        </w:rPr>
        <w:t>直接訓</w:t>
      </w:r>
      <w:proofErr w:type="gramEnd"/>
      <w:r w:rsidRPr="00347FA3">
        <w:rPr>
          <w:rFonts w:ascii="Times New Roman" w:eastAsiaTheme="majorEastAsia" w:hAnsi="Times New Roman" w:cs="Times New Roman"/>
        </w:rPr>
        <w:t>「幽」</w:t>
      </w:r>
      <w:proofErr w:type="gramStart"/>
      <w:r w:rsidRPr="00347FA3">
        <w:rPr>
          <w:rFonts w:ascii="Times New Roman" w:eastAsiaTheme="majorEastAsia" w:hAnsi="Times New Roman" w:cs="Times New Roman"/>
        </w:rPr>
        <w:t>為幽閑、</w:t>
      </w:r>
      <w:proofErr w:type="gramEnd"/>
      <w:r w:rsidRPr="00347FA3">
        <w:rPr>
          <w:rFonts w:ascii="Times New Roman" w:eastAsiaTheme="majorEastAsia" w:hAnsi="Times New Roman" w:cs="Times New Roman"/>
        </w:rPr>
        <w:t>幽禁。</w:t>
      </w:r>
      <w:proofErr w:type="gramStart"/>
      <w:r w:rsidRPr="00347FA3">
        <w:rPr>
          <w:rFonts w:ascii="Times New Roman" w:eastAsiaTheme="majorEastAsia" w:hAnsi="Times New Roman" w:cs="Times New Roman"/>
        </w:rPr>
        <w:t>楚簡中</w:t>
      </w:r>
      <w:proofErr w:type="gramEnd"/>
      <w:r w:rsidRPr="00347FA3">
        <w:rPr>
          <w:rFonts w:ascii="Times New Roman" w:eastAsiaTheme="majorEastAsia" w:hAnsi="Times New Roman" w:cs="Times New Roman"/>
        </w:rPr>
        <w:t>「好」字多見，字形上或為從「女」「子」，或為從「</w:t>
      </w:r>
      <w:proofErr w:type="gramStart"/>
      <w:r w:rsidRPr="00347FA3">
        <w:rPr>
          <w:rFonts w:ascii="Times New Roman" w:eastAsiaTheme="majorEastAsia" w:hAnsi="Times New Roman" w:cs="Times New Roman"/>
        </w:rPr>
        <w:t>丑</w:t>
      </w:r>
      <w:proofErr w:type="gramEnd"/>
      <w:r w:rsidRPr="00347FA3">
        <w:rPr>
          <w:rFonts w:ascii="Times New Roman" w:eastAsiaTheme="majorEastAsia" w:hAnsi="Times New Roman" w:cs="Times New Roman"/>
        </w:rPr>
        <w:t>」「子」，</w:t>
      </w:r>
      <w:proofErr w:type="gramStart"/>
      <w:r w:rsidRPr="00347FA3">
        <w:rPr>
          <w:rFonts w:ascii="Times New Roman" w:eastAsiaTheme="majorEastAsia" w:hAnsi="Times New Roman" w:cs="Times New Roman"/>
        </w:rPr>
        <w:t>兩者均有</w:t>
      </w:r>
      <w:proofErr w:type="gramEnd"/>
      <w:r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hao</w:t>
      </w:r>
      <w:r w:rsidRPr="00347FA3">
        <w:rPr>
          <w:rFonts w:ascii="Times New Roman" w:eastAsiaTheme="majorEastAsia" w:hAnsi="Times New Roman" w:cs="Times New Roman"/>
        </w:rPr>
        <w:t>」第三聲和第四聲兩種音讀用法，似未見借用其他字形之例。「幽」讀「好」</w:t>
      </w:r>
      <w:proofErr w:type="gramStart"/>
      <w:r w:rsidRPr="00347FA3">
        <w:rPr>
          <w:rFonts w:ascii="Times New Roman" w:eastAsiaTheme="majorEastAsia" w:hAnsi="Times New Roman" w:cs="Times New Roman"/>
        </w:rPr>
        <w:t>不合楚簡用</w:t>
      </w:r>
      <w:proofErr w:type="gramEnd"/>
      <w:r w:rsidRPr="00347FA3">
        <w:rPr>
          <w:rFonts w:ascii="Times New Roman" w:eastAsiaTheme="majorEastAsia" w:hAnsi="Times New Roman" w:cs="Times New Roman"/>
        </w:rPr>
        <w:t>字習慣。「幽」</w:t>
      </w:r>
      <w:proofErr w:type="gramStart"/>
      <w:r w:rsidRPr="00347FA3">
        <w:rPr>
          <w:rFonts w:ascii="Times New Roman" w:eastAsiaTheme="majorEastAsia" w:hAnsi="Times New Roman" w:cs="Times New Roman"/>
        </w:rPr>
        <w:t>訓為幽</w:t>
      </w:r>
      <w:proofErr w:type="gramEnd"/>
      <w:r w:rsidRPr="00347FA3">
        <w:rPr>
          <w:rFonts w:ascii="Times New Roman" w:eastAsiaTheme="majorEastAsia" w:hAnsi="Times New Roman" w:cs="Times New Roman"/>
        </w:rPr>
        <w:t>閉、幽禁，簡文「幽色</w:t>
      </w:r>
      <w:proofErr w:type="gramStart"/>
      <w:r w:rsidRPr="00347FA3">
        <w:rPr>
          <w:rFonts w:ascii="Times New Roman" w:eastAsiaTheme="majorEastAsia" w:hAnsi="Times New Roman" w:cs="Times New Roman"/>
        </w:rPr>
        <w:t>与</w:t>
      </w:r>
      <w:proofErr w:type="gramEnd"/>
      <w:r w:rsidRPr="00347FA3">
        <w:rPr>
          <w:rFonts w:ascii="Times New Roman" w:eastAsiaTheme="majorEastAsia" w:hAnsi="Times New Roman" w:cs="Times New Roman"/>
        </w:rPr>
        <w:t>酒」就成</w:t>
      </w:r>
      <w:proofErr w:type="gramStart"/>
      <w:r w:rsidRPr="00347FA3">
        <w:rPr>
          <w:rFonts w:ascii="Times New Roman" w:eastAsiaTheme="majorEastAsia" w:hAnsi="Times New Roman" w:cs="Times New Roman"/>
        </w:rPr>
        <w:t>了幽閑（</w:t>
      </w:r>
      <w:proofErr w:type="gramEnd"/>
      <w:r w:rsidRPr="00347FA3">
        <w:rPr>
          <w:rFonts w:ascii="Times New Roman" w:eastAsiaTheme="majorEastAsia" w:hAnsi="Times New Roman" w:cs="Times New Roman"/>
        </w:rPr>
        <w:t>幽禁</w:t>
      </w:r>
      <w:r w:rsidRPr="00347FA3">
        <w:rPr>
          <w:rFonts w:ascii="Times New Roman" w:eastAsiaTheme="majorEastAsia" w:hAnsi="Times New Roman" w:cs="Times New Roman"/>
        </w:rPr>
        <w:t>/</w:t>
      </w:r>
      <w:r w:rsidRPr="00347FA3">
        <w:rPr>
          <w:rFonts w:ascii="Times New Roman" w:eastAsiaTheme="majorEastAsia" w:hAnsi="Times New Roman" w:cs="Times New Roman"/>
        </w:rPr>
        <w:t>囚）色與酒，「</w:t>
      </w:r>
      <w:proofErr w:type="gramStart"/>
      <w:r w:rsidRPr="00347FA3">
        <w:rPr>
          <w:rFonts w:ascii="Times New Roman" w:eastAsiaTheme="majorEastAsia" w:hAnsi="Times New Roman" w:cs="Times New Roman"/>
        </w:rPr>
        <w:t>幽色</w:t>
      </w:r>
      <w:proofErr w:type="gramEnd"/>
      <w:r w:rsidRPr="00347FA3">
        <w:rPr>
          <w:rFonts w:ascii="Times New Roman" w:eastAsiaTheme="majorEastAsia" w:hAnsi="Times New Roman" w:cs="Times New Roman"/>
        </w:rPr>
        <w:t>」倒是</w:t>
      </w:r>
      <w:proofErr w:type="gramStart"/>
      <w:r w:rsidRPr="00347FA3">
        <w:rPr>
          <w:rFonts w:ascii="Times New Roman" w:eastAsiaTheme="majorEastAsia" w:hAnsi="Times New Roman" w:cs="Times New Roman"/>
        </w:rPr>
        <w:t>能講通</w:t>
      </w:r>
      <w:proofErr w:type="gramEnd"/>
      <w:r w:rsidRPr="00347FA3">
        <w:rPr>
          <w:rFonts w:ascii="Times New Roman" w:eastAsiaTheme="majorEastAsia" w:hAnsi="Times New Roman" w:cs="Times New Roman"/>
        </w:rPr>
        <w:t>，「</w:t>
      </w:r>
      <w:proofErr w:type="gramStart"/>
      <w:r w:rsidRPr="00347FA3">
        <w:rPr>
          <w:rFonts w:ascii="Times New Roman" w:eastAsiaTheme="majorEastAsia" w:hAnsi="Times New Roman" w:cs="Times New Roman"/>
        </w:rPr>
        <w:t>幽酒</w:t>
      </w:r>
      <w:proofErr w:type="gramEnd"/>
      <w:r w:rsidRPr="00347FA3">
        <w:rPr>
          <w:rFonts w:ascii="Times New Roman" w:eastAsiaTheme="majorEastAsia" w:hAnsi="Times New Roman" w:cs="Times New Roman"/>
        </w:rPr>
        <w:t>」就</w:t>
      </w:r>
      <w:proofErr w:type="gramStart"/>
      <w:r w:rsidRPr="00347FA3">
        <w:rPr>
          <w:rFonts w:ascii="Times New Roman" w:eastAsiaTheme="majorEastAsia" w:hAnsi="Times New Roman" w:cs="Times New Roman"/>
        </w:rPr>
        <w:t>難以講通了</w:t>
      </w:r>
      <w:proofErr w:type="gramEnd"/>
      <w:r w:rsidRPr="00347FA3">
        <w:rPr>
          <w:rFonts w:ascii="Times New Roman" w:eastAsiaTheme="majorEastAsia" w:hAnsi="Times New Roman" w:cs="Times New Roman"/>
        </w:rPr>
        <w:t>。「</w:t>
      </w:r>
      <w:proofErr w:type="gramStart"/>
      <w:r w:rsidRPr="00347FA3">
        <w:rPr>
          <w:rFonts w:ascii="Times New Roman" w:eastAsiaTheme="majorEastAsia" w:hAnsi="Times New Roman" w:cs="Times New Roman"/>
        </w:rPr>
        <w:t>幽色</w:t>
      </w:r>
      <w:proofErr w:type="gramEnd"/>
      <w:r w:rsidRPr="00347FA3">
        <w:rPr>
          <w:rFonts w:ascii="Times New Roman" w:eastAsiaTheme="majorEastAsia" w:hAnsi="Times New Roman" w:cs="Times New Roman"/>
        </w:rPr>
        <w:t>」與《大戴禮記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用兵》「</w:t>
      </w:r>
      <w:proofErr w:type="gramStart"/>
      <w:r w:rsidRPr="00347FA3">
        <w:rPr>
          <w:rFonts w:ascii="Times New Roman" w:eastAsiaTheme="majorEastAsia" w:hAnsi="Times New Roman" w:cs="Times New Roman"/>
        </w:rPr>
        <w:t>幼色是</w:t>
      </w:r>
      <w:proofErr w:type="gramEnd"/>
      <w:r w:rsidRPr="00347FA3">
        <w:rPr>
          <w:rFonts w:ascii="Times New Roman" w:eastAsiaTheme="majorEastAsia" w:hAnsi="Times New Roman" w:cs="Times New Roman"/>
        </w:rPr>
        <w:t>與」中的「</w:t>
      </w:r>
      <w:proofErr w:type="gramStart"/>
      <w:r w:rsidRPr="00347FA3">
        <w:rPr>
          <w:rFonts w:ascii="Times New Roman" w:eastAsiaTheme="majorEastAsia" w:hAnsi="Times New Roman" w:cs="Times New Roman"/>
        </w:rPr>
        <w:t>幼色</w:t>
      </w:r>
      <w:proofErr w:type="gramEnd"/>
      <w:r w:rsidRPr="00347FA3">
        <w:rPr>
          <w:rFonts w:ascii="Times New Roman" w:eastAsiaTheme="majorEastAsia" w:hAnsi="Times New Roman" w:cs="Times New Roman"/>
        </w:rPr>
        <w:t>」不同。「</w:t>
      </w:r>
      <w:proofErr w:type="gramStart"/>
      <w:r w:rsidRPr="00347FA3">
        <w:rPr>
          <w:rFonts w:ascii="Times New Roman" w:eastAsiaTheme="majorEastAsia" w:hAnsi="Times New Roman" w:cs="Times New Roman"/>
        </w:rPr>
        <w:t>幼色是</w:t>
      </w:r>
      <w:proofErr w:type="gramEnd"/>
      <w:r w:rsidRPr="00347FA3">
        <w:rPr>
          <w:rFonts w:ascii="Times New Roman" w:eastAsiaTheme="majorEastAsia" w:hAnsi="Times New Roman" w:cs="Times New Roman"/>
        </w:rPr>
        <w:t>與」也即「</w:t>
      </w:r>
      <w:proofErr w:type="gramStart"/>
      <w:r w:rsidRPr="00347FA3">
        <w:rPr>
          <w:rFonts w:ascii="Times New Roman" w:eastAsiaTheme="majorEastAsia" w:hAnsi="Times New Roman" w:cs="Times New Roman"/>
        </w:rPr>
        <w:t>與幼色</w:t>
      </w:r>
      <w:proofErr w:type="gramEnd"/>
      <w:r w:rsidRPr="00347FA3">
        <w:rPr>
          <w:rFonts w:ascii="Times New Roman" w:eastAsiaTheme="majorEastAsia" w:hAnsi="Times New Roman" w:cs="Times New Roman"/>
        </w:rPr>
        <w:t>」，「與」為動詞，有親近義，「</w:t>
      </w:r>
      <w:proofErr w:type="gramStart"/>
      <w:r w:rsidRPr="00347FA3">
        <w:rPr>
          <w:rFonts w:ascii="Times New Roman" w:eastAsiaTheme="majorEastAsia" w:hAnsi="Times New Roman" w:cs="Times New Roman"/>
        </w:rPr>
        <w:t>幼色</w:t>
      </w:r>
      <w:proofErr w:type="gramEnd"/>
      <w:r w:rsidRPr="00347FA3">
        <w:rPr>
          <w:rFonts w:ascii="Times New Roman" w:eastAsiaTheme="majorEastAsia" w:hAnsi="Times New Roman" w:cs="Times New Roman"/>
        </w:rPr>
        <w:t>」是名詞。簡文前文「</w:t>
      </w:r>
      <w:proofErr w:type="gramStart"/>
      <w:r w:rsidRPr="00347FA3">
        <w:rPr>
          <w:rFonts w:ascii="Times New Roman" w:eastAsiaTheme="majorEastAsia" w:hAnsi="Times New Roman" w:cs="Times New Roman"/>
        </w:rPr>
        <w:t>內邪偽</w:t>
      </w:r>
      <w:proofErr w:type="gramEnd"/>
      <w:r w:rsidRPr="00347FA3">
        <w:rPr>
          <w:rFonts w:ascii="Times New Roman" w:eastAsiaTheme="majorEastAsia" w:hAnsi="Times New Roman" w:cs="Times New Roman"/>
        </w:rPr>
        <w:t>」指內心邪惡</w:t>
      </w:r>
      <w:proofErr w:type="gramStart"/>
      <w:r w:rsidRPr="00347FA3">
        <w:rPr>
          <w:rFonts w:ascii="Times New Roman" w:eastAsiaTheme="majorEastAsia" w:hAnsi="Times New Roman" w:cs="Times New Roman"/>
        </w:rPr>
        <w:t>偽詐，</w:t>
      </w:r>
      <w:proofErr w:type="gramEnd"/>
      <w:r w:rsidRPr="00347FA3">
        <w:rPr>
          <w:rFonts w:ascii="Times New Roman" w:eastAsiaTheme="majorEastAsia" w:hAnsi="Times New Roman" w:cs="Times New Roman"/>
        </w:rPr>
        <w:t>指不好的品德；後文「大」「美」均活用為動詞，「大鐘鼎」即增大鐘鼎，「美宮室」</w:t>
      </w:r>
      <w:proofErr w:type="gramStart"/>
      <w:r w:rsidRPr="00347FA3">
        <w:rPr>
          <w:rFonts w:ascii="Times New Roman" w:eastAsiaTheme="majorEastAsia" w:hAnsi="Times New Roman" w:cs="Times New Roman"/>
        </w:rPr>
        <w:t>即美飾宮室</w:t>
      </w:r>
      <w:proofErr w:type="gramEnd"/>
      <w:r w:rsidRPr="00347FA3">
        <w:rPr>
          <w:rFonts w:ascii="Times New Roman" w:eastAsiaTheme="majorEastAsia" w:hAnsi="Times New Roman" w:cs="Times New Roman"/>
        </w:rPr>
        <w:t>，二者與「驅</w:t>
      </w:r>
      <w:proofErr w:type="gramStart"/>
      <w:r w:rsidRPr="00347FA3">
        <w:rPr>
          <w:rFonts w:ascii="Times New Roman" w:eastAsiaTheme="majorEastAsia" w:hAnsi="Times New Roman" w:cs="Times New Roman"/>
        </w:rPr>
        <w:t>騁</w:t>
      </w:r>
      <w:proofErr w:type="gramEnd"/>
      <w:r w:rsidRPr="00347FA3">
        <w:rPr>
          <w:rFonts w:ascii="Times New Roman" w:eastAsiaTheme="majorEastAsia" w:hAnsi="Times New Roman" w:cs="Times New Roman"/>
        </w:rPr>
        <w:t>田獵」「舉獄</w:t>
      </w:r>
      <w:proofErr w:type="gramStart"/>
      <w:r w:rsidRPr="00347FA3">
        <w:rPr>
          <w:rFonts w:ascii="Times New Roman" w:eastAsiaTheme="majorEastAsia" w:hAnsi="Times New Roman" w:cs="Times New Roman"/>
        </w:rPr>
        <w:t>訟</w:t>
      </w:r>
      <w:proofErr w:type="gramEnd"/>
      <w:r w:rsidRPr="00347FA3">
        <w:rPr>
          <w:rFonts w:ascii="Times New Roman" w:eastAsiaTheme="majorEastAsia" w:hAnsi="Times New Roman" w:cs="Times New Roman"/>
        </w:rPr>
        <w:t>」都是不好的行為。「</w:t>
      </w:r>
      <w:proofErr w:type="gramStart"/>
      <w:r w:rsidRPr="00347FA3">
        <w:rPr>
          <w:rFonts w:ascii="Times New Roman" w:eastAsiaTheme="majorEastAsia" w:hAnsi="Times New Roman" w:cs="Times New Roman"/>
        </w:rPr>
        <w:t>幽色</w:t>
      </w:r>
      <w:proofErr w:type="gramEnd"/>
      <w:r w:rsidRPr="00347FA3">
        <w:rPr>
          <w:rFonts w:ascii="Times New Roman" w:eastAsiaTheme="majorEastAsia" w:hAnsi="Times New Roman" w:cs="Times New Roman"/>
        </w:rPr>
        <w:t>」如果讀「</w:t>
      </w:r>
      <w:proofErr w:type="gramStart"/>
      <w:r w:rsidRPr="00347FA3">
        <w:rPr>
          <w:rFonts w:ascii="Times New Roman" w:eastAsiaTheme="majorEastAsia" w:hAnsi="Times New Roman" w:cs="Times New Roman"/>
        </w:rPr>
        <w:t>幼色</w:t>
      </w:r>
      <w:proofErr w:type="gramEnd"/>
      <w:r w:rsidRPr="00347FA3">
        <w:rPr>
          <w:rFonts w:ascii="Times New Roman" w:eastAsiaTheme="majorEastAsia" w:hAnsi="Times New Roman" w:cs="Times New Roman"/>
        </w:rPr>
        <w:t>」，「</w:t>
      </w:r>
      <w:proofErr w:type="gramStart"/>
      <w:r w:rsidRPr="00347FA3">
        <w:rPr>
          <w:rFonts w:ascii="Times New Roman" w:eastAsiaTheme="majorEastAsia" w:hAnsi="Times New Roman" w:cs="Times New Roman"/>
        </w:rPr>
        <w:t>幼色與</w:t>
      </w:r>
      <w:proofErr w:type="gramEnd"/>
      <w:r w:rsidRPr="00347FA3">
        <w:rPr>
          <w:rFonts w:ascii="Times New Roman" w:eastAsiaTheme="majorEastAsia" w:hAnsi="Times New Roman" w:cs="Times New Roman"/>
        </w:rPr>
        <w:t>酒」是並列的名詞性結構，指美少年和酒，與品德、行為均無關。「幽」（影</w:t>
      </w:r>
      <w:proofErr w:type="gramStart"/>
      <w:r w:rsidRPr="00347FA3">
        <w:rPr>
          <w:rFonts w:ascii="Times New Roman" w:eastAsiaTheme="majorEastAsia" w:hAnsi="Times New Roman" w:cs="Times New Roman"/>
        </w:rPr>
        <w:t>紐</w:t>
      </w:r>
      <w:proofErr w:type="gramEnd"/>
      <w:r w:rsidRPr="00347FA3">
        <w:rPr>
          <w:rFonts w:ascii="Times New Roman" w:eastAsiaTheme="majorEastAsia" w:hAnsi="Times New Roman" w:cs="Times New Roman"/>
        </w:rPr>
        <w:t>幽部）或可讀「要」（影</w:t>
      </w:r>
      <w:proofErr w:type="gramStart"/>
      <w:r w:rsidRPr="00347FA3">
        <w:rPr>
          <w:rFonts w:ascii="Times New Roman" w:eastAsiaTheme="majorEastAsia" w:hAnsi="Times New Roman" w:cs="Times New Roman"/>
        </w:rPr>
        <w:t>紐</w:t>
      </w:r>
      <w:proofErr w:type="gramEnd"/>
      <w:r w:rsidRPr="00347FA3">
        <w:rPr>
          <w:rFonts w:ascii="Times New Roman" w:eastAsiaTheme="majorEastAsia" w:hAnsi="Times New Roman" w:cs="Times New Roman"/>
        </w:rPr>
        <w:t>宵部），影</w:t>
      </w:r>
      <w:proofErr w:type="gramStart"/>
      <w:r w:rsidRPr="00347FA3">
        <w:rPr>
          <w:rFonts w:ascii="Times New Roman" w:eastAsiaTheme="majorEastAsia" w:hAnsi="Times New Roman" w:cs="Times New Roman"/>
        </w:rPr>
        <w:t>紐</w:t>
      </w:r>
      <w:proofErr w:type="gramEnd"/>
      <w:r w:rsidRPr="00347FA3">
        <w:rPr>
          <w:rFonts w:ascii="Times New Roman" w:eastAsiaTheme="majorEastAsia" w:hAnsi="Times New Roman" w:cs="Times New Roman"/>
        </w:rPr>
        <w:t>幽</w:t>
      </w:r>
      <w:proofErr w:type="gramStart"/>
      <w:r w:rsidRPr="00347FA3">
        <w:rPr>
          <w:rFonts w:ascii="Times New Roman" w:eastAsiaTheme="majorEastAsia" w:hAnsi="Times New Roman" w:cs="Times New Roman"/>
        </w:rPr>
        <w:t>部字通影紐宵部字</w:t>
      </w:r>
      <w:proofErr w:type="gramEnd"/>
      <w:r w:rsidRPr="00347FA3">
        <w:rPr>
          <w:rFonts w:ascii="Times New Roman" w:eastAsiaTheme="majorEastAsia" w:hAnsi="Times New Roman" w:cs="Times New Roman"/>
        </w:rPr>
        <w:t>。《呂氏春秋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愛類》：「非以更利也。」高</w:t>
      </w:r>
      <w:proofErr w:type="gramStart"/>
      <w:r w:rsidRPr="00347FA3">
        <w:rPr>
          <w:rFonts w:ascii="Times New Roman" w:eastAsiaTheme="majorEastAsia" w:hAnsi="Times New Roman" w:cs="Times New Roman"/>
        </w:rPr>
        <w:t>誘</w:t>
      </w:r>
      <w:proofErr w:type="gramEnd"/>
      <w:r w:rsidRPr="00347FA3">
        <w:rPr>
          <w:rFonts w:ascii="Times New Roman" w:eastAsiaTheme="majorEastAsia" w:hAnsi="Times New Roman" w:cs="Times New Roman"/>
        </w:rPr>
        <w:t>注：「要，</w:t>
      </w:r>
      <w:proofErr w:type="gramStart"/>
      <w:r w:rsidRPr="00347FA3">
        <w:rPr>
          <w:rFonts w:ascii="Times New Roman" w:eastAsiaTheme="majorEastAsia" w:hAnsi="Times New Roman" w:cs="Times New Roman"/>
        </w:rPr>
        <w:t>微也</w:t>
      </w:r>
      <w:proofErr w:type="gramEnd"/>
      <w:r w:rsidRPr="00347FA3">
        <w:rPr>
          <w:rFonts w:ascii="Times New Roman" w:eastAsiaTheme="majorEastAsia" w:hAnsi="Times New Roman" w:cs="Times New Roman"/>
        </w:rPr>
        <w:t>。」《大戴禮記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千乘》：「</w:t>
      </w:r>
      <w:proofErr w:type="gramStart"/>
      <w:r w:rsidRPr="00347FA3">
        <w:rPr>
          <w:rFonts w:ascii="Times New Roman" w:eastAsiaTheme="majorEastAsia" w:hAnsi="Times New Roman" w:cs="Times New Roman"/>
        </w:rPr>
        <w:t>崩本以</w:t>
      </w:r>
      <w:proofErr w:type="gramEnd"/>
      <w:r w:rsidRPr="00347FA3">
        <w:rPr>
          <w:rFonts w:ascii="Times New Roman" w:eastAsiaTheme="majorEastAsia" w:hAnsi="Times New Roman" w:cs="Times New Roman"/>
        </w:rPr>
        <w:t>要</w:t>
      </w:r>
      <w:proofErr w:type="gramStart"/>
      <w:r w:rsidRPr="00347FA3">
        <w:rPr>
          <w:rFonts w:ascii="Times New Roman" w:eastAsiaTheme="majorEastAsia" w:hAnsi="Times New Roman" w:cs="Times New Roman"/>
        </w:rPr>
        <w:t>閒</w:t>
      </w:r>
      <w:proofErr w:type="gramEnd"/>
      <w:r w:rsidRPr="00347FA3">
        <w:rPr>
          <w:rFonts w:ascii="Times New Roman" w:eastAsiaTheme="majorEastAsia" w:hAnsi="Times New Roman" w:cs="Times New Roman"/>
        </w:rPr>
        <w:t>。」王聘珍解</w:t>
      </w:r>
      <w:proofErr w:type="gramStart"/>
      <w:r w:rsidRPr="00347FA3">
        <w:rPr>
          <w:rFonts w:ascii="Times New Roman" w:eastAsiaTheme="majorEastAsia" w:hAnsi="Times New Roman" w:cs="Times New Roman"/>
        </w:rPr>
        <w:t>詁</w:t>
      </w:r>
      <w:proofErr w:type="gramEnd"/>
      <w:r w:rsidRPr="00347FA3">
        <w:rPr>
          <w:rFonts w:ascii="Times New Roman" w:eastAsiaTheme="majorEastAsia" w:hAnsi="Times New Roman" w:cs="Times New Roman"/>
        </w:rPr>
        <w:t>：「要，</w:t>
      </w:r>
      <w:proofErr w:type="gramStart"/>
      <w:r w:rsidRPr="00347FA3">
        <w:rPr>
          <w:rFonts w:ascii="Times New Roman" w:eastAsiaTheme="majorEastAsia" w:hAnsi="Times New Roman" w:cs="Times New Roman"/>
        </w:rPr>
        <w:t>徼</w:t>
      </w:r>
      <w:proofErr w:type="gramEnd"/>
      <w:r w:rsidRPr="00347FA3">
        <w:rPr>
          <w:rFonts w:ascii="Times New Roman" w:eastAsiaTheme="majorEastAsia" w:hAnsi="Times New Roman" w:cs="Times New Roman"/>
        </w:rPr>
        <w:t>也。」《國語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吳語》：「</w:t>
      </w:r>
      <w:proofErr w:type="gramStart"/>
      <w:r w:rsidRPr="00347FA3">
        <w:rPr>
          <w:rFonts w:ascii="Times New Roman" w:eastAsiaTheme="majorEastAsia" w:hAnsi="Times New Roman" w:cs="Times New Roman"/>
        </w:rPr>
        <w:t>吾欲與</w:t>
      </w:r>
      <w:proofErr w:type="gramEnd"/>
      <w:r w:rsidRPr="00347FA3">
        <w:rPr>
          <w:rFonts w:ascii="Times New Roman" w:eastAsiaTheme="majorEastAsia" w:hAnsi="Times New Roman" w:cs="Times New Roman"/>
        </w:rPr>
        <w:t>之</w:t>
      </w:r>
      <w:proofErr w:type="gramStart"/>
      <w:r w:rsidRPr="00347FA3">
        <w:rPr>
          <w:rFonts w:ascii="Times New Roman" w:eastAsiaTheme="majorEastAsia" w:hAnsi="Times New Roman" w:cs="Times New Roman"/>
        </w:rPr>
        <w:t>徼</w:t>
      </w:r>
      <w:proofErr w:type="gramEnd"/>
      <w:r w:rsidRPr="00347FA3">
        <w:rPr>
          <w:rFonts w:ascii="Times New Roman" w:eastAsiaTheme="majorEastAsia" w:hAnsi="Times New Roman" w:cs="Times New Roman"/>
        </w:rPr>
        <w:t>天之</w:t>
      </w:r>
      <w:proofErr w:type="gramStart"/>
      <w:r w:rsidRPr="00347FA3">
        <w:rPr>
          <w:rFonts w:ascii="Times New Roman" w:eastAsiaTheme="majorEastAsia" w:hAnsi="Times New Roman" w:cs="Times New Roman"/>
        </w:rPr>
        <w:t>衷</w:t>
      </w:r>
      <w:proofErr w:type="gramEnd"/>
      <w:r w:rsidRPr="00347FA3">
        <w:rPr>
          <w:rFonts w:ascii="Times New Roman" w:eastAsiaTheme="majorEastAsia" w:hAnsi="Times New Roman" w:cs="Times New Roman"/>
        </w:rPr>
        <w:t>。」</w:t>
      </w:r>
      <w:proofErr w:type="gramStart"/>
      <w:r w:rsidRPr="00347FA3">
        <w:rPr>
          <w:rFonts w:ascii="Times New Roman" w:eastAsiaTheme="majorEastAsia" w:hAnsi="Times New Roman" w:cs="Times New Roman"/>
        </w:rPr>
        <w:t>韋昭注</w:t>
      </w:r>
      <w:proofErr w:type="gramEnd"/>
      <w:r w:rsidRPr="00347FA3">
        <w:rPr>
          <w:rFonts w:ascii="Times New Roman" w:eastAsiaTheme="majorEastAsia" w:hAnsi="Times New Roman" w:cs="Times New Roman"/>
        </w:rPr>
        <w:t>：「</w:t>
      </w:r>
      <w:proofErr w:type="gramStart"/>
      <w:r w:rsidRPr="00347FA3">
        <w:rPr>
          <w:rFonts w:ascii="Times New Roman" w:eastAsiaTheme="majorEastAsia" w:hAnsi="Times New Roman" w:cs="Times New Roman"/>
        </w:rPr>
        <w:t>徼</w:t>
      </w:r>
      <w:proofErr w:type="gramEnd"/>
      <w:r w:rsidRPr="00347FA3">
        <w:rPr>
          <w:rFonts w:ascii="Times New Roman" w:eastAsiaTheme="majorEastAsia" w:hAnsi="Times New Roman" w:cs="Times New Roman"/>
        </w:rPr>
        <w:t>，</w:t>
      </w:r>
      <w:proofErr w:type="gramStart"/>
      <w:r w:rsidRPr="00347FA3">
        <w:rPr>
          <w:rFonts w:ascii="Times New Roman" w:eastAsiaTheme="majorEastAsia" w:hAnsi="Times New Roman" w:cs="Times New Roman"/>
        </w:rPr>
        <w:t>要也</w:t>
      </w:r>
      <w:proofErr w:type="gramEnd"/>
      <w:r w:rsidRPr="00347FA3">
        <w:rPr>
          <w:rFonts w:ascii="Times New Roman" w:eastAsiaTheme="majorEastAsia" w:hAnsi="Times New Roman" w:cs="Times New Roman"/>
        </w:rPr>
        <w:t>。」「要」「</w:t>
      </w:r>
      <w:proofErr w:type="gramStart"/>
      <w:r w:rsidRPr="00347FA3">
        <w:rPr>
          <w:rFonts w:ascii="Times New Roman" w:eastAsiaTheme="majorEastAsia" w:hAnsi="Times New Roman" w:cs="Times New Roman"/>
        </w:rPr>
        <w:t>徼</w:t>
      </w:r>
      <w:proofErr w:type="gramEnd"/>
      <w:r w:rsidRPr="00347FA3">
        <w:rPr>
          <w:rFonts w:ascii="Times New Roman" w:eastAsiaTheme="majorEastAsia" w:hAnsi="Times New Roman" w:cs="Times New Roman"/>
        </w:rPr>
        <w:t>」可互訓，</w:t>
      </w:r>
      <w:proofErr w:type="gramStart"/>
      <w:r w:rsidRPr="00347FA3">
        <w:rPr>
          <w:rFonts w:ascii="Times New Roman" w:eastAsiaTheme="majorEastAsia" w:hAnsi="Times New Roman" w:cs="Times New Roman"/>
        </w:rPr>
        <w:t>均為求</w:t>
      </w:r>
      <w:proofErr w:type="gramEnd"/>
      <w:r w:rsidRPr="00347FA3">
        <w:rPr>
          <w:rFonts w:ascii="Times New Roman" w:eastAsiaTheme="majorEastAsia" w:hAnsi="Times New Roman" w:cs="Times New Roman"/>
        </w:rPr>
        <w:t>取義。《孟子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告子上》「以要人</w:t>
      </w:r>
      <w:proofErr w:type="gramStart"/>
      <w:r w:rsidRPr="00347FA3">
        <w:rPr>
          <w:rFonts w:ascii="Times New Roman" w:eastAsiaTheme="majorEastAsia" w:hAnsi="Times New Roman" w:cs="Times New Roman"/>
        </w:rPr>
        <w:t>爵</w:t>
      </w:r>
      <w:proofErr w:type="gramEnd"/>
      <w:r w:rsidRPr="00347FA3">
        <w:rPr>
          <w:rFonts w:ascii="Times New Roman" w:eastAsiaTheme="majorEastAsia" w:hAnsi="Times New Roman" w:cs="Times New Roman"/>
        </w:rPr>
        <w:t>」趙岐注：「要，求也。」《呂氏春秋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勸學》：「</w:t>
      </w:r>
      <w:proofErr w:type="gramStart"/>
      <w:r w:rsidRPr="00347FA3">
        <w:rPr>
          <w:rFonts w:ascii="Times New Roman" w:eastAsiaTheme="majorEastAsia" w:hAnsi="Times New Roman" w:cs="Times New Roman"/>
        </w:rPr>
        <w:t>遺理釋義</w:t>
      </w:r>
      <w:proofErr w:type="gramEnd"/>
      <w:r w:rsidRPr="00347FA3">
        <w:rPr>
          <w:rFonts w:ascii="Times New Roman" w:eastAsiaTheme="majorEastAsia" w:hAnsi="Times New Roman" w:cs="Times New Roman"/>
        </w:rPr>
        <w:t>以要不可</w:t>
      </w:r>
      <w:proofErr w:type="gramStart"/>
      <w:r w:rsidRPr="00347FA3">
        <w:rPr>
          <w:rFonts w:ascii="Times New Roman" w:eastAsiaTheme="majorEastAsia" w:hAnsi="Times New Roman" w:cs="Times New Roman"/>
        </w:rPr>
        <w:t>必</w:t>
      </w:r>
      <w:proofErr w:type="gramEnd"/>
      <w:r w:rsidRPr="00347FA3">
        <w:rPr>
          <w:rFonts w:ascii="Times New Roman" w:eastAsiaTheme="majorEastAsia" w:hAnsi="Times New Roman" w:cs="Times New Roman"/>
        </w:rPr>
        <w:t>。」高</w:t>
      </w:r>
      <w:proofErr w:type="gramStart"/>
      <w:r w:rsidRPr="00347FA3">
        <w:rPr>
          <w:rFonts w:ascii="Times New Roman" w:eastAsiaTheme="majorEastAsia" w:hAnsi="Times New Roman" w:cs="Times New Roman"/>
        </w:rPr>
        <w:t>誘</w:t>
      </w:r>
      <w:proofErr w:type="gramEnd"/>
      <w:r w:rsidRPr="00347FA3">
        <w:rPr>
          <w:rFonts w:ascii="Times New Roman" w:eastAsiaTheme="majorEastAsia" w:hAnsi="Times New Roman" w:cs="Times New Roman"/>
        </w:rPr>
        <w:t>注：「要，求也。」在「求取」這一</w:t>
      </w:r>
      <w:proofErr w:type="gramStart"/>
      <w:r w:rsidRPr="00347FA3">
        <w:rPr>
          <w:rFonts w:ascii="Times New Roman" w:eastAsiaTheme="majorEastAsia" w:hAnsi="Times New Roman" w:cs="Times New Roman"/>
        </w:rPr>
        <w:t>義訓上</w:t>
      </w:r>
      <w:proofErr w:type="gramEnd"/>
      <w:r w:rsidRPr="00347FA3">
        <w:rPr>
          <w:rFonts w:ascii="Times New Roman" w:eastAsiaTheme="majorEastAsia" w:hAnsi="Times New Roman" w:cs="Times New Roman"/>
        </w:rPr>
        <w:t>，「</w:t>
      </w:r>
      <w:proofErr w:type="gramStart"/>
      <w:r w:rsidRPr="00347FA3">
        <w:rPr>
          <w:rFonts w:ascii="Times New Roman" w:eastAsiaTheme="majorEastAsia" w:hAnsi="Times New Roman" w:cs="Times New Roman"/>
        </w:rPr>
        <w:t>徼</w:t>
      </w:r>
      <w:proofErr w:type="gramEnd"/>
      <w:r w:rsidRPr="00347FA3">
        <w:rPr>
          <w:rFonts w:ascii="Times New Roman" w:eastAsiaTheme="majorEastAsia" w:hAnsi="Times New Roman" w:cs="Times New Roman"/>
        </w:rPr>
        <w:t>」也可寫作「邀」。「邀」古音也屬於影</w:t>
      </w:r>
      <w:proofErr w:type="gramStart"/>
      <w:r w:rsidRPr="00347FA3">
        <w:rPr>
          <w:rFonts w:ascii="Times New Roman" w:eastAsiaTheme="majorEastAsia" w:hAnsi="Times New Roman" w:cs="Times New Roman"/>
        </w:rPr>
        <w:t>紐</w:t>
      </w:r>
      <w:proofErr w:type="gramEnd"/>
      <w:r w:rsidRPr="00347FA3">
        <w:rPr>
          <w:rFonts w:ascii="Times New Roman" w:eastAsiaTheme="majorEastAsia" w:hAnsi="Times New Roman" w:cs="Times New Roman"/>
        </w:rPr>
        <w:t>宵部。「要」「邀」「</w:t>
      </w:r>
      <w:proofErr w:type="gramStart"/>
      <w:r w:rsidRPr="00347FA3">
        <w:rPr>
          <w:rFonts w:ascii="Times New Roman" w:eastAsiaTheme="majorEastAsia" w:hAnsi="Times New Roman" w:cs="Times New Roman"/>
        </w:rPr>
        <w:t>徼</w:t>
      </w:r>
      <w:proofErr w:type="gramEnd"/>
      <w:r w:rsidRPr="00347FA3">
        <w:rPr>
          <w:rFonts w:ascii="Times New Roman" w:eastAsiaTheme="majorEastAsia" w:hAnsi="Times New Roman" w:cs="Times New Roman"/>
        </w:rPr>
        <w:t>」在「求取」這一用法上所記當為一詞。《易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繫辭下》：「</w:t>
      </w:r>
      <w:proofErr w:type="gramStart"/>
      <w:r w:rsidRPr="00347FA3">
        <w:rPr>
          <w:rFonts w:ascii="Times New Roman" w:eastAsiaTheme="majorEastAsia" w:hAnsi="Times New Roman" w:cs="Times New Roman"/>
        </w:rPr>
        <w:t>噫</w:t>
      </w:r>
      <w:proofErr w:type="gramEnd"/>
      <w:r w:rsidRPr="00347FA3">
        <w:rPr>
          <w:rFonts w:ascii="Times New Roman" w:eastAsiaTheme="majorEastAsia" w:hAnsi="Times New Roman" w:cs="Times New Roman"/>
        </w:rPr>
        <w:t>亦要存亡吉凶，則居可知矣。」</w:t>
      </w:r>
      <w:proofErr w:type="gramStart"/>
      <w:r w:rsidRPr="00347FA3">
        <w:rPr>
          <w:rFonts w:ascii="Times New Roman" w:eastAsiaTheme="majorEastAsia" w:hAnsi="Times New Roman" w:cs="Times New Roman"/>
        </w:rPr>
        <w:t>高亨注</w:t>
      </w:r>
      <w:proofErr w:type="gramEnd"/>
      <w:r w:rsidRPr="00347FA3">
        <w:rPr>
          <w:rFonts w:ascii="Times New Roman" w:eastAsiaTheme="majorEastAsia" w:hAnsi="Times New Roman" w:cs="Times New Roman"/>
        </w:rPr>
        <w:t>：「</w:t>
      </w:r>
      <w:proofErr w:type="gramStart"/>
      <w:r w:rsidRPr="00347FA3">
        <w:rPr>
          <w:rFonts w:ascii="Times New Roman" w:eastAsiaTheme="majorEastAsia" w:hAnsi="Times New Roman" w:cs="Times New Roman"/>
        </w:rPr>
        <w:t>要亦求</w:t>
      </w:r>
      <w:proofErr w:type="gramEnd"/>
      <w:r w:rsidRPr="00347FA3">
        <w:rPr>
          <w:rFonts w:ascii="Times New Roman" w:eastAsiaTheme="majorEastAsia" w:hAnsi="Times New Roman" w:cs="Times New Roman"/>
        </w:rPr>
        <w:t>也。此言用《易經》求人事之存亡吉凶，則安坐可知矣。」「要」</w:t>
      </w:r>
      <w:proofErr w:type="gramStart"/>
      <w:r w:rsidRPr="00347FA3">
        <w:rPr>
          <w:rFonts w:ascii="Times New Roman" w:eastAsiaTheme="majorEastAsia" w:hAnsi="Times New Roman" w:cs="Times New Roman"/>
        </w:rPr>
        <w:t>又可訓</w:t>
      </w:r>
      <w:proofErr w:type="gramEnd"/>
      <w:r w:rsidRPr="00347FA3">
        <w:rPr>
          <w:rFonts w:ascii="Times New Roman" w:eastAsiaTheme="majorEastAsia" w:hAnsi="Times New Roman" w:cs="Times New Roman"/>
        </w:rPr>
        <w:t>「欲」。《戰國策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魏策四》：「是示天下要斷山東</w:t>
      </w:r>
      <w:proofErr w:type="gramStart"/>
      <w:r w:rsidRPr="00347FA3">
        <w:rPr>
          <w:rFonts w:ascii="Times New Roman" w:eastAsiaTheme="majorEastAsia" w:hAnsi="Times New Roman" w:cs="Times New Roman"/>
        </w:rPr>
        <w:t>之脊也</w:t>
      </w:r>
      <w:proofErr w:type="gramEnd"/>
      <w:r w:rsidRPr="00347FA3">
        <w:rPr>
          <w:rFonts w:ascii="Times New Roman" w:eastAsiaTheme="majorEastAsia" w:hAnsi="Times New Roman" w:cs="Times New Roman"/>
        </w:rPr>
        <w:t>。」鮑彪注：「</w:t>
      </w:r>
      <w:proofErr w:type="gramStart"/>
      <w:r w:rsidRPr="00347FA3">
        <w:rPr>
          <w:rFonts w:ascii="Times New Roman" w:eastAsiaTheme="majorEastAsia" w:hAnsi="Times New Roman" w:cs="Times New Roman"/>
        </w:rPr>
        <w:t>要猶欲</w:t>
      </w:r>
      <w:proofErr w:type="gramEnd"/>
      <w:r w:rsidRPr="00347FA3">
        <w:rPr>
          <w:rFonts w:ascii="Times New Roman" w:eastAsiaTheme="majorEastAsia" w:hAnsi="Times New Roman" w:cs="Times New Roman"/>
        </w:rPr>
        <w:t>。」</w:t>
      </w:r>
      <w:proofErr w:type="gramStart"/>
      <w:r w:rsidRPr="00347FA3">
        <w:rPr>
          <w:rFonts w:ascii="Times New Roman" w:eastAsiaTheme="majorEastAsia" w:hAnsi="Times New Roman" w:cs="Times New Roman"/>
        </w:rPr>
        <w:t>此訓用於</w:t>
      </w:r>
      <w:proofErr w:type="gramEnd"/>
      <w:r w:rsidRPr="00347FA3">
        <w:rPr>
          <w:rFonts w:ascii="Times New Roman" w:eastAsiaTheme="majorEastAsia" w:hAnsi="Times New Roman" w:cs="Times New Roman"/>
        </w:rPr>
        <w:t>簡文文意也通。也即，簡文中「幽」若讀「要」，</w:t>
      </w:r>
      <w:proofErr w:type="gramStart"/>
      <w:r w:rsidRPr="00347FA3">
        <w:rPr>
          <w:rFonts w:ascii="Times New Roman" w:eastAsiaTheme="majorEastAsia" w:hAnsi="Times New Roman" w:cs="Times New Roman"/>
        </w:rPr>
        <w:t>可訓為</w:t>
      </w:r>
      <w:proofErr w:type="gramEnd"/>
      <w:r w:rsidRPr="00347FA3">
        <w:rPr>
          <w:rFonts w:ascii="Times New Roman" w:eastAsiaTheme="majorEastAsia" w:hAnsi="Times New Roman" w:cs="Times New Roman"/>
        </w:rPr>
        <w:t>「欲」「求取」，文意均可通。</w:t>
      </w:r>
    </w:p>
  </w:footnote>
  <w:footnote w:id="71">
    <w:p w14:paraId="38B800D9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整理者：「貞」讀「鼎」。「鐘鼎」，大禮之器。「大鐘鼎」，美重器，</w:t>
      </w:r>
      <w:proofErr w:type="gramStart"/>
      <w:r w:rsidRPr="00347FA3">
        <w:rPr>
          <w:rFonts w:ascii="Times New Roman" w:eastAsiaTheme="majorEastAsia" w:hAnsi="Times New Roman" w:cs="Times New Roman"/>
        </w:rPr>
        <w:t>屬淫禮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</w:p>
  </w:footnote>
  <w:footnote w:id="72">
    <w:p w14:paraId="060555C2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整理者：「美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2033CD0" wp14:editId="5140AD49">
            <wp:extent cx="102430" cy="120806"/>
            <wp:effectExtent l="0" t="0" r="0" b="0"/>
            <wp:docPr id="1824820729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05" cy="12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室」隸「美宔室」。「宔」和「宗」、「室」、「祏」字音分別可通，因此，「宔室」亦可讀爲「宔祏」、「宗祏」。「美宔祏」也屬淫禮。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蘇建洲：「美宔室」的「美」很值得關注，楚簡「美」皆從「微」得聲，沒有例外。「美」字</w:t>
      </w:r>
      <w:proofErr w:type="gramStart"/>
      <w:r w:rsidRPr="00347FA3">
        <w:rPr>
          <w:rFonts w:ascii="Times New Roman" w:eastAsiaTheme="majorEastAsia" w:hAnsi="Times New Roman" w:cs="Times New Roman"/>
        </w:rPr>
        <w:t>見於秦系文字</w:t>
      </w:r>
      <w:proofErr w:type="gramEnd"/>
      <w:r w:rsidRPr="00347FA3">
        <w:rPr>
          <w:rFonts w:ascii="Times New Roman" w:eastAsiaTheme="majorEastAsia" w:hAnsi="Times New Roman" w:cs="Times New Roman"/>
        </w:rPr>
        <w:t>與</w:t>
      </w:r>
      <w:proofErr w:type="gramStart"/>
      <w:r w:rsidRPr="00347FA3">
        <w:rPr>
          <w:rFonts w:ascii="Times New Roman" w:eastAsiaTheme="majorEastAsia" w:hAnsi="Times New Roman" w:cs="Times New Roman"/>
        </w:rPr>
        <w:t>中山方壺</w:t>
      </w:r>
      <w:proofErr w:type="gramEnd"/>
      <w:r w:rsidRPr="00347FA3">
        <w:rPr>
          <w:rFonts w:ascii="Times New Roman" w:eastAsiaTheme="majorEastAsia" w:hAnsi="Times New Roman" w:cs="Times New Roman"/>
        </w:rPr>
        <w:t>，難道是受到三</w:t>
      </w:r>
      <w:proofErr w:type="gramStart"/>
      <w:r w:rsidRPr="00347FA3">
        <w:rPr>
          <w:rFonts w:ascii="Times New Roman" w:eastAsiaTheme="majorEastAsia" w:hAnsi="Times New Roman" w:cs="Times New Roman"/>
        </w:rPr>
        <w:t>晉系文字</w:t>
      </w:r>
      <w:proofErr w:type="gramEnd"/>
      <w:r w:rsidRPr="00347FA3">
        <w:rPr>
          <w:rFonts w:ascii="Times New Roman" w:eastAsiaTheme="majorEastAsia" w:hAnsi="Times New Roman" w:cs="Times New Roman"/>
        </w:rPr>
        <w:t>的影響？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高佑仁：讀爲「美宗室」。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spellStart"/>
      <w:r w:rsidRPr="00347FA3">
        <w:rPr>
          <w:rFonts w:ascii="Times New Roman" w:eastAsiaTheme="majorEastAsia" w:hAnsi="Times New Roman" w:cs="Times New Roman"/>
        </w:rPr>
        <w:t>mpsyx</w:t>
      </w:r>
      <w:proofErr w:type="spellEnd"/>
      <w:r w:rsidRPr="00347FA3">
        <w:rPr>
          <w:rFonts w:ascii="Times New Roman" w:eastAsiaTheme="majorEastAsia" w:hAnsi="Times New Roman" w:cs="Times New Roman"/>
        </w:rPr>
        <w:t>：釋爲「美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944AC6E" wp14:editId="1A97B973">
            <wp:extent cx="90446" cy="106672"/>
            <wp:effectExtent l="0" t="0" r="5080" b="8255"/>
            <wp:docPr id="916004327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87" cy="10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室」。讀「美宗室」</w:t>
      </w:r>
      <w:proofErr w:type="gramStart"/>
      <w:r w:rsidRPr="00347FA3">
        <w:rPr>
          <w:rFonts w:ascii="Times New Roman" w:eastAsiaTheme="majorEastAsia" w:hAnsi="Times New Roman" w:cs="Times New Roman"/>
        </w:rPr>
        <w:t>於義不通</w:t>
      </w:r>
      <w:proofErr w:type="gramEnd"/>
      <w:r w:rsidRPr="00347FA3">
        <w:rPr>
          <w:rFonts w:ascii="Times New Roman" w:eastAsiaTheme="majorEastAsia" w:hAnsi="Times New Roman" w:cs="Times New Roman"/>
        </w:rPr>
        <w:t>，</w:t>
      </w:r>
      <w:proofErr w:type="gramStart"/>
      <w:r w:rsidRPr="00347FA3">
        <w:rPr>
          <w:rFonts w:ascii="Times New Roman" w:eastAsiaTheme="majorEastAsia" w:hAnsi="Times New Roman" w:cs="Times New Roman"/>
        </w:rPr>
        <w:t>應讀為</w:t>
      </w:r>
      <w:proofErr w:type="gramEnd"/>
      <w:r w:rsidRPr="00347FA3">
        <w:rPr>
          <w:rFonts w:ascii="Times New Roman" w:eastAsiaTheme="majorEastAsia" w:hAnsi="Times New Roman" w:cs="Times New Roman"/>
        </w:rPr>
        <w:t>「美宮室」，似與《周禮》之「</w:t>
      </w:r>
      <w:proofErr w:type="gramStart"/>
      <w:r w:rsidRPr="00347FA3">
        <w:rPr>
          <w:rFonts w:ascii="Times New Roman" w:eastAsiaTheme="majorEastAsia" w:hAnsi="Times New Roman" w:cs="Times New Roman"/>
        </w:rPr>
        <w:t>媺</w:t>
      </w:r>
      <w:proofErr w:type="gramEnd"/>
      <w:r w:rsidRPr="00347FA3">
        <w:rPr>
          <w:rFonts w:ascii="Times New Roman" w:eastAsiaTheme="majorEastAsia" w:hAnsi="Times New Roman" w:cs="Times New Roman"/>
        </w:rPr>
        <w:t>宮室」同義。（《周禮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地官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大司徒》）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苦行僧：「美」恐是「</w:t>
      </w:r>
      <w:proofErr w:type="gramStart"/>
      <w:r w:rsidRPr="00347FA3">
        <w:rPr>
          <w:rFonts w:ascii="Times New Roman" w:eastAsiaTheme="majorEastAsia" w:hAnsi="Times New Roman" w:cs="Times New Roman"/>
        </w:rPr>
        <w:t>羔</w:t>
      </w:r>
      <w:proofErr w:type="gramEnd"/>
      <w:r w:rsidRPr="00347FA3">
        <w:rPr>
          <w:rFonts w:ascii="Times New Roman" w:eastAsiaTheme="majorEastAsia" w:hAnsi="Times New Roman" w:cs="Times New Roman"/>
        </w:rPr>
        <w:t>」</w:t>
      </w:r>
      <w:proofErr w:type="gramStart"/>
      <w:r w:rsidRPr="00347FA3">
        <w:rPr>
          <w:rFonts w:ascii="Times New Roman" w:eastAsiaTheme="majorEastAsia" w:hAnsi="Times New Roman" w:cs="Times New Roman"/>
        </w:rPr>
        <w:t>的訛字</w:t>
      </w:r>
      <w:proofErr w:type="gramEnd"/>
      <w:r w:rsidRPr="00347FA3">
        <w:rPr>
          <w:rFonts w:ascii="Times New Roman" w:eastAsiaTheme="majorEastAsia" w:hAnsi="Times New Roman" w:cs="Times New Roman"/>
        </w:rPr>
        <w:t>，在此讀「高」。「高」有使之高大的意思。「高宗室」的意思就是使其宗室高大。後改從</w:t>
      </w:r>
      <w:proofErr w:type="gramStart"/>
      <w:r w:rsidRPr="00347FA3">
        <w:rPr>
          <w:rFonts w:ascii="Times New Roman" w:eastAsiaTheme="majorEastAsia" w:hAnsi="Times New Roman" w:cs="Times New Roman"/>
        </w:rPr>
        <w:t>鳲鳩</w:t>
      </w:r>
      <w:proofErr w:type="gramEnd"/>
      <w:r w:rsidRPr="00347FA3">
        <w:rPr>
          <w:rFonts w:ascii="Times New Roman" w:eastAsiaTheme="majorEastAsia" w:hAnsi="Times New Roman" w:cs="Times New Roman"/>
        </w:rPr>
        <w:t>說。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鳲鳩</w:t>
      </w:r>
      <w:proofErr w:type="gramEnd"/>
      <w:r w:rsidRPr="00347FA3">
        <w:rPr>
          <w:rFonts w:ascii="Times New Roman" w:eastAsiaTheme="majorEastAsia" w:hAnsi="Times New Roman" w:cs="Times New Roman"/>
        </w:rPr>
        <w:t>：「美宮室」「卑宮室」古書很多，「高宮室」僅發現了三例，見於《史記》《淮南子》《前漢演義》。「高」</w:t>
      </w:r>
      <w:proofErr w:type="gramStart"/>
      <w:r w:rsidRPr="00347FA3">
        <w:rPr>
          <w:rFonts w:ascii="Times New Roman" w:eastAsiaTheme="majorEastAsia" w:hAnsi="Times New Roman" w:cs="Times New Roman"/>
        </w:rPr>
        <w:t>楚簡中</w:t>
      </w:r>
      <w:proofErr w:type="gramEnd"/>
      <w:r w:rsidRPr="00347FA3">
        <w:rPr>
          <w:rFonts w:ascii="Times New Roman" w:eastAsiaTheme="majorEastAsia" w:hAnsi="Times New Roman" w:cs="Times New Roman"/>
        </w:rPr>
        <w:t>很常見。楚簡中有時用較古老的字形。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高榮鴻：「美」，使之華美。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9B2412D" wp14:editId="567B315D">
            <wp:extent cx="102430" cy="120806"/>
            <wp:effectExtent l="0" t="0" r="0" b="0"/>
            <wp:docPr id="146933637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05" cy="12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」讀「宮」。</w:t>
      </w:r>
    </w:p>
  </w:footnote>
  <w:footnote w:id="73">
    <w:p w14:paraId="15B7AD8D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F21AAB4" wp14:editId="599EA723">
            <wp:extent cx="113030" cy="113030"/>
            <wp:effectExtent l="0" t="0" r="1270" b="1270"/>
            <wp:docPr id="332419576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" cy="11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」釋爲「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67ECB33" wp14:editId="39462311">
            <wp:extent cx="139700" cy="127289"/>
            <wp:effectExtent l="0" t="0" r="0" b="6350"/>
            <wp:docPr id="1667108695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90" cy="130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」，疑「軹」字，「軹」通「軝」。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蘇建洲：整理者以為是「</w:t>
      </w:r>
      <w:proofErr w:type="gramStart"/>
      <w:r w:rsidRPr="00347FA3">
        <w:rPr>
          <w:rFonts w:ascii="Times New Roman" w:eastAsiaTheme="majorEastAsia" w:hAnsi="Times New Roman" w:cs="Times New Roman"/>
        </w:rPr>
        <w:t>軹</w:t>
      </w:r>
      <w:proofErr w:type="gramEnd"/>
      <w:r w:rsidRPr="00347FA3">
        <w:rPr>
          <w:rFonts w:ascii="Times New Roman" w:eastAsiaTheme="majorEastAsia" w:hAnsi="Times New Roman" w:cs="Times New Roman"/>
        </w:rPr>
        <w:t>」字，當是。其右旁常見於金文，李學勤先生有說。最近</w:t>
      </w:r>
      <w:proofErr w:type="gramStart"/>
      <w:r w:rsidRPr="00347FA3">
        <w:rPr>
          <w:rFonts w:ascii="Times New Roman" w:eastAsiaTheme="majorEastAsia" w:hAnsi="Times New Roman" w:cs="Times New Roman"/>
        </w:rPr>
        <w:t>一器見徐王差於戈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高佑仁：</w:t>
      </w:r>
      <w:proofErr w:type="gramStart"/>
      <w:r w:rsidRPr="00347FA3">
        <w:rPr>
          <w:rFonts w:ascii="Times New Roman" w:eastAsiaTheme="majorEastAsia" w:hAnsi="Times New Roman" w:cs="Times New Roman"/>
        </w:rPr>
        <w:t>疑</w:t>
      </w:r>
      <w:proofErr w:type="gramEnd"/>
      <w:r w:rsidRPr="00347FA3">
        <w:rPr>
          <w:rFonts w:ascii="Times New Roman" w:eastAsiaTheme="majorEastAsia" w:hAnsi="Times New Roman" w:cs="Times New Roman"/>
        </w:rPr>
        <w:t>是從「車」、「呈」聲之字。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海天</w:t>
      </w:r>
      <w:proofErr w:type="gramStart"/>
      <w:r w:rsidRPr="00347FA3">
        <w:rPr>
          <w:rFonts w:ascii="Times New Roman" w:eastAsiaTheme="majorEastAsia" w:hAnsi="Times New Roman" w:cs="Times New Roman"/>
        </w:rPr>
        <w:t>游</w:t>
      </w:r>
      <w:proofErr w:type="gramEnd"/>
      <w:r w:rsidRPr="00347FA3">
        <w:rPr>
          <w:rFonts w:ascii="Times New Roman" w:eastAsiaTheme="majorEastAsia" w:hAnsi="Times New Roman" w:cs="Times New Roman"/>
        </w:rPr>
        <w:t>縱、蘇建洲：</w:t>
      </w:r>
      <w:proofErr w:type="gramStart"/>
      <w:r w:rsidRPr="00347FA3">
        <w:rPr>
          <w:rFonts w:ascii="Times New Roman" w:eastAsiaTheme="majorEastAsia" w:hAnsi="Times New Roman" w:cs="Times New Roman"/>
        </w:rPr>
        <w:t>原釋「軹</w:t>
      </w:r>
      <w:proofErr w:type="gramEnd"/>
      <w:r w:rsidRPr="00347FA3">
        <w:rPr>
          <w:rFonts w:ascii="Times New Roman" w:eastAsiaTheme="majorEastAsia" w:hAnsi="Times New Roman" w:cs="Times New Roman"/>
        </w:rPr>
        <w:t>」不誤。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單育辰</w:t>
      </w:r>
      <w:proofErr w:type="gramEnd"/>
      <w:r w:rsidRPr="00347FA3">
        <w:rPr>
          <w:rFonts w:ascii="Times New Roman" w:eastAsiaTheme="majorEastAsia" w:hAnsi="Times New Roman" w:cs="Times New Roman"/>
        </w:rPr>
        <w:t>：讀爲「騁」。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程燕</w:t>
      </w:r>
      <w:proofErr w:type="gramEnd"/>
      <w:r w:rsidRPr="00347FA3">
        <w:rPr>
          <w:rFonts w:ascii="Times New Roman" w:eastAsiaTheme="majorEastAsia" w:hAnsi="Times New Roman" w:cs="Times New Roman"/>
        </w:rPr>
        <w:t>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2BC1E36" wp14:editId="15DFF20F">
            <wp:extent cx="127000" cy="127000"/>
            <wp:effectExtent l="0" t="0" r="6350" b="6350"/>
            <wp:docPr id="1791413699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」，定</w:t>
      </w:r>
      <w:proofErr w:type="gramStart"/>
      <w:r w:rsidRPr="00347FA3">
        <w:rPr>
          <w:rFonts w:ascii="Times New Roman" w:eastAsiaTheme="majorEastAsia" w:hAnsi="Times New Roman" w:cs="Times New Roman"/>
        </w:rPr>
        <w:t>紐</w:t>
      </w:r>
      <w:proofErr w:type="gramEnd"/>
      <w:r w:rsidRPr="00347FA3">
        <w:rPr>
          <w:rFonts w:ascii="Times New Roman" w:eastAsiaTheme="majorEastAsia" w:hAnsi="Times New Roman" w:cs="Times New Roman"/>
        </w:rPr>
        <w:t>耕部；「</w:t>
      </w:r>
      <w:proofErr w:type="gramStart"/>
      <w:r w:rsidRPr="00347FA3">
        <w:rPr>
          <w:rFonts w:ascii="Times New Roman" w:eastAsiaTheme="majorEastAsia" w:hAnsi="Times New Roman" w:cs="Times New Roman"/>
        </w:rPr>
        <w:t>騁</w:t>
      </w:r>
      <w:proofErr w:type="gramEnd"/>
      <w:r w:rsidRPr="00347FA3">
        <w:rPr>
          <w:rFonts w:ascii="Times New Roman" w:eastAsiaTheme="majorEastAsia" w:hAnsi="Times New Roman" w:cs="Times New Roman"/>
        </w:rPr>
        <w:t>」，透</w:t>
      </w:r>
      <w:proofErr w:type="gramStart"/>
      <w:r w:rsidRPr="00347FA3">
        <w:rPr>
          <w:rFonts w:ascii="Times New Roman" w:eastAsiaTheme="majorEastAsia" w:hAnsi="Times New Roman" w:cs="Times New Roman"/>
        </w:rPr>
        <w:t>紐</w:t>
      </w:r>
      <w:proofErr w:type="gramEnd"/>
      <w:r w:rsidRPr="00347FA3">
        <w:rPr>
          <w:rFonts w:ascii="Times New Roman" w:eastAsiaTheme="majorEastAsia" w:hAnsi="Times New Roman" w:cs="Times New Roman"/>
        </w:rPr>
        <w:t>耕部。定、</w:t>
      </w:r>
      <w:proofErr w:type="gramStart"/>
      <w:r w:rsidRPr="00347FA3">
        <w:rPr>
          <w:rFonts w:ascii="Times New Roman" w:eastAsiaTheme="majorEastAsia" w:hAnsi="Times New Roman" w:cs="Times New Roman"/>
        </w:rPr>
        <w:t>透均屬舌音</w:t>
      </w:r>
      <w:proofErr w:type="gramEnd"/>
      <w:r w:rsidRPr="00347FA3">
        <w:rPr>
          <w:rFonts w:ascii="Times New Roman" w:eastAsiaTheme="majorEastAsia" w:hAnsi="Times New Roman" w:cs="Times New Roman"/>
        </w:rPr>
        <w:t>，韻部相同，可以相互通假。傳世典籍亦有相通之例：《莊子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山木》「未足以逞其能也。」《太平御覽》卷</w:t>
      </w:r>
      <w:r w:rsidRPr="00347FA3">
        <w:rPr>
          <w:rFonts w:ascii="Times New Roman" w:eastAsiaTheme="majorEastAsia" w:hAnsi="Times New Roman" w:cs="Times New Roman"/>
        </w:rPr>
        <w:t>91</w:t>
      </w:r>
      <w:r w:rsidRPr="00347FA3">
        <w:rPr>
          <w:rFonts w:ascii="Times New Roman" w:eastAsiaTheme="majorEastAsia" w:hAnsi="Times New Roman" w:cs="Times New Roman"/>
        </w:rPr>
        <w:t>引「逞」作「</w:t>
      </w:r>
      <w:proofErr w:type="gramStart"/>
      <w:r w:rsidRPr="00347FA3">
        <w:rPr>
          <w:rFonts w:ascii="Times New Roman" w:eastAsiaTheme="majorEastAsia" w:hAnsi="Times New Roman" w:cs="Times New Roman"/>
        </w:rPr>
        <w:t>騁</w:t>
      </w:r>
      <w:proofErr w:type="gramEnd"/>
      <w:r w:rsidRPr="00347FA3">
        <w:rPr>
          <w:rFonts w:ascii="Times New Roman" w:eastAsiaTheme="majorEastAsia" w:hAnsi="Times New Roman" w:cs="Times New Roman"/>
        </w:rPr>
        <w:t>」。「驅</w:t>
      </w:r>
      <w:proofErr w:type="gramStart"/>
      <w:r w:rsidRPr="00347FA3">
        <w:rPr>
          <w:rFonts w:ascii="Times New Roman" w:eastAsiaTheme="majorEastAsia" w:hAnsi="Times New Roman" w:cs="Times New Roman"/>
        </w:rPr>
        <w:t>騁</w:t>
      </w:r>
      <w:proofErr w:type="gramEnd"/>
      <w:r w:rsidRPr="00347FA3">
        <w:rPr>
          <w:rFonts w:ascii="Times New Roman" w:eastAsiaTheme="majorEastAsia" w:hAnsi="Times New Roman" w:cs="Times New Roman"/>
        </w:rPr>
        <w:t>」意謂驅策馳騁。</w:t>
      </w:r>
    </w:p>
  </w:footnote>
  <w:footnote w:id="74">
    <w:p w14:paraId="4289A4EF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proofErr w:type="gramStart"/>
      <w:r w:rsidRPr="00347FA3">
        <w:rPr>
          <w:rFonts w:ascii="Times New Roman" w:eastAsiaTheme="majorEastAsia" w:hAnsi="Times New Roman" w:cs="Times New Roman"/>
        </w:rPr>
        <w:t>畋</w:t>
      </w:r>
      <w:proofErr w:type="gramEnd"/>
      <w:r w:rsidRPr="00347FA3">
        <w:rPr>
          <w:rFonts w:ascii="Times New Roman" w:eastAsiaTheme="majorEastAsia" w:hAnsi="Times New Roman" w:cs="Times New Roman"/>
        </w:rPr>
        <w:t>」釋「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B55E744" wp14:editId="3995EFEC">
            <wp:extent cx="114300" cy="111051"/>
            <wp:effectExtent l="0" t="0" r="0" b="3810"/>
            <wp:docPr id="1634190911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93" cy="11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」，讀「柱」，</w:t>
      </w:r>
      <w:proofErr w:type="gramStart"/>
      <w:r w:rsidRPr="00347FA3">
        <w:rPr>
          <w:rFonts w:ascii="Times New Roman" w:eastAsiaTheme="majorEastAsia" w:hAnsi="Times New Roman" w:cs="Times New Roman"/>
        </w:rPr>
        <w:t>用作車飾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高佑仁：當為「</w:t>
      </w:r>
      <w:proofErr w:type="gramStart"/>
      <w:r w:rsidRPr="00347FA3">
        <w:rPr>
          <w:rFonts w:ascii="Times New Roman" w:eastAsiaTheme="majorEastAsia" w:hAnsi="Times New Roman" w:cs="Times New Roman"/>
        </w:rPr>
        <w:t>畋</w:t>
      </w:r>
      <w:proofErr w:type="gramEnd"/>
      <w:r w:rsidRPr="00347FA3">
        <w:rPr>
          <w:rFonts w:ascii="Times New Roman" w:eastAsiaTheme="majorEastAsia" w:hAnsi="Times New Roman" w:cs="Times New Roman"/>
        </w:rPr>
        <w:t>」，</w:t>
      </w:r>
      <w:proofErr w:type="gramStart"/>
      <w:r w:rsidRPr="00347FA3">
        <w:rPr>
          <w:rFonts w:ascii="Times New Roman" w:eastAsiaTheme="majorEastAsia" w:hAnsi="Times New Roman" w:cs="Times New Roman"/>
        </w:rPr>
        <w:t>原釋解作</w:t>
      </w:r>
      <w:proofErr w:type="gramEnd"/>
      <w:r w:rsidRPr="00347FA3">
        <w:rPr>
          <w:rFonts w:ascii="Times New Roman" w:eastAsiaTheme="majorEastAsia" w:hAnsi="Times New Roman" w:cs="Times New Roman"/>
        </w:rPr>
        <w:t>從「主」聲，明顯字形合不上。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單育辰</w:t>
      </w:r>
      <w:proofErr w:type="gramEnd"/>
      <w:r w:rsidRPr="00347FA3">
        <w:rPr>
          <w:rFonts w:ascii="Times New Roman" w:eastAsiaTheme="majorEastAsia" w:hAnsi="Times New Roman" w:cs="Times New Roman"/>
        </w:rPr>
        <w:t>：釋「</w:t>
      </w:r>
      <w:proofErr w:type="gramStart"/>
      <w:r w:rsidRPr="00347FA3">
        <w:rPr>
          <w:rFonts w:ascii="Times New Roman" w:eastAsiaTheme="majorEastAsia" w:hAnsi="Times New Roman" w:cs="Times New Roman"/>
        </w:rPr>
        <w:t>畋</w:t>
      </w:r>
      <w:proofErr w:type="gramEnd"/>
      <w:r w:rsidRPr="00347FA3">
        <w:rPr>
          <w:rFonts w:ascii="Times New Roman" w:eastAsiaTheme="majorEastAsia" w:hAnsi="Times New Roman" w:cs="Times New Roman"/>
        </w:rPr>
        <w:t>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程燕</w:t>
      </w:r>
      <w:proofErr w:type="gramEnd"/>
      <w:r w:rsidRPr="00347FA3">
        <w:rPr>
          <w:rFonts w:ascii="Times New Roman" w:eastAsiaTheme="majorEastAsia" w:hAnsi="Times New Roman" w:cs="Times New Roman"/>
        </w:rPr>
        <w:t>：「</w:t>
      </w:r>
      <w:proofErr w:type="gramStart"/>
      <w:r w:rsidRPr="00347FA3">
        <w:rPr>
          <w:rFonts w:ascii="Times New Roman" w:eastAsiaTheme="majorEastAsia" w:hAnsi="Times New Roman" w:cs="Times New Roman"/>
        </w:rPr>
        <w:t>畋</w:t>
      </w:r>
      <w:proofErr w:type="gramEnd"/>
      <w:r w:rsidRPr="00347FA3">
        <w:rPr>
          <w:rFonts w:ascii="Times New Roman" w:eastAsiaTheme="majorEastAsia" w:hAnsi="Times New Roman" w:cs="Times New Roman"/>
        </w:rPr>
        <w:t>」即「田獵」的「田」。</w:t>
      </w:r>
    </w:p>
  </w:footnote>
  <w:footnote w:id="75">
    <w:p w14:paraId="35892CD5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proofErr w:type="gramStart"/>
      <w:r w:rsidRPr="00347FA3">
        <w:rPr>
          <w:rFonts w:ascii="Times New Roman" w:eastAsiaTheme="majorEastAsia" w:hAnsi="Times New Roman" w:cs="Times New Roman"/>
        </w:rPr>
        <w:t>邋</w:t>
      </w:r>
      <w:proofErr w:type="gramEnd"/>
      <w:r w:rsidRPr="00347FA3">
        <w:rPr>
          <w:rFonts w:ascii="Times New Roman" w:eastAsiaTheme="majorEastAsia" w:hAnsi="Times New Roman" w:cs="Times New Roman"/>
        </w:rPr>
        <w:t>」</w:t>
      </w:r>
      <w:proofErr w:type="gramStart"/>
      <w:r w:rsidRPr="00347FA3">
        <w:rPr>
          <w:rFonts w:ascii="Times New Roman" w:eastAsiaTheme="majorEastAsia" w:hAnsi="Times New Roman" w:cs="Times New Roman"/>
        </w:rPr>
        <w:t>疑</w:t>
      </w:r>
      <w:proofErr w:type="gramEnd"/>
      <w:r w:rsidRPr="00347FA3">
        <w:rPr>
          <w:rFonts w:ascii="Times New Roman" w:eastAsiaTheme="majorEastAsia" w:hAnsi="Times New Roman" w:cs="Times New Roman"/>
        </w:rPr>
        <w:t>「乘」之異體。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單育辰</w:t>
      </w:r>
      <w:proofErr w:type="gramEnd"/>
      <w:r w:rsidRPr="00347FA3">
        <w:rPr>
          <w:rFonts w:ascii="Times New Roman" w:eastAsiaTheme="majorEastAsia" w:hAnsi="Times New Roman" w:cs="Times New Roman"/>
        </w:rPr>
        <w:t>：釋「獵」。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易泉</w:t>
      </w:r>
      <w:proofErr w:type="gramEnd"/>
      <w:r w:rsidRPr="00347FA3">
        <w:rPr>
          <w:rFonts w:ascii="Times New Roman" w:eastAsiaTheme="majorEastAsia" w:hAnsi="Times New Roman" w:cs="Times New Roman"/>
        </w:rPr>
        <w:t>：</w:t>
      </w:r>
      <w:proofErr w:type="gramStart"/>
      <w:r w:rsidRPr="00347FA3">
        <w:rPr>
          <w:rFonts w:ascii="Times New Roman" w:eastAsiaTheme="majorEastAsia" w:hAnsi="Times New Roman" w:cs="Times New Roman"/>
        </w:rPr>
        <w:t>疑</w:t>
      </w:r>
      <w:proofErr w:type="gramEnd"/>
      <w:r w:rsidRPr="00347FA3">
        <w:rPr>
          <w:rFonts w:ascii="Times New Roman" w:eastAsiaTheme="majorEastAsia" w:hAnsi="Times New Roman" w:cs="Times New Roman"/>
        </w:rPr>
        <w:t>「獵」字，</w:t>
      </w:r>
      <w:proofErr w:type="gramStart"/>
      <w:r w:rsidRPr="00347FA3">
        <w:rPr>
          <w:rFonts w:ascii="Times New Roman" w:eastAsiaTheme="majorEastAsia" w:hAnsi="Times New Roman" w:cs="Times New Roman"/>
        </w:rPr>
        <w:t>過放逸樂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何有祖：即「獵」字，過於逸樂。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程燕</w:t>
      </w:r>
      <w:proofErr w:type="gramEnd"/>
      <w:r w:rsidRPr="00347FA3">
        <w:rPr>
          <w:rFonts w:ascii="Times New Roman" w:eastAsiaTheme="majorEastAsia" w:hAnsi="Times New Roman" w:cs="Times New Roman"/>
        </w:rPr>
        <w:t>：</w:t>
      </w:r>
      <w:proofErr w:type="gramStart"/>
      <w:r w:rsidRPr="00347FA3">
        <w:rPr>
          <w:rFonts w:ascii="Times New Roman" w:eastAsiaTheme="majorEastAsia" w:hAnsi="Times New Roman" w:cs="Times New Roman"/>
        </w:rPr>
        <w:t>疑</w:t>
      </w:r>
      <w:proofErr w:type="gramEnd"/>
      <w:r w:rsidRPr="00347FA3">
        <w:rPr>
          <w:rFonts w:ascii="Times New Roman" w:eastAsiaTheme="majorEastAsia" w:hAnsi="Times New Roman" w:cs="Times New Roman"/>
        </w:rPr>
        <w:t>此字</w:t>
      </w:r>
      <w:proofErr w:type="gramStart"/>
      <w:r w:rsidRPr="00347FA3">
        <w:rPr>
          <w:rFonts w:ascii="Times New Roman" w:eastAsiaTheme="majorEastAsia" w:hAnsi="Times New Roman" w:cs="Times New Roman"/>
        </w:rPr>
        <w:t>應釋作「邋</w:t>
      </w:r>
      <w:proofErr w:type="gramEnd"/>
      <w:r w:rsidRPr="00347FA3">
        <w:rPr>
          <w:rFonts w:ascii="Times New Roman" w:eastAsiaTheme="majorEastAsia" w:hAnsi="Times New Roman" w:cs="Times New Roman"/>
        </w:rPr>
        <w:t>」，讀爲「獵」。簡文「驅</w:t>
      </w:r>
      <w:proofErr w:type="gramStart"/>
      <w:r w:rsidRPr="00347FA3">
        <w:rPr>
          <w:rFonts w:ascii="Times New Roman" w:eastAsiaTheme="majorEastAsia" w:hAnsi="Times New Roman" w:cs="Times New Roman"/>
        </w:rPr>
        <w:t>騁</w:t>
      </w:r>
      <w:proofErr w:type="gramEnd"/>
      <w:r w:rsidRPr="00347FA3">
        <w:rPr>
          <w:rFonts w:ascii="Times New Roman" w:eastAsiaTheme="majorEastAsia" w:hAnsi="Times New Roman" w:cs="Times New Roman"/>
        </w:rPr>
        <w:t>田獵」，見《孟子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盡心下》：「驅</w:t>
      </w:r>
      <w:proofErr w:type="gramStart"/>
      <w:r w:rsidRPr="00347FA3">
        <w:rPr>
          <w:rFonts w:ascii="Times New Roman" w:eastAsiaTheme="majorEastAsia" w:hAnsi="Times New Roman" w:cs="Times New Roman"/>
        </w:rPr>
        <w:t>騁</w:t>
      </w:r>
      <w:proofErr w:type="gramEnd"/>
      <w:r w:rsidRPr="00347FA3">
        <w:rPr>
          <w:rFonts w:ascii="Times New Roman" w:eastAsiaTheme="majorEastAsia" w:hAnsi="Times New Roman" w:cs="Times New Roman"/>
        </w:rPr>
        <w:t>田獵」。</w:t>
      </w:r>
    </w:p>
  </w:footnote>
  <w:footnote w:id="76">
    <w:p w14:paraId="6A89B035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proofErr w:type="gramStart"/>
      <w:r w:rsidRPr="00347FA3">
        <w:rPr>
          <w:rFonts w:ascii="Times New Roman" w:eastAsiaTheme="majorEastAsia" w:hAnsi="Times New Roman" w:cs="Times New Roman"/>
        </w:rPr>
        <w:t>与</w:t>
      </w:r>
      <w:proofErr w:type="gramEnd"/>
      <w:r w:rsidRPr="00347FA3">
        <w:rPr>
          <w:rFonts w:ascii="Times New Roman" w:eastAsiaTheme="majorEastAsia" w:hAnsi="Times New Roman" w:cs="Times New Roman"/>
        </w:rPr>
        <w:t>」讀「</w:t>
      </w:r>
      <w:proofErr w:type="gramStart"/>
      <w:r w:rsidRPr="00347FA3">
        <w:rPr>
          <w:rFonts w:ascii="Times New Roman" w:eastAsiaTheme="majorEastAsia" w:hAnsi="Times New Roman" w:cs="Times New Roman"/>
        </w:rPr>
        <w:t>輿</w:t>
      </w:r>
      <w:proofErr w:type="gramEnd"/>
      <w:r w:rsidRPr="00347FA3">
        <w:rPr>
          <w:rFonts w:ascii="Times New Roman" w:eastAsiaTheme="majorEastAsia" w:hAnsi="Times New Roman" w:cs="Times New Roman"/>
        </w:rPr>
        <w:t>」，屬上讀。「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82210DE" wp14:editId="5DEDF036">
            <wp:extent cx="124691" cy="124691"/>
            <wp:effectExtent l="0" t="0" r="8890" b="8890"/>
            <wp:docPr id="1113308807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66" cy="125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」，《集韻》「</w:t>
      </w:r>
      <w:proofErr w:type="gramStart"/>
      <w:r w:rsidRPr="00347FA3">
        <w:rPr>
          <w:rFonts w:ascii="Times New Roman" w:eastAsiaTheme="majorEastAsia" w:hAnsi="Times New Roman" w:cs="Times New Roman"/>
        </w:rPr>
        <w:t>訟</w:t>
      </w:r>
      <w:proofErr w:type="gramEnd"/>
      <w:r w:rsidRPr="00347FA3">
        <w:rPr>
          <w:rFonts w:ascii="Times New Roman" w:eastAsiaTheme="majorEastAsia" w:hAnsi="Times New Roman" w:cs="Times New Roman"/>
        </w:rPr>
        <w:t>，</w:t>
      </w:r>
      <w:proofErr w:type="gramStart"/>
      <w:r w:rsidRPr="00347FA3">
        <w:rPr>
          <w:rFonts w:ascii="Times New Roman" w:eastAsiaTheme="majorEastAsia" w:hAnsi="Times New Roman" w:cs="Times New Roman"/>
        </w:rPr>
        <w:t>古作</w:t>
      </w:r>
      <w:proofErr w:type="gramEnd"/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C25201C" wp14:editId="074D9982">
            <wp:extent cx="117409" cy="117409"/>
            <wp:effectExtent l="0" t="0" r="0" b="0"/>
            <wp:docPr id="1607782836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34" cy="12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」。「驅</w:t>
      </w:r>
      <w:proofErr w:type="gramStart"/>
      <w:r w:rsidRPr="00347FA3">
        <w:rPr>
          <w:rFonts w:ascii="Times New Roman" w:eastAsiaTheme="majorEastAsia" w:hAnsi="Times New Roman" w:cs="Times New Roman"/>
        </w:rPr>
        <w:t>軝</w:t>
      </w:r>
      <w:proofErr w:type="gramEnd"/>
      <w:r w:rsidRPr="00347FA3">
        <w:rPr>
          <w:rFonts w:ascii="Times New Roman" w:eastAsiaTheme="majorEastAsia" w:hAnsi="Times New Roman" w:cs="Times New Roman"/>
        </w:rPr>
        <w:t>柱乘</w:t>
      </w:r>
      <w:proofErr w:type="gramStart"/>
      <w:r w:rsidRPr="00347FA3">
        <w:rPr>
          <w:rFonts w:ascii="Times New Roman" w:eastAsiaTheme="majorEastAsia" w:hAnsi="Times New Roman" w:cs="Times New Roman"/>
        </w:rPr>
        <w:t>輿</w:t>
      </w:r>
      <w:proofErr w:type="gramEnd"/>
      <w:r w:rsidRPr="00347FA3">
        <w:rPr>
          <w:rFonts w:ascii="Times New Roman" w:eastAsiaTheme="majorEastAsia" w:hAnsi="Times New Roman" w:cs="Times New Roman"/>
        </w:rPr>
        <w:t>」，句意為駕馭裝飾豪華之車。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高佑仁：讀「</w:t>
      </w:r>
      <w:proofErr w:type="gramStart"/>
      <w:r w:rsidRPr="00347FA3">
        <w:rPr>
          <w:rFonts w:ascii="Times New Roman" w:eastAsiaTheme="majorEastAsia" w:hAnsi="Times New Roman" w:cs="Times New Roman"/>
        </w:rPr>
        <w:t>与</w:t>
      </w:r>
      <w:proofErr w:type="gramEnd"/>
      <w:r w:rsidRPr="00347FA3">
        <w:rPr>
          <w:rFonts w:ascii="Times New Roman" w:eastAsiaTheme="majorEastAsia" w:hAnsi="Times New Roman" w:cs="Times New Roman"/>
        </w:rPr>
        <w:t>」爲「舉」，屬下讀。值得注意的是「舉」字</w:t>
      </w:r>
      <w:proofErr w:type="gramStart"/>
      <w:r w:rsidRPr="00347FA3">
        <w:rPr>
          <w:rFonts w:ascii="Times New Roman" w:eastAsiaTheme="majorEastAsia" w:hAnsi="Times New Roman" w:cs="Times New Roman"/>
        </w:rPr>
        <w:t>上有墨點</w:t>
      </w:r>
      <w:proofErr w:type="gramEnd"/>
      <w:r w:rsidRPr="00347FA3">
        <w:rPr>
          <w:rFonts w:ascii="Times New Roman" w:eastAsiaTheme="majorEastAsia" w:hAnsi="Times New Roman" w:cs="Times New Roman"/>
        </w:rPr>
        <w:t>，或有提醒作用。後</w:t>
      </w:r>
      <w:proofErr w:type="gramStart"/>
      <w:r w:rsidRPr="00347FA3">
        <w:rPr>
          <w:rFonts w:ascii="Times New Roman" w:eastAsiaTheme="majorEastAsia" w:hAnsi="Times New Roman" w:cs="Times New Roman"/>
        </w:rPr>
        <w:t>又斷讀為</w:t>
      </w:r>
      <w:proofErr w:type="gramEnd"/>
      <w:r w:rsidRPr="00347FA3">
        <w:rPr>
          <w:rFonts w:ascii="Times New Roman" w:eastAsiaTheme="majorEastAsia" w:hAnsi="Times New Roman" w:cs="Times New Roman"/>
        </w:rPr>
        <w:t>「美宗室、驅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706C0B4" wp14:editId="691BA73C">
            <wp:extent cx="113030" cy="113030"/>
            <wp:effectExtent l="0" t="0" r="1270" b="1270"/>
            <wp:docPr id="613226212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" cy="11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347FA3">
        <w:rPr>
          <w:rFonts w:ascii="Times New Roman" w:eastAsiaTheme="majorEastAsia" w:hAnsi="Times New Roman" w:cs="Times New Roman"/>
        </w:rPr>
        <w:t>畋</w:t>
      </w:r>
      <w:proofErr w:type="gramEnd"/>
      <w:r w:rsidRPr="00347FA3">
        <w:rPr>
          <w:rFonts w:ascii="Times New Roman" w:eastAsiaTheme="majorEastAsia" w:hAnsi="Times New Roman" w:cs="Times New Roman"/>
        </w:rPr>
        <w:t>、</w:t>
      </w:r>
      <w:proofErr w:type="gramStart"/>
      <w:r w:rsidRPr="00347FA3">
        <w:rPr>
          <w:rFonts w:ascii="Times New Roman" w:eastAsiaTheme="majorEastAsia" w:hAnsi="Times New Roman" w:cs="Times New Roman"/>
        </w:rPr>
        <w:t>獵舉獄訟</w:t>
      </w:r>
      <w:proofErr w:type="gramEnd"/>
      <w:r w:rsidRPr="00347FA3">
        <w:rPr>
          <w:rFonts w:ascii="Times New Roman" w:eastAsiaTheme="majorEastAsia" w:hAnsi="Times New Roman" w:cs="Times New Roman"/>
        </w:rPr>
        <w:t>，此所以失」。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何有祖：獄</w:t>
      </w:r>
      <w:proofErr w:type="gramStart"/>
      <w:r w:rsidRPr="00347FA3">
        <w:rPr>
          <w:rFonts w:ascii="Times New Roman" w:eastAsiaTheme="majorEastAsia" w:hAnsi="Times New Roman" w:cs="Times New Roman"/>
        </w:rPr>
        <w:t>訟</w:t>
      </w:r>
      <w:proofErr w:type="gramEnd"/>
      <w:r w:rsidRPr="00347FA3">
        <w:rPr>
          <w:rFonts w:ascii="Times New Roman" w:eastAsiaTheme="majorEastAsia" w:hAnsi="Times New Roman" w:cs="Times New Roman"/>
        </w:rPr>
        <w:t>之事，典籍記載常用動詞是「理」、「斷」，意在平息爭端，此處似興起獄</w:t>
      </w:r>
      <w:proofErr w:type="gramStart"/>
      <w:r w:rsidRPr="00347FA3">
        <w:rPr>
          <w:rFonts w:ascii="Times New Roman" w:eastAsiaTheme="majorEastAsia" w:hAnsi="Times New Roman" w:cs="Times New Roman"/>
        </w:rPr>
        <w:t>訟</w:t>
      </w:r>
      <w:proofErr w:type="gramEnd"/>
      <w:r w:rsidRPr="00347FA3">
        <w:rPr>
          <w:rFonts w:ascii="Times New Roman" w:eastAsiaTheme="majorEastAsia" w:hAnsi="Times New Roman" w:cs="Times New Roman"/>
        </w:rPr>
        <w:t>，上文所述諸項皆是弊政。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鳲鳩</w:t>
      </w:r>
      <w:proofErr w:type="gramEnd"/>
      <w:r w:rsidRPr="00347FA3">
        <w:rPr>
          <w:rFonts w:ascii="Times New Roman" w:eastAsiaTheme="majorEastAsia" w:hAnsi="Times New Roman" w:cs="Times New Roman"/>
        </w:rPr>
        <w:t>：「與獄</w:t>
      </w:r>
      <w:proofErr w:type="gramStart"/>
      <w:r w:rsidRPr="00347FA3">
        <w:rPr>
          <w:rFonts w:ascii="Times New Roman" w:eastAsiaTheme="majorEastAsia" w:hAnsi="Times New Roman" w:cs="Times New Roman"/>
        </w:rPr>
        <w:t>訟</w:t>
      </w:r>
      <w:proofErr w:type="gramEnd"/>
      <w:r w:rsidRPr="00347FA3">
        <w:rPr>
          <w:rFonts w:ascii="Times New Roman" w:eastAsiaTheme="majorEastAsia" w:hAnsi="Times New Roman" w:cs="Times New Roman"/>
        </w:rPr>
        <w:t>」，理解為「興起獄</w:t>
      </w:r>
      <w:proofErr w:type="gramStart"/>
      <w:r w:rsidRPr="00347FA3">
        <w:rPr>
          <w:rFonts w:ascii="Times New Roman" w:eastAsiaTheme="majorEastAsia" w:hAnsi="Times New Roman" w:cs="Times New Roman"/>
        </w:rPr>
        <w:t>訟</w:t>
      </w:r>
      <w:proofErr w:type="gramEnd"/>
      <w:r w:rsidRPr="00347FA3">
        <w:rPr>
          <w:rFonts w:ascii="Times New Roman" w:eastAsiaTheme="majorEastAsia" w:hAnsi="Times New Roman" w:cs="Times New Roman"/>
        </w:rPr>
        <w:t>」，</w:t>
      </w:r>
      <w:proofErr w:type="gramStart"/>
      <w:r w:rsidRPr="00347FA3">
        <w:rPr>
          <w:rFonts w:ascii="Times New Roman" w:eastAsiaTheme="majorEastAsia" w:hAnsi="Times New Roman" w:cs="Times New Roman"/>
        </w:rPr>
        <w:t>終嫌寬闊</w:t>
      </w:r>
      <w:proofErr w:type="gramEnd"/>
      <w:r w:rsidRPr="00347FA3">
        <w:rPr>
          <w:rFonts w:ascii="Times New Roman" w:eastAsiaTheme="majorEastAsia" w:hAnsi="Times New Roman" w:cs="Times New Roman"/>
        </w:rPr>
        <w:t>模糊，不够具體協調。可考慮讀「</w:t>
      </w:r>
      <w:proofErr w:type="gramStart"/>
      <w:r w:rsidRPr="00347FA3">
        <w:rPr>
          <w:rFonts w:ascii="Times New Roman" w:eastAsiaTheme="majorEastAsia" w:hAnsi="Times New Roman" w:cs="Times New Roman"/>
        </w:rPr>
        <w:t>鞫</w:t>
      </w:r>
      <w:proofErr w:type="gramEnd"/>
      <w:r w:rsidRPr="00347FA3">
        <w:rPr>
          <w:rFonts w:ascii="Times New Roman" w:eastAsiaTheme="majorEastAsia" w:hAnsi="Times New Roman" w:cs="Times New Roman"/>
        </w:rPr>
        <w:t>獄</w:t>
      </w:r>
      <w:proofErr w:type="gramStart"/>
      <w:r w:rsidRPr="00347FA3">
        <w:rPr>
          <w:rFonts w:ascii="Times New Roman" w:eastAsiaTheme="majorEastAsia" w:hAnsi="Times New Roman" w:cs="Times New Roman"/>
        </w:rPr>
        <w:t>訟</w:t>
      </w:r>
      <w:proofErr w:type="gramEnd"/>
      <w:r w:rsidRPr="00347FA3">
        <w:rPr>
          <w:rFonts w:ascii="Times New Roman" w:eastAsiaTheme="majorEastAsia" w:hAnsi="Times New Roman" w:cs="Times New Roman"/>
        </w:rPr>
        <w:t>」、「</w:t>
      </w:r>
      <w:r w:rsidRPr="00347FA3">
        <w:rPr>
          <w:rFonts w:ascii="Times New Roman" w:eastAsia="新細明體-ExtB" w:hAnsi="Times New Roman" w:cs="Times New Roman"/>
        </w:rPr>
        <w:t>𥷚</w:t>
      </w:r>
      <w:r w:rsidRPr="00347FA3">
        <w:rPr>
          <w:rFonts w:ascii="Times New Roman" w:eastAsiaTheme="majorEastAsia" w:hAnsi="Times New Roman" w:cs="Times New Roman"/>
        </w:rPr>
        <w:t>獄訟」，有刑訊逼供的意思在內，但找不到先秦書證。《說文》「</w:t>
      </w:r>
      <w:r w:rsidRPr="00347FA3">
        <w:rPr>
          <w:rFonts w:ascii="Times New Roman" w:eastAsia="新細明體-ExtB" w:hAnsi="Times New Roman" w:cs="Times New Roman"/>
        </w:rPr>
        <w:t>𥷚</w:t>
      </w:r>
      <w:r w:rsidRPr="00347FA3">
        <w:rPr>
          <w:rFonts w:ascii="Times New Roman" w:eastAsiaTheme="majorEastAsia" w:hAnsi="Times New Roman" w:cs="Times New Roman"/>
        </w:rPr>
        <w:t>，窮理罪人也」。在「窮、盡」</w:t>
      </w:r>
      <w:proofErr w:type="gramStart"/>
      <w:r w:rsidRPr="00347FA3">
        <w:rPr>
          <w:rFonts w:ascii="Times New Roman" w:eastAsiaTheme="majorEastAsia" w:hAnsi="Times New Roman" w:cs="Times New Roman"/>
        </w:rPr>
        <w:t>義上</w:t>
      </w:r>
      <w:proofErr w:type="gramEnd"/>
      <w:r w:rsidRPr="00347FA3">
        <w:rPr>
          <w:rFonts w:ascii="Times New Roman" w:eastAsiaTheme="majorEastAsia" w:hAnsi="Times New Roman" w:cs="Times New Roman"/>
        </w:rPr>
        <w:t>，「舉」、「</w:t>
      </w:r>
      <w:proofErr w:type="gramStart"/>
      <w:r w:rsidRPr="00347FA3">
        <w:rPr>
          <w:rFonts w:ascii="Times New Roman" w:eastAsiaTheme="majorEastAsia" w:hAnsi="Times New Roman" w:cs="Times New Roman"/>
        </w:rPr>
        <w:t>鞫</w:t>
      </w:r>
      <w:proofErr w:type="gramEnd"/>
      <w:r w:rsidRPr="00347FA3">
        <w:rPr>
          <w:rFonts w:ascii="Times New Roman" w:eastAsiaTheme="majorEastAsia" w:hAnsi="Times New Roman" w:cs="Times New Roman"/>
        </w:rPr>
        <w:t>」是相通的。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苦行僧：「與獄</w:t>
      </w:r>
      <w:proofErr w:type="gramStart"/>
      <w:r w:rsidRPr="00347FA3">
        <w:rPr>
          <w:rFonts w:ascii="Times New Roman" w:eastAsiaTheme="majorEastAsia" w:hAnsi="Times New Roman" w:cs="Times New Roman"/>
        </w:rPr>
        <w:t>訟</w:t>
      </w:r>
      <w:proofErr w:type="gramEnd"/>
      <w:r w:rsidRPr="00347FA3">
        <w:rPr>
          <w:rFonts w:ascii="Times New Roman" w:eastAsiaTheme="majorEastAsia" w:hAnsi="Times New Roman" w:cs="Times New Roman"/>
        </w:rPr>
        <w:t>」之「與」，</w:t>
      </w:r>
      <w:proofErr w:type="gramStart"/>
      <w:r w:rsidRPr="00347FA3">
        <w:rPr>
          <w:rFonts w:ascii="Times New Roman" w:eastAsiaTheme="majorEastAsia" w:hAnsi="Times New Roman" w:cs="Times New Roman"/>
        </w:rPr>
        <w:t>當讀為</w:t>
      </w:r>
      <w:proofErr w:type="gramEnd"/>
      <w:r w:rsidRPr="00347FA3">
        <w:rPr>
          <w:rFonts w:ascii="Times New Roman" w:eastAsiaTheme="majorEastAsia" w:hAnsi="Times New Roman" w:cs="Times New Roman"/>
        </w:rPr>
        <w:t>「預」。「與」與「預」古音相同，都是喻母魚部。兩字相通，古書多見。「預」有干預的意思。《東觀漢記</w:t>
      </w:r>
      <w:r w:rsidRPr="00347FA3">
        <w:rPr>
          <w:rFonts w:ascii="Times New Roman" w:eastAsiaTheme="majorEastAsia" w:hAnsi="Times New Roman" w:cs="Times New Roman"/>
        </w:rPr>
        <w:t>•</w:t>
      </w:r>
      <w:r w:rsidRPr="00347FA3">
        <w:rPr>
          <w:rFonts w:ascii="Times New Roman" w:eastAsiaTheme="majorEastAsia" w:hAnsi="Times New Roman" w:cs="Times New Roman"/>
        </w:rPr>
        <w:t>明帝紀》：「外戚預政，</w:t>
      </w:r>
      <w:proofErr w:type="gramStart"/>
      <w:r w:rsidRPr="00347FA3">
        <w:rPr>
          <w:rFonts w:ascii="Times New Roman" w:eastAsiaTheme="majorEastAsia" w:hAnsi="Times New Roman" w:cs="Times New Roman"/>
        </w:rPr>
        <w:t>上濁明</w:t>
      </w:r>
      <w:proofErr w:type="gramEnd"/>
      <w:r w:rsidRPr="00347FA3">
        <w:rPr>
          <w:rFonts w:ascii="Times New Roman" w:eastAsiaTheme="majorEastAsia" w:hAnsi="Times New Roman" w:cs="Times New Roman"/>
        </w:rPr>
        <w:t>主，</w:t>
      </w:r>
      <w:proofErr w:type="gramStart"/>
      <w:r w:rsidRPr="00347FA3">
        <w:rPr>
          <w:rFonts w:ascii="Times New Roman" w:eastAsiaTheme="majorEastAsia" w:hAnsi="Times New Roman" w:cs="Times New Roman"/>
        </w:rPr>
        <w:t>下危臣子</w:t>
      </w:r>
      <w:proofErr w:type="gramEnd"/>
      <w:r w:rsidRPr="00347FA3">
        <w:rPr>
          <w:rFonts w:ascii="Times New Roman" w:eastAsiaTheme="majorEastAsia" w:hAnsi="Times New Roman" w:cs="Times New Roman"/>
        </w:rPr>
        <w:t>。」「與（預）獄</w:t>
      </w:r>
      <w:proofErr w:type="gramStart"/>
      <w:r w:rsidRPr="00347FA3">
        <w:rPr>
          <w:rFonts w:ascii="Times New Roman" w:eastAsiaTheme="majorEastAsia" w:hAnsi="Times New Roman" w:cs="Times New Roman"/>
        </w:rPr>
        <w:t>訟</w:t>
      </w:r>
      <w:proofErr w:type="gramEnd"/>
      <w:r w:rsidRPr="00347FA3">
        <w:rPr>
          <w:rFonts w:ascii="Times New Roman" w:eastAsiaTheme="majorEastAsia" w:hAnsi="Times New Roman" w:cs="Times New Roman"/>
        </w:rPr>
        <w:t>」的意思就是干預獄</w:t>
      </w:r>
      <w:proofErr w:type="gramStart"/>
      <w:r w:rsidRPr="00347FA3">
        <w:rPr>
          <w:rFonts w:ascii="Times New Roman" w:eastAsiaTheme="majorEastAsia" w:hAnsi="Times New Roman" w:cs="Times New Roman"/>
        </w:rPr>
        <w:t>訟</w:t>
      </w:r>
      <w:proofErr w:type="gramEnd"/>
      <w:r w:rsidRPr="00347FA3">
        <w:rPr>
          <w:rFonts w:ascii="Times New Roman" w:eastAsiaTheme="majorEastAsia" w:hAnsi="Times New Roman" w:cs="Times New Roman"/>
        </w:rPr>
        <w:t>，也就是以個人權勢影響司法公正。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高運環：</w:t>
      </w:r>
      <w:proofErr w:type="gramEnd"/>
      <w:r w:rsidRPr="00347FA3">
        <w:rPr>
          <w:rFonts w:ascii="Times New Roman" w:eastAsiaTheme="majorEastAsia" w:hAnsi="Times New Roman" w:cs="Times New Roman"/>
        </w:rPr>
        <w:t>「與獄</w:t>
      </w:r>
      <w:proofErr w:type="gramStart"/>
      <w:r w:rsidRPr="00347FA3">
        <w:rPr>
          <w:rFonts w:ascii="Times New Roman" w:eastAsiaTheme="majorEastAsia" w:hAnsi="Times New Roman" w:cs="Times New Roman"/>
        </w:rPr>
        <w:t>訟</w:t>
      </w:r>
      <w:proofErr w:type="gramEnd"/>
      <w:r w:rsidRPr="00347FA3">
        <w:rPr>
          <w:rFonts w:ascii="Times New Roman" w:eastAsiaTheme="majorEastAsia" w:hAnsi="Times New Roman" w:cs="Times New Roman"/>
        </w:rPr>
        <w:t>」的「與」當以讀干預的「預」爲妥。國君按正常程序過問相關案件，不屬「預獄</w:t>
      </w:r>
      <w:proofErr w:type="gramStart"/>
      <w:r w:rsidRPr="00347FA3">
        <w:rPr>
          <w:rFonts w:ascii="Times New Roman" w:eastAsiaTheme="majorEastAsia" w:hAnsi="Times New Roman" w:cs="Times New Roman"/>
        </w:rPr>
        <w:t>訟</w:t>
      </w:r>
      <w:proofErr w:type="gramEnd"/>
      <w:r w:rsidRPr="00347FA3">
        <w:rPr>
          <w:rFonts w:ascii="Times New Roman" w:eastAsiaTheme="majorEastAsia" w:hAnsi="Times New Roman" w:cs="Times New Roman"/>
        </w:rPr>
        <w:t>」。如《墨子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明鬼下》有一則</w:t>
      </w:r>
      <w:proofErr w:type="gramStart"/>
      <w:r w:rsidRPr="00347FA3">
        <w:rPr>
          <w:rFonts w:ascii="Times New Roman" w:eastAsiaTheme="majorEastAsia" w:hAnsi="Times New Roman" w:cs="Times New Roman"/>
        </w:rPr>
        <w:t>齊莊公</w:t>
      </w:r>
      <w:proofErr w:type="gramEnd"/>
      <w:r w:rsidRPr="00347FA3">
        <w:rPr>
          <w:rFonts w:ascii="Times New Roman" w:eastAsiaTheme="majorEastAsia" w:hAnsi="Times New Roman" w:cs="Times New Roman"/>
        </w:rPr>
        <w:t>時獄</w:t>
      </w:r>
      <w:proofErr w:type="gramStart"/>
      <w:r w:rsidRPr="00347FA3">
        <w:rPr>
          <w:rFonts w:ascii="Times New Roman" w:eastAsiaTheme="majorEastAsia" w:hAnsi="Times New Roman" w:cs="Times New Roman"/>
        </w:rPr>
        <w:t>訟</w:t>
      </w:r>
      <w:proofErr w:type="gramEnd"/>
      <w:r w:rsidRPr="00347FA3">
        <w:rPr>
          <w:rFonts w:ascii="Times New Roman" w:eastAsiaTheme="majorEastAsia" w:hAnsi="Times New Roman" w:cs="Times New Roman"/>
        </w:rPr>
        <w:t>故事，兩位大臣「</w:t>
      </w:r>
      <w:proofErr w:type="gramStart"/>
      <w:r w:rsidRPr="00347FA3">
        <w:rPr>
          <w:rFonts w:ascii="Times New Roman" w:eastAsiaTheme="majorEastAsia" w:hAnsi="Times New Roman" w:cs="Times New Roman"/>
        </w:rPr>
        <w:t>訟</w:t>
      </w:r>
      <w:proofErr w:type="gramEnd"/>
      <w:r w:rsidRPr="00347FA3">
        <w:rPr>
          <w:rFonts w:ascii="Times New Roman" w:eastAsiaTheme="majorEastAsia" w:hAnsi="Times New Roman" w:cs="Times New Roman"/>
        </w:rPr>
        <w:t>三年而獄不斷」，才由</w:t>
      </w:r>
      <w:proofErr w:type="gramStart"/>
      <w:r w:rsidRPr="00347FA3">
        <w:rPr>
          <w:rFonts w:ascii="Times New Roman" w:eastAsiaTheme="majorEastAsia" w:hAnsi="Times New Roman" w:cs="Times New Roman"/>
        </w:rPr>
        <w:t>齊莊公</w:t>
      </w:r>
      <w:proofErr w:type="gramEnd"/>
      <w:r w:rsidRPr="00347FA3">
        <w:rPr>
          <w:rFonts w:ascii="Times New Roman" w:eastAsiaTheme="majorEastAsia" w:hAnsi="Times New Roman" w:cs="Times New Roman"/>
        </w:rPr>
        <w:t>親自處理。又如《漢書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刑法志》高皇帝七年下</w:t>
      </w:r>
      <w:proofErr w:type="gramStart"/>
      <w:r w:rsidRPr="00347FA3">
        <w:rPr>
          <w:rFonts w:ascii="Times New Roman" w:eastAsiaTheme="majorEastAsia" w:hAnsi="Times New Roman" w:cs="Times New Roman"/>
        </w:rPr>
        <w:t>詔禦史的</w:t>
      </w:r>
      <w:proofErr w:type="gramEnd"/>
      <w:r w:rsidRPr="00347FA3">
        <w:rPr>
          <w:rFonts w:ascii="Times New Roman" w:eastAsiaTheme="majorEastAsia" w:hAnsi="Times New Roman" w:cs="Times New Roman"/>
        </w:rPr>
        <w:t>內容有：「</w:t>
      </w:r>
      <w:proofErr w:type="gramStart"/>
      <w:r w:rsidRPr="00347FA3">
        <w:rPr>
          <w:rFonts w:ascii="Times New Roman" w:eastAsiaTheme="majorEastAsia" w:hAnsi="Times New Roman" w:cs="Times New Roman"/>
        </w:rPr>
        <w:t>廷</w:t>
      </w:r>
      <w:proofErr w:type="gramEnd"/>
      <w:r w:rsidRPr="00347FA3">
        <w:rPr>
          <w:rFonts w:ascii="Times New Roman" w:eastAsiaTheme="majorEastAsia" w:hAnsi="Times New Roman" w:cs="Times New Roman"/>
        </w:rPr>
        <w:t>尉所不能决，謹具爲奏，傅所當比律令以聞」。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俞紹宏、張青松：「</w:t>
      </w:r>
      <w:proofErr w:type="gramStart"/>
      <w:r w:rsidRPr="00347FA3">
        <w:rPr>
          <w:rFonts w:ascii="Times New Roman" w:eastAsiaTheme="majorEastAsia" w:hAnsi="Times New Roman" w:cs="Times New Roman"/>
        </w:rPr>
        <w:t>与</w:t>
      </w:r>
      <w:proofErr w:type="gramEnd"/>
      <w:r w:rsidRPr="00347FA3">
        <w:rPr>
          <w:rFonts w:ascii="Times New Roman" w:eastAsiaTheme="majorEastAsia" w:hAnsi="Times New Roman" w:cs="Times New Roman"/>
        </w:rPr>
        <w:t>」讀「預」也可備</w:t>
      </w:r>
      <w:proofErr w:type="gramStart"/>
      <w:r w:rsidRPr="00347FA3">
        <w:rPr>
          <w:rFonts w:ascii="Times New Roman" w:eastAsiaTheme="majorEastAsia" w:hAnsi="Times New Roman" w:cs="Times New Roman"/>
        </w:rPr>
        <w:t>一</w:t>
      </w:r>
      <w:proofErr w:type="gramEnd"/>
      <w:r w:rsidRPr="00347FA3">
        <w:rPr>
          <w:rFonts w:ascii="Times New Roman" w:eastAsiaTheme="majorEastAsia" w:hAnsi="Times New Roman" w:cs="Times New Roman"/>
        </w:rPr>
        <w:t>説。</w:t>
      </w:r>
    </w:p>
  </w:footnote>
  <w:footnote w:id="77">
    <w:p w14:paraId="3F39D05F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4EB8D93" wp14:editId="3BA32601">
            <wp:extent cx="71252" cy="96400"/>
            <wp:effectExtent l="0" t="0" r="5080" b="0"/>
            <wp:docPr id="9084618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3940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3356" cy="9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」釋「易」，變易。「獄</w:t>
      </w:r>
      <w:proofErr w:type="gramStart"/>
      <w:r w:rsidRPr="00347FA3">
        <w:rPr>
          <w:rFonts w:ascii="Times New Roman" w:eastAsiaTheme="majorEastAsia" w:hAnsi="Times New Roman" w:cs="Times New Roman"/>
        </w:rPr>
        <w:t>訟</w:t>
      </w:r>
      <w:proofErr w:type="gramEnd"/>
      <w:r w:rsidRPr="00347FA3">
        <w:rPr>
          <w:rFonts w:ascii="Times New Roman" w:eastAsiaTheme="majorEastAsia" w:hAnsi="Times New Roman" w:cs="Times New Roman"/>
        </w:rPr>
        <w:t>易」作一句，後加逗號。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易泉</w:t>
      </w:r>
      <w:proofErr w:type="gramEnd"/>
      <w:r w:rsidRPr="00347FA3">
        <w:rPr>
          <w:rFonts w:ascii="Times New Roman" w:eastAsiaTheme="majorEastAsia" w:hAnsi="Times New Roman" w:cs="Times New Roman"/>
        </w:rPr>
        <w:t>、何有祖：「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CF5D9E3" wp14:editId="7EB4DE62">
            <wp:extent cx="71252" cy="96400"/>
            <wp:effectExtent l="0" t="0" r="5080" b="0"/>
            <wp:docPr id="20463394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3940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3356" cy="9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」與《孔》簡</w:t>
      </w:r>
      <w:r w:rsidRPr="00347FA3">
        <w:rPr>
          <w:rFonts w:ascii="Times New Roman" w:eastAsiaTheme="majorEastAsia" w:hAnsi="Times New Roman" w:cs="Times New Roman"/>
        </w:rPr>
        <w:t>8</w:t>
      </w:r>
      <w:r w:rsidRPr="00347FA3">
        <w:rPr>
          <w:rFonts w:ascii="Times New Roman" w:eastAsiaTheme="majorEastAsia" w:hAnsi="Times New Roman" w:cs="Times New Roman"/>
        </w:rPr>
        <w:t>「此」形同，這裡當是「此所以失」。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張峰、何有祖：釋「此」，屬下讀。寫法與上博六《孔子見季桓子》簡</w:t>
      </w:r>
      <w:r w:rsidRPr="00347FA3">
        <w:rPr>
          <w:rFonts w:ascii="Times New Roman" w:eastAsiaTheme="majorEastAsia" w:hAnsi="Times New Roman" w:cs="Times New Roman"/>
        </w:rPr>
        <w:t>8</w:t>
      </w:r>
      <w:r w:rsidRPr="00347FA3">
        <w:rPr>
          <w:rFonts w:ascii="Times New Roman" w:eastAsiaTheme="majorEastAsia" w:hAnsi="Times New Roman" w:cs="Times New Roman"/>
        </w:rPr>
        <w:t>的「此」形同。</w:t>
      </w:r>
    </w:p>
  </w:footnote>
  <w:footnote w:id="78">
    <w:p w14:paraId="27FBB4AA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整理者：「失」，失民，</w:t>
      </w:r>
      <w:proofErr w:type="gramStart"/>
      <w:r w:rsidRPr="00347FA3">
        <w:rPr>
          <w:rFonts w:ascii="Times New Roman" w:eastAsiaTheme="majorEastAsia" w:hAnsi="Times New Roman" w:cs="Times New Roman"/>
        </w:rPr>
        <w:t>失道</w:t>
      </w:r>
      <w:proofErr w:type="gramEnd"/>
      <w:r w:rsidRPr="00347FA3">
        <w:rPr>
          <w:rFonts w:ascii="Times New Roman" w:eastAsiaTheme="majorEastAsia" w:hAnsi="Times New Roman" w:cs="Times New Roman"/>
        </w:rPr>
        <w:t>，失綱紀，失天下。</w:t>
      </w:r>
    </w:p>
  </w:footnote>
  <w:footnote w:id="79">
    <w:p w14:paraId="7E4EA3AA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整理者：「害」讀「</w:t>
      </w:r>
      <w:proofErr w:type="gramStart"/>
      <w:r w:rsidRPr="00347FA3">
        <w:rPr>
          <w:rFonts w:ascii="Times New Roman" w:eastAsiaTheme="majorEastAsia" w:hAnsi="Times New Roman" w:cs="Times New Roman"/>
        </w:rPr>
        <w:t>曷</w:t>
      </w:r>
      <w:proofErr w:type="gramEnd"/>
      <w:r w:rsidRPr="00347FA3">
        <w:rPr>
          <w:rFonts w:ascii="Times New Roman" w:eastAsiaTheme="majorEastAsia" w:hAnsi="Times New Roman" w:cs="Times New Roman"/>
        </w:rPr>
        <w:t>」。《尚書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泰誓》「予</w:t>
      </w:r>
      <w:proofErr w:type="gramStart"/>
      <w:r w:rsidRPr="00347FA3">
        <w:rPr>
          <w:rFonts w:ascii="Times New Roman" w:eastAsiaTheme="majorEastAsia" w:hAnsi="Times New Roman" w:cs="Times New Roman"/>
        </w:rPr>
        <w:t>曷</w:t>
      </w:r>
      <w:proofErr w:type="gramEnd"/>
      <w:r w:rsidRPr="00347FA3">
        <w:rPr>
          <w:rFonts w:ascii="Times New Roman" w:eastAsiaTheme="majorEastAsia" w:hAnsi="Times New Roman" w:cs="Times New Roman"/>
        </w:rPr>
        <w:t>敢有越</w:t>
      </w:r>
      <w:proofErr w:type="gramStart"/>
      <w:r w:rsidRPr="00347FA3">
        <w:rPr>
          <w:rFonts w:ascii="Times New Roman" w:eastAsiaTheme="majorEastAsia" w:hAnsi="Times New Roman" w:cs="Times New Roman"/>
        </w:rPr>
        <w:t>厥</w:t>
      </w:r>
      <w:proofErr w:type="gramEnd"/>
      <w:r w:rsidRPr="00347FA3">
        <w:rPr>
          <w:rFonts w:ascii="Times New Roman" w:eastAsiaTheme="majorEastAsia" w:hAnsi="Times New Roman" w:cs="Times New Roman"/>
        </w:rPr>
        <w:t>志」，敦煌本「</w:t>
      </w:r>
      <w:proofErr w:type="gramStart"/>
      <w:r w:rsidRPr="00347FA3">
        <w:rPr>
          <w:rFonts w:ascii="Times New Roman" w:eastAsiaTheme="majorEastAsia" w:hAnsi="Times New Roman" w:cs="Times New Roman"/>
        </w:rPr>
        <w:t>曷</w:t>
      </w:r>
      <w:proofErr w:type="gramEnd"/>
      <w:r w:rsidRPr="00347FA3">
        <w:rPr>
          <w:rFonts w:ascii="Times New Roman" w:eastAsiaTheme="majorEastAsia" w:hAnsi="Times New Roman" w:cs="Times New Roman"/>
        </w:rPr>
        <w:t>」作「害」。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：讀「蓋」。</w:t>
      </w:r>
    </w:p>
  </w:footnote>
  <w:footnote w:id="80">
    <w:p w14:paraId="29E99CA8" w14:textId="18D783CA" w:rsidR="00701A28" w:rsidRPr="00347FA3" w:rsidRDefault="00701A28" w:rsidP="00F7406E">
      <w:pPr>
        <w:pStyle w:val="ae"/>
        <w:ind w:left="200" w:hangingChars="100" w:hanging="200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整理者：「鹿」讀「</w:t>
      </w:r>
      <w:proofErr w:type="gramStart"/>
      <w:r w:rsidRPr="00347FA3">
        <w:rPr>
          <w:rFonts w:ascii="Times New Roman" w:eastAsiaTheme="majorEastAsia" w:hAnsi="Times New Roman" w:cs="Times New Roman"/>
        </w:rPr>
        <w:t>蔍</w:t>
      </w:r>
      <w:proofErr w:type="gramEnd"/>
      <w:r w:rsidRPr="00347FA3">
        <w:rPr>
          <w:rFonts w:ascii="Times New Roman" w:eastAsiaTheme="majorEastAsia" w:hAnsi="Times New Roman" w:cs="Times New Roman"/>
        </w:rPr>
        <w:t>」、「</w:t>
      </w:r>
      <w:proofErr w:type="gramStart"/>
      <w:r w:rsidRPr="00347FA3">
        <w:rPr>
          <w:rFonts w:ascii="Times New Roman" w:eastAsiaTheme="majorEastAsia" w:hAnsi="Times New Roman" w:cs="Times New Roman"/>
        </w:rPr>
        <w:t>麤</w:t>
      </w:r>
      <w:proofErr w:type="gramEnd"/>
      <w:r w:rsidRPr="00347FA3">
        <w:rPr>
          <w:rFonts w:ascii="Times New Roman" w:eastAsiaTheme="majorEastAsia" w:hAnsi="Times New Roman" w:cs="Times New Roman"/>
        </w:rPr>
        <w:t>」、「粗」。</w:t>
      </w:r>
      <w:proofErr w:type="gramStart"/>
      <w:r w:rsidRPr="00347FA3">
        <w:rPr>
          <w:rFonts w:ascii="Times New Roman" w:eastAsiaTheme="majorEastAsia" w:hAnsi="Times New Roman" w:cs="Times New Roman"/>
        </w:rPr>
        <w:t>本句之</w:t>
      </w:r>
      <w:proofErr w:type="gramEnd"/>
      <w:r w:rsidRPr="00347FA3">
        <w:rPr>
          <w:rFonts w:ascii="Times New Roman" w:eastAsiaTheme="majorEastAsia" w:hAnsi="Times New Roman" w:cs="Times New Roman"/>
        </w:rPr>
        <w:t>「</w:t>
      </w:r>
      <w:proofErr w:type="gramStart"/>
      <w:r w:rsidRPr="00347FA3">
        <w:rPr>
          <w:rFonts w:ascii="Times New Roman" w:eastAsiaTheme="majorEastAsia" w:hAnsi="Times New Roman" w:cs="Times New Roman"/>
        </w:rPr>
        <w:t>麤</w:t>
      </w:r>
      <w:proofErr w:type="gramEnd"/>
      <w:r w:rsidRPr="00347FA3">
        <w:rPr>
          <w:rFonts w:ascii="Times New Roman" w:eastAsiaTheme="majorEastAsia" w:hAnsi="Times New Roman" w:cs="Times New Roman"/>
        </w:rPr>
        <w:t>」，引申爲不中禮，失於鄙野，有粗意。</w:t>
      </w:r>
      <w:r w:rsidRPr="00347FA3">
        <w:rPr>
          <w:rFonts w:ascii="Times New Roman" w:eastAsiaTheme="majorEastAsia" w:hAnsi="Times New Roman" w:cs="Times New Roman"/>
        </w:rPr>
        <w:t>/</w:t>
      </w:r>
      <w:r w:rsidRPr="00347FA3">
        <w:rPr>
          <w:rFonts w:ascii="Times New Roman" w:eastAsiaTheme="majorEastAsia" w:hAnsi="Times New Roman" w:cs="Times New Roman"/>
        </w:rPr>
        <w:t>張峰：整理者已經指出「鹿」可讀為「</w:t>
      </w:r>
      <w:proofErr w:type="gramStart"/>
      <w:r w:rsidRPr="00347FA3">
        <w:rPr>
          <w:rFonts w:ascii="Times New Roman" w:eastAsiaTheme="majorEastAsia" w:hAnsi="Times New Roman" w:cs="Times New Roman"/>
        </w:rPr>
        <w:t>麤</w:t>
      </w:r>
      <w:proofErr w:type="gramEnd"/>
      <w:r w:rsidRPr="00347FA3">
        <w:rPr>
          <w:rFonts w:ascii="Times New Roman" w:eastAsiaTheme="majorEastAsia" w:hAnsi="Times New Roman" w:cs="Times New Roman"/>
        </w:rPr>
        <w:t>」，《說文》：「</w:t>
      </w:r>
      <w:proofErr w:type="gramStart"/>
      <w:r w:rsidRPr="00347FA3">
        <w:rPr>
          <w:rFonts w:ascii="Times New Roman" w:eastAsiaTheme="majorEastAsia" w:hAnsi="Times New Roman" w:cs="Times New Roman"/>
        </w:rPr>
        <w:t>行超遠也</w:t>
      </w:r>
      <w:proofErr w:type="gramEnd"/>
      <w:r w:rsidRPr="00347FA3">
        <w:rPr>
          <w:rFonts w:ascii="Times New Roman" w:eastAsiaTheme="majorEastAsia" w:hAnsi="Times New Roman" w:cs="Times New Roman"/>
        </w:rPr>
        <w:t>。」</w:t>
      </w:r>
      <w:proofErr w:type="gramStart"/>
      <w:r w:rsidRPr="00347FA3">
        <w:rPr>
          <w:rFonts w:ascii="Times New Roman" w:eastAsiaTheme="majorEastAsia" w:hAnsi="Times New Roman" w:cs="Times New Roman"/>
        </w:rPr>
        <w:t>段注解釋</w:t>
      </w:r>
      <w:proofErr w:type="gramEnd"/>
      <w:r w:rsidRPr="00347FA3">
        <w:rPr>
          <w:rFonts w:ascii="Times New Roman" w:eastAsiaTheme="majorEastAsia" w:hAnsi="Times New Roman" w:cs="Times New Roman"/>
        </w:rPr>
        <w:t>引申之爲魯莽之稱，即今之「粗」字。這個含義正適合簡文，《呂氏春秋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仲冬紀第十一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至忠》：「何其暴而不敬也？」可以比觀。</w:t>
      </w:r>
      <w:r w:rsidR="00F7406E" w:rsidRPr="00F7406E">
        <w:rPr>
          <w:rFonts w:asciiTheme="majorEastAsia" w:eastAsiaTheme="majorEastAsia" w:hAnsiTheme="majorEastAsia" w:cs="Times New Roman" w:hint="eastAsia"/>
        </w:rPr>
        <w:t>後又指</w:t>
      </w:r>
      <w:r w:rsidR="00F7406E" w:rsidRPr="00F7406E">
        <w:rPr>
          <w:rFonts w:asciiTheme="majorEastAsia" w:eastAsiaTheme="majorEastAsia" w:hAnsiTheme="majorEastAsia" w:cs="Times New Roman"/>
        </w:rPr>
        <w:t>「</w:t>
      </w:r>
      <w:r w:rsidR="00F7406E" w:rsidRPr="00347FA3">
        <w:rPr>
          <w:rFonts w:ascii="Times New Roman" w:eastAsiaTheme="majorEastAsia" w:hAnsi="Times New Roman" w:cs="Times New Roman"/>
        </w:rPr>
        <w:t>鹿」或可讀「</w:t>
      </w:r>
      <w:proofErr w:type="gramStart"/>
      <w:r w:rsidR="00F7406E" w:rsidRPr="00347FA3">
        <w:rPr>
          <w:rFonts w:ascii="Times New Roman" w:eastAsiaTheme="majorEastAsia" w:hAnsi="Times New Roman" w:cs="Times New Roman"/>
        </w:rPr>
        <w:t>戮</w:t>
      </w:r>
      <w:proofErr w:type="gramEnd"/>
      <w:r w:rsidR="00F7406E" w:rsidRPr="00347FA3">
        <w:rPr>
          <w:rFonts w:ascii="Times New Roman" w:eastAsiaTheme="majorEastAsia" w:hAnsi="Times New Roman" w:cs="Times New Roman"/>
        </w:rPr>
        <w:t>」。</w:t>
      </w:r>
      <w:r w:rsidR="00F7406E">
        <w:rPr>
          <w:rFonts w:ascii="DengXian" w:eastAsia="DengXian" w:hAnsi="DengXian" w:cs="Times New Roman" w:hint="eastAsia"/>
        </w:rPr>
        <w:t>/</w:t>
      </w:r>
      <w:r w:rsidR="00F7406E">
        <w:rPr>
          <w:rFonts w:ascii="Times New Roman" w:eastAsia="DengXian" w:hAnsi="Times New Roman" w:cs="Times New Roman" w:hint="eastAsia"/>
        </w:rPr>
        <w:t xml:space="preserve"> </w:t>
      </w:r>
      <w:proofErr w:type="gramStart"/>
      <w:r w:rsidRPr="00347FA3">
        <w:rPr>
          <w:rFonts w:ascii="Times New Roman" w:eastAsiaTheme="majorEastAsia" w:hAnsi="Times New Roman" w:cs="Times New Roman"/>
        </w:rPr>
        <w:t>易泉</w:t>
      </w:r>
      <w:proofErr w:type="gramEnd"/>
      <w:r w:rsidRPr="00347FA3">
        <w:rPr>
          <w:rFonts w:ascii="Times New Roman" w:eastAsiaTheme="majorEastAsia" w:hAnsi="Times New Roman" w:cs="Times New Roman"/>
        </w:rPr>
        <w:t>、何有祖：楚文字中「鹿」、「</w:t>
      </w:r>
      <w:proofErr w:type="gramStart"/>
      <w:r w:rsidRPr="00347FA3">
        <w:rPr>
          <w:rFonts w:ascii="Times New Roman" w:eastAsiaTheme="majorEastAsia" w:hAnsi="Times New Roman" w:cs="Times New Roman"/>
        </w:rPr>
        <w:t>廌</w:t>
      </w:r>
      <w:proofErr w:type="gramEnd"/>
      <w:r w:rsidRPr="00347FA3">
        <w:rPr>
          <w:rFonts w:ascii="Times New Roman" w:eastAsiaTheme="majorEastAsia" w:hAnsi="Times New Roman" w:cs="Times New Roman"/>
        </w:rPr>
        <w:t>」形體接近，這</w:t>
      </w:r>
      <w:proofErr w:type="gramStart"/>
      <w:r w:rsidRPr="00347FA3">
        <w:rPr>
          <w:rFonts w:ascii="Times New Roman" w:eastAsiaTheme="majorEastAsia" w:hAnsi="Times New Roman" w:cs="Times New Roman"/>
        </w:rPr>
        <w:t>裏</w:t>
      </w:r>
      <w:proofErr w:type="gramEnd"/>
      <w:r w:rsidRPr="00347FA3">
        <w:rPr>
          <w:rFonts w:ascii="Times New Roman" w:eastAsiaTheme="majorEastAsia" w:hAnsi="Times New Roman" w:cs="Times New Roman"/>
        </w:rPr>
        <w:t>也有可能是「</w:t>
      </w:r>
      <w:proofErr w:type="gramStart"/>
      <w:r w:rsidRPr="00347FA3">
        <w:rPr>
          <w:rFonts w:ascii="Times New Roman" w:eastAsiaTheme="majorEastAsia" w:hAnsi="Times New Roman" w:cs="Times New Roman"/>
        </w:rPr>
        <w:t>廌</w:t>
      </w:r>
      <w:proofErr w:type="gramEnd"/>
      <w:r w:rsidRPr="00347FA3">
        <w:rPr>
          <w:rFonts w:ascii="Times New Roman" w:eastAsiaTheme="majorEastAsia" w:hAnsi="Times New Roman" w:cs="Times New Roman"/>
        </w:rPr>
        <w:t>」字，此種寫法也見於上博《容成氏》</w:t>
      </w:r>
      <w:r w:rsidRPr="00347FA3">
        <w:rPr>
          <w:rFonts w:ascii="Times New Roman" w:eastAsiaTheme="majorEastAsia" w:hAnsi="Times New Roman" w:cs="Times New Roman"/>
        </w:rPr>
        <w:t>48</w:t>
      </w:r>
      <w:r w:rsidRPr="00347FA3">
        <w:rPr>
          <w:rFonts w:ascii="Times New Roman" w:eastAsiaTheme="majorEastAsia" w:hAnsi="Times New Roman" w:cs="Times New Roman"/>
        </w:rPr>
        <w:t>號簡、《天子建州》甲</w:t>
      </w:r>
      <w:r w:rsidRPr="00347FA3">
        <w:rPr>
          <w:rFonts w:ascii="Times New Roman" w:eastAsiaTheme="majorEastAsia" w:hAnsi="Times New Roman" w:cs="Times New Roman"/>
        </w:rPr>
        <w:t>8</w:t>
      </w:r>
      <w:r w:rsidRPr="00347FA3">
        <w:rPr>
          <w:rFonts w:ascii="Times New Roman" w:eastAsiaTheme="majorEastAsia" w:hAnsi="Times New Roman" w:cs="Times New Roman"/>
        </w:rPr>
        <w:t>諸「薦」字。「</w:t>
      </w:r>
      <w:proofErr w:type="gramStart"/>
      <w:r w:rsidRPr="00347FA3">
        <w:rPr>
          <w:rFonts w:ascii="Times New Roman" w:eastAsiaTheme="majorEastAsia" w:hAnsi="Times New Roman" w:cs="Times New Roman"/>
        </w:rPr>
        <w:t>廌</w:t>
      </w:r>
      <w:proofErr w:type="gramEnd"/>
      <w:r w:rsidRPr="00347FA3">
        <w:rPr>
          <w:rFonts w:ascii="Times New Roman" w:eastAsiaTheme="majorEastAsia" w:hAnsi="Times New Roman" w:cs="Times New Roman"/>
        </w:rPr>
        <w:t>」，讀「薦」。「</w:t>
      </w:r>
      <w:proofErr w:type="gramStart"/>
      <w:r w:rsidRPr="00347FA3">
        <w:rPr>
          <w:rFonts w:ascii="Times New Roman" w:eastAsiaTheme="majorEastAsia" w:hAnsi="Times New Roman" w:cs="Times New Roman"/>
        </w:rPr>
        <w:t>曷薦而</w:t>
      </w:r>
      <w:proofErr w:type="gramEnd"/>
      <w:r w:rsidRPr="00347FA3">
        <w:rPr>
          <w:rFonts w:ascii="Times New Roman" w:eastAsiaTheme="majorEastAsia" w:hAnsi="Times New Roman" w:cs="Times New Roman"/>
        </w:rPr>
        <w:t>不敬？」，可參看《禮記</w:t>
      </w:r>
      <w:r w:rsidR="00F7406E">
        <w:rPr>
          <w:rFonts w:ascii="DengXian" w:eastAsia="DengXian" w:hAnsi="DengXian" w:cs="Times New Roman" w:hint="eastAsia"/>
        </w:rPr>
        <w:t>·</w:t>
      </w:r>
      <w:r w:rsidRPr="00347FA3">
        <w:rPr>
          <w:rFonts w:ascii="Times New Roman" w:eastAsiaTheme="majorEastAsia" w:hAnsi="Times New Roman" w:cs="Times New Roman"/>
        </w:rPr>
        <w:t>祭義》有「</w:t>
      </w:r>
      <w:proofErr w:type="gramStart"/>
      <w:r w:rsidRPr="00347FA3">
        <w:rPr>
          <w:rFonts w:ascii="Times New Roman" w:eastAsiaTheme="majorEastAsia" w:hAnsi="Times New Roman" w:cs="Times New Roman"/>
        </w:rPr>
        <w:t>其薦之</w:t>
      </w:r>
      <w:proofErr w:type="gramEnd"/>
      <w:r w:rsidRPr="00347FA3">
        <w:rPr>
          <w:rFonts w:ascii="Times New Roman" w:eastAsiaTheme="majorEastAsia" w:hAnsi="Times New Roman" w:cs="Times New Roman"/>
        </w:rPr>
        <w:t>也，</w:t>
      </w:r>
      <w:proofErr w:type="gramStart"/>
      <w:r w:rsidRPr="00347FA3">
        <w:rPr>
          <w:rFonts w:ascii="Times New Roman" w:eastAsiaTheme="majorEastAsia" w:hAnsi="Times New Roman" w:cs="Times New Roman"/>
        </w:rPr>
        <w:t>敬以欲</w:t>
      </w:r>
      <w:proofErr w:type="gramEnd"/>
      <w:r w:rsidRPr="00347FA3">
        <w:rPr>
          <w:rFonts w:ascii="Times New Roman" w:eastAsiaTheme="majorEastAsia" w:hAnsi="Times New Roman" w:cs="Times New Roman"/>
        </w:rPr>
        <w:t>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：讀「從」。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高運環：通觀楚簡</w:t>
      </w:r>
      <w:proofErr w:type="gramEnd"/>
      <w:r w:rsidRPr="00347FA3">
        <w:rPr>
          <w:rFonts w:ascii="Times New Roman" w:eastAsiaTheme="majorEastAsia" w:hAnsi="Times New Roman" w:cs="Times New Roman"/>
        </w:rPr>
        <w:t>，「鹿」、「</w:t>
      </w:r>
      <w:proofErr w:type="gramStart"/>
      <w:r w:rsidRPr="00347FA3">
        <w:rPr>
          <w:rFonts w:ascii="Times New Roman" w:eastAsiaTheme="majorEastAsia" w:hAnsi="Times New Roman" w:cs="Times New Roman"/>
        </w:rPr>
        <w:t>廌</w:t>
      </w:r>
      <w:proofErr w:type="gramEnd"/>
      <w:r w:rsidRPr="00347FA3">
        <w:rPr>
          <w:rFonts w:ascii="Times New Roman" w:eastAsiaTheme="majorEastAsia" w:hAnsi="Times New Roman" w:cs="Times New Roman"/>
        </w:rPr>
        <w:t>」形體，上部相似，區別主要在下部。《說文》鹿、</w:t>
      </w:r>
      <w:proofErr w:type="gramStart"/>
      <w:r w:rsidRPr="00347FA3">
        <w:rPr>
          <w:rFonts w:ascii="Times New Roman" w:eastAsiaTheme="majorEastAsia" w:hAnsi="Times New Roman" w:cs="Times New Roman"/>
        </w:rPr>
        <w:t>廌</w:t>
      </w:r>
      <w:proofErr w:type="gramEnd"/>
      <w:r w:rsidRPr="00347FA3">
        <w:rPr>
          <w:rFonts w:ascii="Times New Roman" w:eastAsiaTheme="majorEastAsia" w:hAnsi="Times New Roman" w:cs="Times New Roman"/>
        </w:rPr>
        <w:t>二部，分別分析二字：「鹿，</w:t>
      </w:r>
      <w:proofErr w:type="gramStart"/>
      <w:r w:rsidRPr="00347FA3">
        <w:rPr>
          <w:rFonts w:ascii="Times New Roman" w:eastAsiaTheme="majorEastAsia" w:hAnsi="Times New Roman" w:cs="Times New Roman"/>
        </w:rPr>
        <w:t>獸也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  <w:proofErr w:type="gramStart"/>
      <w:r w:rsidRPr="00347FA3">
        <w:rPr>
          <w:rFonts w:ascii="Times New Roman" w:eastAsiaTheme="majorEastAsia" w:hAnsi="Times New Roman" w:cs="Times New Roman"/>
        </w:rPr>
        <w:t>象</w:t>
      </w:r>
      <w:proofErr w:type="gramEnd"/>
      <w:r w:rsidRPr="00347FA3">
        <w:rPr>
          <w:rFonts w:ascii="Times New Roman" w:eastAsiaTheme="majorEastAsia" w:hAnsi="Times New Roman" w:cs="Times New Roman"/>
        </w:rPr>
        <w:t>頭角四足之形。鳥、</w:t>
      </w:r>
      <w:proofErr w:type="gramStart"/>
      <w:r w:rsidRPr="00347FA3">
        <w:rPr>
          <w:rFonts w:ascii="Times New Roman" w:eastAsiaTheme="majorEastAsia" w:hAnsi="Times New Roman" w:cs="Times New Roman"/>
        </w:rPr>
        <w:t>鹿足相似</w:t>
      </w:r>
      <w:proofErr w:type="gramEnd"/>
      <w:r w:rsidRPr="00347FA3">
        <w:rPr>
          <w:rFonts w:ascii="Times New Roman" w:eastAsiaTheme="majorEastAsia" w:hAnsi="Times New Roman" w:cs="Times New Roman"/>
        </w:rPr>
        <w:t>，從</w:t>
      </w:r>
      <w:proofErr w:type="gramStart"/>
      <w:r w:rsidRPr="00347FA3">
        <w:rPr>
          <w:rFonts w:ascii="Times New Roman" w:eastAsiaTheme="majorEastAsia" w:hAnsi="Times New Roman" w:cs="Times New Roman"/>
        </w:rPr>
        <w:t>匕</w:t>
      </w:r>
      <w:proofErr w:type="gramEnd"/>
      <w:r w:rsidRPr="00347FA3">
        <w:rPr>
          <w:rFonts w:ascii="Times New Roman" w:eastAsiaTheme="majorEastAsia" w:hAnsi="Times New Roman" w:cs="Times New Roman"/>
        </w:rPr>
        <w:t>」。「</w:t>
      </w:r>
      <w:proofErr w:type="gramStart"/>
      <w:r w:rsidRPr="00347FA3">
        <w:rPr>
          <w:rFonts w:ascii="Times New Roman" w:eastAsiaTheme="majorEastAsia" w:hAnsi="Times New Roman" w:cs="Times New Roman"/>
        </w:rPr>
        <w:t>廌</w:t>
      </w:r>
      <w:proofErr w:type="gramEnd"/>
      <w:r w:rsidRPr="00347FA3">
        <w:rPr>
          <w:rFonts w:ascii="Times New Roman" w:eastAsiaTheme="majorEastAsia" w:hAnsi="Times New Roman" w:cs="Times New Roman"/>
        </w:rPr>
        <w:t>，解</w:t>
      </w:r>
      <w:proofErr w:type="gramStart"/>
      <w:r w:rsidRPr="00347FA3">
        <w:rPr>
          <w:rFonts w:ascii="Times New Roman" w:eastAsiaTheme="majorEastAsia" w:hAnsi="Times New Roman" w:cs="Times New Roman"/>
        </w:rPr>
        <w:t>廌</w:t>
      </w:r>
      <w:proofErr w:type="gramEnd"/>
      <w:r w:rsidRPr="00347FA3">
        <w:rPr>
          <w:rFonts w:ascii="Times New Roman" w:eastAsiaTheme="majorEastAsia" w:hAnsi="Times New Roman" w:cs="Times New Roman"/>
        </w:rPr>
        <w:t>，</w:t>
      </w:r>
      <w:proofErr w:type="gramStart"/>
      <w:r w:rsidRPr="00347FA3">
        <w:rPr>
          <w:rFonts w:ascii="Times New Roman" w:eastAsiaTheme="majorEastAsia" w:hAnsi="Times New Roman" w:cs="Times New Roman"/>
        </w:rPr>
        <w:t>獸也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  <w:proofErr w:type="gramStart"/>
      <w:r w:rsidRPr="00347FA3">
        <w:rPr>
          <w:rFonts w:ascii="Times New Roman" w:eastAsiaTheme="majorEastAsia" w:hAnsi="Times New Roman" w:cs="Times New Roman"/>
        </w:rPr>
        <w:t>似山牛</w:t>
      </w:r>
      <w:proofErr w:type="gramEnd"/>
      <w:r w:rsidRPr="00347FA3">
        <w:rPr>
          <w:rFonts w:ascii="Times New Roman" w:eastAsiaTheme="majorEastAsia" w:hAnsi="Times New Roman" w:cs="Times New Roman"/>
        </w:rPr>
        <w:t>，一角。</w:t>
      </w:r>
      <w:r w:rsidRPr="00347FA3">
        <w:rPr>
          <w:rFonts w:ascii="Times New Roman" w:eastAsiaTheme="majorEastAsia" w:hAnsi="Times New Roman" w:cs="Times New Roman"/>
        </w:rPr>
        <w:t>……</w:t>
      </w:r>
      <w:r w:rsidRPr="00347FA3">
        <w:rPr>
          <w:rFonts w:ascii="Times New Roman" w:eastAsiaTheme="majorEastAsia" w:hAnsi="Times New Roman" w:cs="Times New Roman"/>
        </w:rPr>
        <w:t>象形，從豸省」。楚簡「鹿」字下部似正反二「匕」形；「廌」字下部似「豸」省，二字下部區別明顯，驗之本簡文，當釋「鹿」。讀爲「從」。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高榮鴻：「鹿」讀「數」，禮數。簡文意謂為何有禮數卻沒有恭敬的態度。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賴怡璇：讀「從」，依順。「曷從而不敬」指表面遵從，但內心並不恭敬。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俞紹宏、張青松：整理者釋「鹿」不誤，其與《容成氏》簡</w:t>
      </w:r>
      <w:r w:rsidRPr="00347FA3">
        <w:rPr>
          <w:rFonts w:ascii="Times New Roman" w:eastAsiaTheme="majorEastAsia" w:hAnsi="Times New Roman" w:cs="Times New Roman"/>
        </w:rPr>
        <w:t>48</w:t>
      </w:r>
      <w:r w:rsidRPr="00347FA3">
        <w:rPr>
          <w:rFonts w:ascii="Times New Roman" w:eastAsiaTheme="majorEastAsia" w:hAnsi="Times New Roman" w:cs="Times New Roman"/>
        </w:rPr>
        <w:t>、《天子建州》用簡</w:t>
      </w:r>
      <w:r w:rsidRPr="00347FA3">
        <w:rPr>
          <w:rFonts w:ascii="Times New Roman" w:eastAsiaTheme="majorEastAsia" w:hAnsi="Times New Roman" w:cs="Times New Roman"/>
        </w:rPr>
        <w:t>8</w:t>
      </w:r>
      <w:r w:rsidRPr="00347FA3">
        <w:rPr>
          <w:rFonts w:ascii="Times New Roman" w:eastAsiaTheme="majorEastAsia" w:hAnsi="Times New Roman" w:cs="Times New Roman"/>
        </w:rPr>
        <w:t>用作「薦」之字有所區別。</w:t>
      </w:r>
    </w:p>
  </w:footnote>
  <w:footnote w:id="81">
    <w:p w14:paraId="022BA217" w14:textId="3CDE8974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BC45ECB" wp14:editId="37758211">
            <wp:extent cx="114300" cy="114300"/>
            <wp:effectExtent l="0" t="0" r="0" b="0"/>
            <wp:docPr id="2147166877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」釋「亦」。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鳲鳩</w:t>
      </w:r>
      <w:proofErr w:type="gramEnd"/>
      <w:r w:rsidRPr="00347FA3">
        <w:rPr>
          <w:rFonts w:ascii="Times New Roman" w:eastAsiaTheme="majorEastAsia" w:hAnsi="Times New Roman" w:cs="Times New Roman"/>
        </w:rPr>
        <w:t>：應為「夜」。</w:t>
      </w:r>
      <w:r w:rsidRPr="00347FA3">
        <w:rPr>
          <w:rFonts w:ascii="Times New Roman" w:eastAsiaTheme="majorEastAsia" w:hAnsi="Times New Roman" w:cs="Times New Roman"/>
        </w:rPr>
        <w:t>/  </w:t>
      </w:r>
      <w:proofErr w:type="spellStart"/>
      <w:r w:rsidRPr="00347FA3">
        <w:rPr>
          <w:rFonts w:ascii="Times New Roman" w:eastAsiaTheme="majorEastAsia" w:hAnsi="Times New Roman" w:cs="Times New Roman"/>
        </w:rPr>
        <w:t>Youren</w:t>
      </w:r>
      <w:proofErr w:type="spellEnd"/>
      <w:r w:rsidRPr="00347FA3">
        <w:rPr>
          <w:rFonts w:ascii="Times New Roman" w:eastAsiaTheme="majorEastAsia" w:hAnsi="Times New Roman" w:cs="Times New Roman"/>
        </w:rPr>
        <w:t>：這種寫法，新蔡簡甚多見，當時就有學者認為這種從</w:t>
      </w:r>
      <w:proofErr w:type="gramStart"/>
      <w:r w:rsidRPr="00347FA3">
        <w:rPr>
          <w:rFonts w:ascii="Times New Roman" w:eastAsiaTheme="majorEastAsia" w:hAnsi="Times New Roman" w:cs="Times New Roman"/>
        </w:rPr>
        <w:t>兩斜筆</w:t>
      </w:r>
      <w:proofErr w:type="gramEnd"/>
      <w:r w:rsidRPr="00347FA3">
        <w:rPr>
          <w:rFonts w:ascii="Times New Roman" w:eastAsiaTheme="majorEastAsia" w:hAnsi="Times New Roman" w:cs="Times New Roman"/>
        </w:rPr>
        <w:t>的寫法就是「月」减省而來，但有學者列出這種寫法又再從「月」的證據，來論證這個字就是「亦」而不「夜」。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瑜小</w:t>
      </w:r>
      <w:proofErr w:type="gramStart"/>
      <w:r w:rsidRPr="00347FA3">
        <w:rPr>
          <w:rFonts w:ascii="Times New Roman" w:eastAsiaTheme="majorEastAsia" w:hAnsi="Times New Roman" w:cs="Times New Roman"/>
        </w:rPr>
        <w:t>楨</w:t>
      </w:r>
      <w:proofErr w:type="gramEnd"/>
      <w:r w:rsidRPr="00347FA3">
        <w:rPr>
          <w:rFonts w:ascii="Times New Roman" w:eastAsiaTheme="majorEastAsia" w:hAnsi="Times New Roman" w:cs="Times New Roman"/>
        </w:rPr>
        <w:t>：卜辭中</w:t>
      </w:r>
      <w:proofErr w:type="gramStart"/>
      <w:r w:rsidRPr="00347FA3">
        <w:rPr>
          <w:rFonts w:ascii="Times New Roman" w:eastAsiaTheme="majorEastAsia" w:hAnsi="Times New Roman" w:cs="Times New Roman"/>
        </w:rPr>
        <w:t>某些「</w:t>
      </w:r>
      <w:proofErr w:type="gramEnd"/>
      <w:r w:rsidRPr="00347FA3">
        <w:rPr>
          <w:rFonts w:ascii="Times New Roman" w:eastAsiaTheme="majorEastAsia" w:hAnsi="Times New Roman" w:cs="Times New Roman"/>
        </w:rPr>
        <w:t>亦」</w:t>
      </w:r>
      <w:proofErr w:type="gramStart"/>
      <w:r w:rsidRPr="00347FA3">
        <w:rPr>
          <w:rFonts w:ascii="Times New Roman" w:eastAsiaTheme="majorEastAsia" w:hAnsi="Times New Roman" w:cs="Times New Roman"/>
        </w:rPr>
        <w:t>亦讀為</w:t>
      </w:r>
      <w:proofErr w:type="gramEnd"/>
      <w:r w:rsidRPr="00347FA3">
        <w:rPr>
          <w:rFonts w:ascii="Times New Roman" w:eastAsiaTheme="majorEastAsia" w:hAnsi="Times New Roman" w:cs="Times New Roman"/>
        </w:rPr>
        <w:t>「夜」，可參考李宗焜</w:t>
      </w:r>
      <w:proofErr w:type="gramStart"/>
      <w:r w:rsidRPr="00347FA3">
        <w:rPr>
          <w:rFonts w:ascii="Times New Roman" w:eastAsiaTheme="majorEastAsia" w:hAnsi="Times New Roman" w:cs="Times New Roman"/>
        </w:rPr>
        <w:t>《</w:t>
      </w:r>
      <w:proofErr w:type="gramEnd"/>
      <w:r w:rsidRPr="00347FA3">
        <w:rPr>
          <w:rFonts w:ascii="Times New Roman" w:eastAsiaTheme="majorEastAsia" w:hAnsi="Times New Roman" w:cs="Times New Roman"/>
        </w:rPr>
        <w:t>論卜辭讀爲</w:t>
      </w:r>
      <w:r w:rsidR="00F7406E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夜</w:t>
      </w:r>
      <w:r w:rsidR="00F7406E">
        <w:rPr>
          <w:rFonts w:ascii="Times New Roman" w:eastAsia="DengXian" w:hAnsi="Times New Roman" w:cs="Times New Roman" w:hint="eastAsia"/>
        </w:rPr>
        <w:t>」</w:t>
      </w:r>
      <w:r w:rsidRPr="00347FA3">
        <w:rPr>
          <w:rFonts w:ascii="Times New Roman" w:eastAsiaTheme="majorEastAsia" w:hAnsi="Times New Roman" w:cs="Times New Roman"/>
        </w:rPr>
        <w:t>的</w:t>
      </w:r>
      <w:r w:rsidR="00F7406E"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</w:rPr>
        <w:t>亦</w:t>
      </w:r>
      <w:r w:rsidR="00F7406E">
        <w:rPr>
          <w:rFonts w:ascii="Times New Roman" w:eastAsia="DengXian" w:hAnsi="Times New Roman" w:cs="Times New Roman" w:hint="eastAsia"/>
        </w:rPr>
        <w:t>」——</w:t>
      </w:r>
      <w:r w:rsidRPr="00347FA3">
        <w:rPr>
          <w:rFonts w:ascii="Times New Roman" w:eastAsiaTheme="majorEastAsia" w:hAnsi="Times New Roman" w:cs="Times New Roman"/>
        </w:rPr>
        <w:t>兼論商代的夜間活動》。</w:t>
      </w:r>
    </w:p>
  </w:footnote>
  <w:footnote w:id="82">
    <w:p w14:paraId="5EF603A7" w14:textId="77777777" w:rsidR="00701A28" w:rsidRPr="00347FA3" w:rsidRDefault="00701A28" w:rsidP="00F7406E">
      <w:pPr>
        <w:pStyle w:val="ae"/>
        <w:ind w:left="200" w:hangingChars="100" w:hanging="200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整理者、張峰、高運環：「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20B8471" wp14:editId="7EE4BAB7">
            <wp:extent cx="152400" cy="133086"/>
            <wp:effectExtent l="0" t="0" r="0" b="635"/>
            <wp:docPr id="2118669693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20" cy="13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」釋「氏」，讀「是」。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海天遊</w:t>
      </w:r>
      <w:proofErr w:type="gramStart"/>
      <w:r w:rsidRPr="00347FA3">
        <w:rPr>
          <w:rFonts w:ascii="Times New Roman" w:eastAsiaTheme="majorEastAsia" w:hAnsi="Times New Roman" w:cs="Times New Roman"/>
        </w:rPr>
        <w:t>蹤</w:t>
      </w:r>
      <w:proofErr w:type="gramEnd"/>
      <w:r w:rsidRPr="00347FA3">
        <w:rPr>
          <w:rFonts w:ascii="Times New Roman" w:eastAsiaTheme="majorEastAsia" w:hAnsi="Times New Roman" w:cs="Times New Roman"/>
        </w:rPr>
        <w:t>：釋「厇﹝宅﹞」，簡文斷讀為「紫亦宅之賊」。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：讀「氒」。後</w:t>
      </w:r>
      <w:proofErr w:type="gramStart"/>
      <w:r w:rsidRPr="00347FA3">
        <w:rPr>
          <w:rFonts w:ascii="Times New Roman" w:eastAsiaTheme="majorEastAsia" w:hAnsi="Times New Roman" w:cs="Times New Roman"/>
        </w:rPr>
        <w:t>指釋「</w:t>
      </w:r>
      <w:proofErr w:type="gramEnd"/>
      <w:r w:rsidRPr="00347FA3">
        <w:rPr>
          <w:rFonts w:ascii="Times New Roman" w:eastAsiaTheme="majorEastAsia" w:hAnsi="Times New Roman" w:cs="Times New Roman"/>
        </w:rPr>
        <w:t>氏」也不無可能。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賴怡璇：「子」</w:t>
      </w:r>
      <w:proofErr w:type="gramStart"/>
      <w:r w:rsidRPr="00347FA3">
        <w:rPr>
          <w:rFonts w:ascii="Times New Roman" w:eastAsiaTheme="majorEastAsia" w:hAnsi="Times New Roman" w:cs="Times New Roman"/>
        </w:rPr>
        <w:t>指史</w:t>
      </w:r>
      <w:proofErr w:type="gramEnd"/>
      <w:r w:rsidRPr="00347FA3">
        <w:rPr>
          <w:rFonts w:ascii="Times New Roman" w:eastAsiaTheme="majorEastAsia" w:hAnsi="Times New Roman" w:cs="Times New Roman"/>
        </w:rPr>
        <w:t>蒥。「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7DBEC41" wp14:editId="3B033123">
            <wp:extent cx="152400" cy="133086"/>
            <wp:effectExtent l="0" t="0" r="0" b="635"/>
            <wp:docPr id="256305031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20" cy="13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」讀「氒」，釋「厥」，其，代指「君王」。簡文意為何以表面順從內心不敬呢？你亦在君王身旁。或許是夫子在</w:t>
      </w:r>
      <w:proofErr w:type="gramStart"/>
      <w:r w:rsidRPr="00347FA3">
        <w:rPr>
          <w:rFonts w:ascii="Times New Roman" w:eastAsiaTheme="majorEastAsia" w:hAnsi="Times New Roman" w:cs="Times New Roman"/>
        </w:rPr>
        <w:t>告戒</w:t>
      </w:r>
      <w:proofErr w:type="gramEnd"/>
      <w:r w:rsidRPr="00347FA3">
        <w:rPr>
          <w:rFonts w:ascii="Times New Roman" w:eastAsiaTheme="majorEastAsia" w:hAnsi="Times New Roman" w:cs="Times New Roman"/>
        </w:rPr>
        <w:t>史蒥，人臣對君主的態度常常只是表面順從，而你亦是君王身邊的人臣，故下文為史蒥發問：「何謂敬？」</w:t>
      </w:r>
    </w:p>
  </w:footnote>
  <w:footnote w:id="83">
    <w:p w14:paraId="1EF6F976" w14:textId="77777777" w:rsidR="00701A28" w:rsidRPr="00347FA3" w:rsidRDefault="00701A28" w:rsidP="00F7406E">
      <w:pPr>
        <w:pStyle w:val="ae"/>
        <w:ind w:left="200" w:hangingChars="100" w:hanging="200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proofErr w:type="gramStart"/>
      <w:r w:rsidRPr="00347FA3">
        <w:rPr>
          <w:rFonts w:ascii="Times New Roman" w:eastAsiaTheme="majorEastAsia" w:hAnsi="Times New Roman" w:cs="Times New Roman"/>
        </w:rPr>
        <w:t>惻</w:t>
      </w:r>
      <w:proofErr w:type="gramEnd"/>
      <w:r w:rsidRPr="00347FA3">
        <w:rPr>
          <w:rFonts w:ascii="Times New Roman" w:eastAsiaTheme="majorEastAsia" w:hAnsi="Times New Roman" w:cs="Times New Roman"/>
        </w:rPr>
        <w:t>」，</w:t>
      </w:r>
      <w:proofErr w:type="gramStart"/>
      <w:r w:rsidRPr="00347FA3">
        <w:rPr>
          <w:rFonts w:ascii="Times New Roman" w:eastAsiaTheme="majorEastAsia" w:hAnsi="Times New Roman" w:cs="Times New Roman"/>
        </w:rPr>
        <w:t>悲然</w:t>
      </w:r>
      <w:proofErr w:type="gramEnd"/>
      <w:r w:rsidRPr="00347FA3">
        <w:rPr>
          <w:rFonts w:ascii="Times New Roman" w:eastAsiaTheme="majorEastAsia" w:hAnsi="Times New Roman" w:cs="Times New Roman"/>
        </w:rPr>
        <w:t>、痛切、</w:t>
      </w:r>
      <w:proofErr w:type="gramStart"/>
      <w:r w:rsidRPr="00347FA3">
        <w:rPr>
          <w:rFonts w:ascii="Times New Roman" w:eastAsiaTheme="majorEastAsia" w:hAnsi="Times New Roman" w:cs="Times New Roman"/>
        </w:rPr>
        <w:t>怛</w:t>
      </w:r>
      <w:proofErr w:type="gramEnd"/>
      <w:r w:rsidRPr="00347FA3">
        <w:rPr>
          <w:rFonts w:ascii="Times New Roman" w:eastAsiaTheme="majorEastAsia" w:hAnsi="Times New Roman" w:cs="Times New Roman"/>
        </w:rPr>
        <w:t>恨之義。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海天遊</w:t>
      </w:r>
      <w:proofErr w:type="gramStart"/>
      <w:r w:rsidRPr="00347FA3">
        <w:rPr>
          <w:rFonts w:ascii="Times New Roman" w:eastAsiaTheme="majorEastAsia" w:hAnsi="Times New Roman" w:cs="Times New Roman"/>
        </w:rPr>
        <w:t>蹤</w:t>
      </w:r>
      <w:proofErr w:type="gramEnd"/>
      <w:r w:rsidRPr="00347FA3">
        <w:rPr>
          <w:rFonts w:ascii="Times New Roman" w:eastAsiaTheme="majorEastAsia" w:hAnsi="Times New Roman" w:cs="Times New Roman"/>
        </w:rPr>
        <w:t>：讀「賊」。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：讀「側」。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張峰：讀「則」。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賴怡璇：讀「側」，《說文》「旁也」。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顧史考</w:t>
      </w:r>
      <w:proofErr w:type="gramEnd"/>
      <w:r w:rsidRPr="00347FA3">
        <w:rPr>
          <w:rFonts w:ascii="Times New Roman" w:eastAsiaTheme="majorEastAsia" w:hAnsi="Times New Roman" w:cs="Times New Roman"/>
        </w:rPr>
        <w:t>：讀「測」，當「推想」解；「</w:t>
      </w:r>
      <w:proofErr w:type="gramStart"/>
      <w:r w:rsidRPr="00347FA3">
        <w:rPr>
          <w:rFonts w:ascii="Times New Roman" w:eastAsiaTheme="majorEastAsia" w:hAnsi="Times New Roman" w:cs="Times New Roman"/>
        </w:rPr>
        <w:t>之測</w:t>
      </w:r>
      <w:proofErr w:type="gramEnd"/>
      <w:r w:rsidRPr="00347FA3">
        <w:rPr>
          <w:rFonts w:ascii="Times New Roman" w:eastAsiaTheme="majorEastAsia" w:hAnsi="Times New Roman" w:cs="Times New Roman"/>
        </w:rPr>
        <w:t>」即「測之」之倒裝語。</w:t>
      </w:r>
    </w:p>
  </w:footnote>
  <w:footnote w:id="84">
    <w:p w14:paraId="03CCDB8B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480D60C" wp14:editId="5DA04507">
            <wp:extent cx="95289" cy="108585"/>
            <wp:effectExtent l="0" t="0" r="0" b="5715"/>
            <wp:docPr id="762328047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90" cy="10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」隸「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884FFFF" wp14:editId="515DCD66">
            <wp:extent cx="95250" cy="101661"/>
            <wp:effectExtent l="0" t="0" r="0" b="0"/>
            <wp:docPr id="19115585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3" cy="10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」，可能指邊界，釋「疆」，讀「</w:t>
      </w:r>
      <w:proofErr w:type="gramStart"/>
      <w:r w:rsidRPr="00347FA3">
        <w:rPr>
          <w:rFonts w:ascii="Times New Roman" w:eastAsiaTheme="majorEastAsia" w:hAnsi="Times New Roman" w:cs="Times New Roman"/>
        </w:rPr>
        <w:t>彊</w:t>
      </w:r>
      <w:proofErr w:type="gramEnd"/>
      <w:r w:rsidRPr="00347FA3">
        <w:rPr>
          <w:rFonts w:ascii="Times New Roman" w:eastAsiaTheme="majorEastAsia" w:hAnsi="Times New Roman" w:cs="Times New Roman"/>
        </w:rPr>
        <w:t>」（強）。《廣韻》：「強，健也，</w:t>
      </w:r>
      <w:proofErr w:type="gramStart"/>
      <w:r w:rsidRPr="00347FA3">
        <w:rPr>
          <w:rFonts w:ascii="Times New Roman" w:eastAsiaTheme="majorEastAsia" w:hAnsi="Times New Roman" w:cs="Times New Roman"/>
        </w:rPr>
        <w:t>暴也</w:t>
      </w:r>
      <w:proofErr w:type="gramEnd"/>
      <w:r w:rsidRPr="00347FA3">
        <w:rPr>
          <w:rFonts w:ascii="Times New Roman" w:eastAsiaTheme="majorEastAsia" w:hAnsi="Times New Roman" w:cs="Times New Roman"/>
        </w:rPr>
        <w:t>。」孔子認爲「君子莊敬日强」（《禮記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表記》）。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spellStart"/>
      <w:r w:rsidRPr="00347FA3">
        <w:rPr>
          <w:rFonts w:ascii="Times New Roman" w:eastAsiaTheme="majorEastAsia" w:hAnsi="Times New Roman" w:cs="Times New Roman"/>
        </w:rPr>
        <w:t>xiaosong</w:t>
      </w:r>
      <w:proofErr w:type="spellEnd"/>
      <w:r w:rsidRPr="00347FA3">
        <w:rPr>
          <w:rFonts w:ascii="Times New Roman" w:eastAsiaTheme="majorEastAsia" w:hAnsi="Times New Roman" w:cs="Times New Roman"/>
        </w:rPr>
        <w:t>：釋爲「彊」。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鳲鳩</w:t>
      </w:r>
      <w:proofErr w:type="gramEnd"/>
      <w:r w:rsidRPr="00347FA3">
        <w:rPr>
          <w:rFonts w:ascii="Times New Roman" w:eastAsiaTheme="majorEastAsia" w:hAnsi="Times New Roman" w:cs="Times New Roman"/>
        </w:rPr>
        <w:t>、王凱博：釋爲「申」而疑未定。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spellStart"/>
      <w:r w:rsidRPr="00347FA3">
        <w:rPr>
          <w:rFonts w:ascii="Times New Roman" w:eastAsiaTheme="majorEastAsia" w:hAnsi="Times New Roman" w:cs="Times New Roman"/>
        </w:rPr>
        <w:t>Youren</w:t>
      </w:r>
      <w:proofErr w:type="spellEnd"/>
      <w:r w:rsidRPr="00347FA3">
        <w:rPr>
          <w:rFonts w:ascii="Times New Roman" w:eastAsiaTheme="majorEastAsia" w:hAnsi="Times New Roman" w:cs="Times New Roman"/>
        </w:rPr>
        <w:t>：所謂的「</w:t>
      </w:r>
      <w:proofErr w:type="gramStart"/>
      <w:r w:rsidRPr="00347FA3">
        <w:rPr>
          <w:rFonts w:ascii="Times New Roman" w:eastAsiaTheme="majorEastAsia" w:hAnsi="Times New Roman" w:cs="Times New Roman"/>
        </w:rPr>
        <w:t>彊</w:t>
      </w:r>
      <w:proofErr w:type="gramEnd"/>
      <w:r w:rsidRPr="00347FA3">
        <w:rPr>
          <w:rFonts w:ascii="Times New Roman" w:eastAsiaTheme="majorEastAsia" w:hAnsi="Times New Roman" w:cs="Times New Roman"/>
        </w:rPr>
        <w:t>」或「申」的這個字，其實見於《璽彙》</w:t>
      </w:r>
      <w:r w:rsidRPr="00347FA3">
        <w:rPr>
          <w:rFonts w:ascii="Times New Roman" w:eastAsiaTheme="majorEastAsia" w:hAnsi="Times New Roman" w:cs="Times New Roman"/>
        </w:rPr>
        <w:t>61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86</w:t>
      </w:r>
      <w:r w:rsidRPr="00347F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120</w:t>
      </w:r>
      <w:r w:rsidRPr="00347FA3">
        <w:rPr>
          <w:rFonts w:ascii="Times New Roman" w:eastAsiaTheme="majorEastAsia" w:hAnsi="Times New Roman" w:cs="Times New Roman"/>
        </w:rPr>
        <w:t>，為地名，到底是什麼字，還很值得研究。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高榮鴻：釋「雷」。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駱珍伊：以爲「申」字之訛，申讀信。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：高榮鴻和駱珍伊</w:t>
      </w:r>
      <w:proofErr w:type="gramStart"/>
      <w:r w:rsidRPr="00347FA3">
        <w:rPr>
          <w:rFonts w:ascii="Times New Roman" w:eastAsiaTheme="majorEastAsia" w:hAnsi="Times New Roman" w:cs="Times New Roman"/>
        </w:rPr>
        <w:t>之說可從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  <w:proofErr w:type="gramStart"/>
      <w:r w:rsidRPr="00347FA3">
        <w:rPr>
          <w:rFonts w:ascii="Times New Roman" w:eastAsiaTheme="majorEastAsia" w:hAnsi="Times New Roman" w:cs="Times New Roman"/>
        </w:rPr>
        <w:t>楚簡</w:t>
      </w:r>
      <w:proofErr w:type="gramEnd"/>
      <w:r w:rsidRPr="00347FA3">
        <w:rPr>
          <w:rFonts w:ascii="Times New Roman" w:eastAsiaTheme="majorEastAsia" w:hAnsi="Times New Roman" w:cs="Times New Roman"/>
        </w:rPr>
        <w:t>「申」字作「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69DB440" wp14:editId="3B18A7D5">
            <wp:extent cx="77189" cy="87827"/>
            <wp:effectExtent l="0" t="0" r="0" b="7620"/>
            <wp:docPr id="1789081456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93" cy="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</w:t>
      </w:r>
      <w:proofErr w:type="gramStart"/>
      <w:r w:rsidRPr="00347FA3">
        <w:rPr>
          <w:rFonts w:ascii="Times New Roman" w:eastAsiaTheme="majorEastAsia" w:hAnsi="Times New Roman" w:cs="Times New Roman"/>
        </w:rPr>
        <w:t>本簡此</w:t>
      </w:r>
      <w:proofErr w:type="gramEnd"/>
      <w:r w:rsidRPr="00347FA3">
        <w:rPr>
          <w:rFonts w:ascii="Times New Roman" w:eastAsiaTheme="majorEastAsia" w:hAnsi="Times New Roman" w:cs="Times New Roman"/>
        </w:rPr>
        <w:t>字「口」</w:t>
      </w:r>
      <w:proofErr w:type="gramStart"/>
      <w:r w:rsidRPr="00347FA3">
        <w:rPr>
          <w:rFonts w:ascii="Times New Roman" w:eastAsiaTheme="majorEastAsia" w:hAnsi="Times New Roman" w:cs="Times New Roman"/>
        </w:rPr>
        <w:t>形訛成</w:t>
      </w:r>
      <w:proofErr w:type="gramEnd"/>
      <w:r w:rsidRPr="00347FA3">
        <w:rPr>
          <w:rFonts w:ascii="Times New Roman" w:eastAsiaTheme="majorEastAsia" w:hAnsi="Times New Roman" w:cs="Times New Roman"/>
        </w:rPr>
        <w:t>「田」形。「申」讀爲「信」，《孟子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告子上》：「今有無名之指，屈而不能信」，句中「信」字即假借爲「伸」。</w:t>
      </w:r>
      <w:proofErr w:type="gramStart"/>
      <w:r w:rsidRPr="00347FA3">
        <w:rPr>
          <w:rFonts w:ascii="Times New Roman" w:eastAsiaTheme="majorEastAsia" w:hAnsi="Times New Roman" w:cs="Times New Roman"/>
        </w:rPr>
        <w:t>《</w:t>
      </w:r>
      <w:proofErr w:type="gramEnd"/>
      <w:r w:rsidRPr="00347FA3">
        <w:rPr>
          <w:rFonts w:ascii="Times New Roman" w:eastAsiaTheme="majorEastAsia" w:hAnsi="Times New Roman" w:cs="Times New Roman"/>
        </w:rPr>
        <w:t>史蒥》書手水準不高，類似訛誤，不足爲奇。</w:t>
      </w:r>
      <w:proofErr w:type="gramStart"/>
      <w:r w:rsidRPr="00347FA3">
        <w:rPr>
          <w:rFonts w:ascii="Times New Roman" w:eastAsiaTheme="majorEastAsia" w:hAnsi="Times New Roman" w:cs="Times New Roman"/>
        </w:rPr>
        <w:t>雖楚簡</w:t>
      </w:r>
      <w:proofErr w:type="gramEnd"/>
      <w:r w:rsidRPr="00347FA3">
        <w:rPr>
          <w:rFonts w:ascii="Times New Roman" w:eastAsiaTheme="majorEastAsia" w:hAnsi="Times New Roman" w:cs="Times New Roman"/>
        </w:rPr>
        <w:t>「信」字常見，但偶然假借「申」字爲之，也不是不可能。</w:t>
      </w:r>
      <w:proofErr w:type="gramStart"/>
      <w:r w:rsidRPr="00347FA3">
        <w:rPr>
          <w:rFonts w:ascii="Times New Roman" w:eastAsiaTheme="majorEastAsia" w:hAnsi="Times New Roman" w:cs="Times New Roman"/>
        </w:rPr>
        <w:t>楚簡類似</w:t>
      </w:r>
      <w:proofErr w:type="gramEnd"/>
      <w:r w:rsidRPr="00347FA3">
        <w:rPr>
          <w:rFonts w:ascii="Times New Roman" w:eastAsiaTheme="majorEastAsia" w:hAnsi="Times New Roman" w:cs="Times New Roman"/>
        </w:rPr>
        <w:t>情况如「農」作「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BEB7324" wp14:editId="52AD00F9">
            <wp:extent cx="130629" cy="114806"/>
            <wp:effectExtent l="0" t="0" r="3175" b="0"/>
            <wp:docPr id="25103561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94" cy="122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」（《上博五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三德》簡</w:t>
      </w:r>
      <w:r w:rsidRPr="00347FA3">
        <w:rPr>
          <w:rFonts w:ascii="Times New Roman" w:eastAsiaTheme="majorEastAsia" w:hAnsi="Times New Roman" w:cs="Times New Roman"/>
        </w:rPr>
        <w:t>15</w:t>
      </w:r>
      <w:r w:rsidRPr="00347FA3">
        <w:rPr>
          <w:rFonts w:ascii="Times New Roman" w:eastAsiaTheme="majorEastAsia" w:hAnsi="Times New Roman" w:cs="Times New Roman"/>
        </w:rPr>
        <w:t>），字形承自甲金文，但又假借「戎」（《上博二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容成氏》簡</w:t>
      </w:r>
      <w:r w:rsidRPr="00347FA3">
        <w:rPr>
          <w:rFonts w:ascii="Times New Roman" w:eastAsiaTheme="majorEastAsia" w:hAnsi="Times New Roman" w:cs="Times New Roman"/>
        </w:rPr>
        <w:t>1</w:t>
      </w:r>
      <w:r w:rsidRPr="00347FA3">
        <w:rPr>
          <w:rFonts w:ascii="Times New Roman" w:eastAsiaTheme="majorEastAsia" w:hAnsi="Times New Roman" w:cs="Times New Roman"/>
        </w:rPr>
        <w:t>）。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高運環：</w:t>
      </w:r>
      <w:proofErr w:type="gramEnd"/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20B2294" wp14:editId="103A649B">
            <wp:extent cx="79453" cy="84801"/>
            <wp:effectExtent l="0" t="0" r="0" b="0"/>
            <wp:docPr id="1557614720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14" cy="88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既不是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雷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字，也不是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疆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字或</w:t>
      </w:r>
      <w:r w:rsidRPr="00347FA3">
        <w:rPr>
          <w:rFonts w:ascii="Times New Roman" w:eastAsiaTheme="majorEastAsia" w:hAnsi="Times New Roman" w:cs="Times New Roman"/>
        </w:rPr>
        <w:t>「</w:t>
      </w:r>
      <w:proofErr w:type="gramStart"/>
      <w:r w:rsidRPr="00DA60A3">
        <w:rPr>
          <w:rFonts w:ascii="Times New Roman" w:eastAsiaTheme="majorEastAsia" w:hAnsi="Times New Roman" w:cs="Times New Roman"/>
        </w:rPr>
        <w:t>彊</w:t>
      </w:r>
      <w:proofErr w:type="gramEnd"/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字。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B3243CF" wp14:editId="42602A33">
            <wp:extent cx="112816" cy="120409"/>
            <wp:effectExtent l="0" t="0" r="1905" b="0"/>
            <wp:docPr id="1951322521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75" cy="12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，以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申（倒</w:t>
      </w:r>
      <w:r w:rsidRPr="00DA60A3">
        <w:rPr>
          <w:rFonts w:ascii="Times New Roman" w:eastAsiaTheme="majorEastAsia" w:hAnsi="Times New Roman" w:cs="Times New Roman"/>
        </w:rPr>
        <w:t>S</w:t>
      </w:r>
      <w:r w:rsidRPr="00DA60A3">
        <w:rPr>
          <w:rFonts w:ascii="Times New Roman" w:eastAsiaTheme="majorEastAsia" w:hAnsi="Times New Roman" w:cs="Times New Roman"/>
        </w:rPr>
        <w:t>）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爲聲符。在甲骨文（出組卜辭）中爲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雷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字，在戰國文字中應是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申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字訛體字，或</w:t>
      </w:r>
      <w:r w:rsidRPr="00347FA3">
        <w:rPr>
          <w:rFonts w:ascii="Times New Roman" w:eastAsiaTheme="majorEastAsia" w:hAnsi="Times New Roman" w:cs="Times New Roman"/>
        </w:rPr>
        <w:t>異</w:t>
      </w:r>
      <w:r w:rsidRPr="00DA60A3">
        <w:rPr>
          <w:rFonts w:ascii="Times New Roman" w:eastAsiaTheme="majorEastAsia" w:hAnsi="Times New Roman" w:cs="Times New Roman"/>
        </w:rPr>
        <w:t>體字，不可簡單地以從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口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、從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田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論字形。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雷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在金文及戰國文字中（含偏旁）大都從三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田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或四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田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，或從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雨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從二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田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。本簡字形與戰國文字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雷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字有明顯的區別。在</w:t>
      </w:r>
      <w:proofErr w:type="gramStart"/>
      <w:r w:rsidRPr="00DA60A3">
        <w:rPr>
          <w:rFonts w:ascii="Times New Roman" w:eastAsiaTheme="majorEastAsia" w:hAnsi="Times New Roman" w:cs="Times New Roman"/>
        </w:rPr>
        <w:t>楚簡中</w:t>
      </w:r>
      <w:proofErr w:type="gramEnd"/>
      <w:r w:rsidRPr="00DA60A3">
        <w:rPr>
          <w:rFonts w:ascii="Times New Roman" w:eastAsiaTheme="majorEastAsia" w:hAnsi="Times New Roman" w:cs="Times New Roman"/>
        </w:rPr>
        <w:t>應直接釋爲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申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。保守一點，直接作爲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申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字的訛字。讀爲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信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。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疆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、</w:t>
      </w:r>
      <w:r w:rsidRPr="00347FA3">
        <w:rPr>
          <w:rFonts w:ascii="Times New Roman" w:eastAsiaTheme="majorEastAsia" w:hAnsi="Times New Roman" w:cs="Times New Roman"/>
        </w:rPr>
        <w:t>「</w:t>
      </w:r>
      <w:proofErr w:type="gramStart"/>
      <w:r w:rsidRPr="00DA60A3">
        <w:rPr>
          <w:rFonts w:ascii="Times New Roman" w:eastAsiaTheme="majorEastAsia" w:hAnsi="Times New Roman" w:cs="Times New Roman"/>
        </w:rPr>
        <w:t>彊</w:t>
      </w:r>
      <w:proofErr w:type="gramEnd"/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均爲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畺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的孳乳字。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畺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最初在甲骨文中從二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田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。西周金文大都在二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田</w:t>
      </w:r>
      <w:r w:rsidRPr="00347FA3">
        <w:rPr>
          <w:rFonts w:ascii="Times New Roman" w:eastAsiaTheme="majorEastAsia" w:hAnsi="Times New Roman" w:cs="Times New Roman"/>
        </w:rPr>
        <w:t>」</w:t>
      </w:r>
      <w:proofErr w:type="gramStart"/>
      <w:r w:rsidRPr="00DA60A3">
        <w:rPr>
          <w:rFonts w:ascii="Times New Roman" w:eastAsiaTheme="majorEastAsia" w:hAnsi="Times New Roman" w:cs="Times New Roman"/>
        </w:rPr>
        <w:t>上下增橫畫</w:t>
      </w:r>
      <w:proofErr w:type="gramEnd"/>
      <w:r w:rsidRPr="00DA60A3">
        <w:rPr>
          <w:rFonts w:ascii="Times New Roman" w:eastAsiaTheme="majorEastAsia" w:hAnsi="Times New Roman" w:cs="Times New Roman"/>
        </w:rPr>
        <w:t>（一至四畫），或在</w:t>
      </w:r>
      <w:proofErr w:type="gramStart"/>
      <w:r w:rsidRPr="00DA60A3">
        <w:rPr>
          <w:rFonts w:ascii="Times New Roman" w:eastAsiaTheme="majorEastAsia" w:hAnsi="Times New Roman" w:cs="Times New Roman"/>
        </w:rPr>
        <w:t>其左增</w:t>
      </w:r>
      <w:proofErr w:type="gramEnd"/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弓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旁，爲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彊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字，或在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彊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下增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土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旁爲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疆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。但從不見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畺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字將三橫畫變作倒</w:t>
      </w:r>
      <w:r w:rsidRPr="00DA60A3">
        <w:rPr>
          <w:rFonts w:ascii="Times New Roman" w:eastAsiaTheme="majorEastAsia" w:hAnsi="Times New Roman" w:cs="Times New Roman"/>
        </w:rPr>
        <w:t>S</w:t>
      </w:r>
      <w:r w:rsidRPr="00DA60A3">
        <w:rPr>
          <w:rFonts w:ascii="Times New Roman" w:eastAsiaTheme="majorEastAsia" w:hAnsi="Times New Roman" w:cs="Times New Roman"/>
        </w:rPr>
        <w:t>的。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畺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字的三橫畫與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E3FC3BC" wp14:editId="6F450200">
            <wp:extent cx="100940" cy="107734"/>
            <wp:effectExtent l="0" t="0" r="0" b="6985"/>
            <wp:docPr id="2024527922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51" cy="11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字的倒</w:t>
      </w:r>
      <w:r w:rsidRPr="00DA60A3">
        <w:rPr>
          <w:rFonts w:ascii="Times New Roman" w:eastAsiaTheme="majorEastAsia" w:hAnsi="Times New Roman" w:cs="Times New Roman"/>
        </w:rPr>
        <w:t>S</w:t>
      </w:r>
      <w:r w:rsidRPr="00DA60A3">
        <w:rPr>
          <w:rFonts w:ascii="Times New Roman" w:eastAsiaTheme="majorEastAsia" w:hAnsi="Times New Roman" w:cs="Times New Roman"/>
        </w:rPr>
        <w:t>，是</w:t>
      </w:r>
      <w:r w:rsidRPr="00347FA3">
        <w:rPr>
          <w:rFonts w:ascii="Times New Roman" w:eastAsiaTheme="majorEastAsia" w:hAnsi="Times New Roman" w:cs="Times New Roman"/>
        </w:rPr>
        <w:t>「</w:t>
      </w:r>
      <w:r w:rsidRPr="00DA60A3">
        <w:rPr>
          <w:rFonts w:ascii="Times New Roman" w:eastAsiaTheme="majorEastAsia" w:hAnsi="Times New Roman" w:cs="Times New Roman"/>
        </w:rPr>
        <w:t>申</w:t>
      </w:r>
      <w:r w:rsidRPr="00347FA3">
        <w:rPr>
          <w:rFonts w:ascii="Times New Roman" w:eastAsiaTheme="majorEastAsia" w:hAnsi="Times New Roman" w:cs="Times New Roman"/>
        </w:rPr>
        <w:t>」</w:t>
      </w:r>
      <w:r w:rsidRPr="00DA60A3">
        <w:rPr>
          <w:rFonts w:ascii="Times New Roman" w:eastAsiaTheme="majorEastAsia" w:hAnsi="Times New Roman" w:cs="Times New Roman"/>
        </w:rPr>
        <w:t>字旁與三橫示界的區別。不可簡單地以橫</w:t>
      </w:r>
      <w:proofErr w:type="gramStart"/>
      <w:r w:rsidRPr="00DA60A3">
        <w:rPr>
          <w:rFonts w:ascii="Times New Roman" w:eastAsiaTheme="majorEastAsia" w:hAnsi="Times New Roman" w:cs="Times New Roman"/>
        </w:rPr>
        <w:t>畫與曲</w:t>
      </w:r>
      <w:proofErr w:type="gramEnd"/>
      <w:r w:rsidRPr="00DA60A3">
        <w:rPr>
          <w:rFonts w:ascii="Times New Roman" w:eastAsiaTheme="majorEastAsia" w:hAnsi="Times New Roman" w:cs="Times New Roman"/>
        </w:rPr>
        <w:t>綫轉換來解讀。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顧史考</w:t>
      </w:r>
      <w:proofErr w:type="gramEnd"/>
      <w:r w:rsidRPr="00347FA3">
        <w:rPr>
          <w:rFonts w:ascii="Times New Roman" w:eastAsiaTheme="majorEastAsia" w:hAnsi="Times New Roman" w:cs="Times New Roman"/>
        </w:rPr>
        <w:t>：「申」讀「神」。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俞紹宏、張青松：早期文字中「雷」或用象形字形，戰國文字中「雷」一般帶有「雨」字頭。存在為「申」</w:t>
      </w:r>
      <w:proofErr w:type="gramStart"/>
      <w:r w:rsidRPr="00347FA3">
        <w:rPr>
          <w:rFonts w:ascii="Times New Roman" w:eastAsiaTheme="majorEastAsia" w:hAnsi="Times New Roman" w:cs="Times New Roman"/>
        </w:rPr>
        <w:t>之訛字的</w:t>
      </w:r>
      <w:proofErr w:type="gramEnd"/>
      <w:r w:rsidRPr="00347FA3">
        <w:rPr>
          <w:rFonts w:ascii="Times New Roman" w:eastAsiaTheme="majorEastAsia" w:hAnsi="Times New Roman" w:cs="Times New Roman"/>
        </w:rPr>
        <w:t>可能性。</w:t>
      </w:r>
    </w:p>
  </w:footnote>
  <w:footnote w:id="85">
    <w:p w14:paraId="650F1565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</w:t>
      </w:r>
      <w:proofErr w:type="gramStart"/>
      <w:r w:rsidRPr="00347FA3">
        <w:rPr>
          <w:rFonts w:ascii="Times New Roman" w:eastAsiaTheme="majorEastAsia" w:hAnsi="Times New Roman" w:cs="Times New Roman"/>
        </w:rPr>
        <w:t>本簡下文</w:t>
      </w:r>
      <w:proofErr w:type="gramEnd"/>
      <w:r w:rsidRPr="00347FA3">
        <w:rPr>
          <w:rFonts w:ascii="Times New Roman" w:eastAsiaTheme="majorEastAsia" w:hAnsi="Times New Roman" w:cs="Times New Roman"/>
        </w:rPr>
        <w:t>殘缺。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王凱博：簡</w:t>
      </w:r>
      <w:r w:rsidRPr="00347FA3">
        <w:rPr>
          <w:rFonts w:ascii="Times New Roman" w:eastAsiaTheme="majorEastAsia" w:hAnsi="Times New Roman" w:cs="Times New Roman"/>
        </w:rPr>
        <w:t>9</w:t>
      </w:r>
      <w:r w:rsidRPr="00347FA3">
        <w:rPr>
          <w:rFonts w:ascii="Times New Roman" w:eastAsiaTheme="majorEastAsia" w:hAnsi="Times New Roman" w:cs="Times New Roman"/>
        </w:rPr>
        <w:t>應該</w:t>
      </w:r>
      <w:proofErr w:type="gramStart"/>
      <w:r w:rsidRPr="00347FA3">
        <w:rPr>
          <w:rFonts w:ascii="Times New Roman" w:eastAsiaTheme="majorEastAsia" w:hAnsi="Times New Roman" w:cs="Times New Roman"/>
        </w:rPr>
        <w:t>接綴簡</w:t>
      </w:r>
      <w:proofErr w:type="gramEnd"/>
      <w:r w:rsidRPr="00347FA3">
        <w:rPr>
          <w:rFonts w:ascii="Times New Roman" w:eastAsiaTheme="majorEastAsia" w:hAnsi="Times New Roman" w:cs="Times New Roman"/>
        </w:rPr>
        <w:t>8</w:t>
      </w:r>
      <w:r w:rsidRPr="00347FA3">
        <w:rPr>
          <w:rFonts w:ascii="Times New Roman" w:eastAsiaTheme="majorEastAsia" w:hAnsi="Times New Roman" w:cs="Times New Roman"/>
        </w:rPr>
        <w:t>，接</w:t>
      </w:r>
      <w:proofErr w:type="gramStart"/>
      <w:r w:rsidRPr="00347FA3">
        <w:rPr>
          <w:rFonts w:ascii="Times New Roman" w:eastAsiaTheme="majorEastAsia" w:hAnsi="Times New Roman" w:cs="Times New Roman"/>
        </w:rPr>
        <w:t>口綴為</w:t>
      </w:r>
      <w:proofErr w:type="gramEnd"/>
      <w:r w:rsidRPr="00347FA3">
        <w:rPr>
          <w:rFonts w:ascii="Times New Roman" w:eastAsiaTheme="majorEastAsia" w:hAnsi="Times New Roman" w:cs="Times New Roman"/>
        </w:rPr>
        <w:t>「敬」。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spellStart"/>
      <w:r w:rsidRPr="00347FA3">
        <w:rPr>
          <w:rFonts w:ascii="Times New Roman" w:eastAsiaTheme="majorEastAsia" w:hAnsi="Times New Roman" w:cs="Times New Roman"/>
        </w:rPr>
        <w:t>xiaosong</w:t>
      </w:r>
      <w:proofErr w:type="spellEnd"/>
      <w:r w:rsidRPr="00347FA3">
        <w:rPr>
          <w:rFonts w:ascii="Times New Roman" w:eastAsiaTheme="majorEastAsia" w:hAnsi="Times New Roman" w:cs="Times New Roman"/>
        </w:rPr>
        <w:t>：</w:t>
      </w:r>
      <w:proofErr w:type="gramStart"/>
      <w:r w:rsidRPr="00347FA3">
        <w:rPr>
          <w:rFonts w:ascii="Times New Roman" w:eastAsiaTheme="majorEastAsia" w:hAnsi="Times New Roman" w:cs="Times New Roman"/>
        </w:rPr>
        <w:t>如簡</w:t>
      </w:r>
      <w:r w:rsidRPr="00347FA3">
        <w:rPr>
          <w:rFonts w:ascii="Times New Roman" w:eastAsiaTheme="majorEastAsia" w:hAnsi="Times New Roman" w:cs="Times New Roman"/>
        </w:rPr>
        <w:t>9</w:t>
      </w:r>
      <w:r w:rsidRPr="00347FA3">
        <w:rPr>
          <w:rFonts w:ascii="Times New Roman" w:eastAsiaTheme="majorEastAsia" w:hAnsi="Times New Roman" w:cs="Times New Roman"/>
        </w:rPr>
        <w:t>下綴簡</w:t>
      </w:r>
      <w:proofErr w:type="gramEnd"/>
      <w:r w:rsidRPr="00347FA3">
        <w:rPr>
          <w:rFonts w:ascii="Times New Roman" w:eastAsiaTheme="majorEastAsia" w:hAnsi="Times New Roman" w:cs="Times New Roman"/>
        </w:rPr>
        <w:t>8</w:t>
      </w:r>
      <w:r w:rsidRPr="00347FA3">
        <w:rPr>
          <w:rFonts w:ascii="Times New Roman" w:eastAsiaTheme="majorEastAsia" w:hAnsi="Times New Roman" w:cs="Times New Roman"/>
        </w:rPr>
        <w:t>，孔子應該回答「</w:t>
      </w:r>
      <w:proofErr w:type="gramStart"/>
      <w:r w:rsidRPr="00347FA3">
        <w:rPr>
          <w:rFonts w:ascii="Times New Roman" w:eastAsiaTheme="majorEastAsia" w:hAnsi="Times New Roman" w:cs="Times New Roman"/>
        </w:rPr>
        <w:t>疆也者</w:t>
      </w:r>
      <w:proofErr w:type="gramEnd"/>
      <w:r w:rsidRPr="00347FA3">
        <w:rPr>
          <w:rFonts w:ascii="Times New Roman" w:eastAsiaTheme="majorEastAsia" w:hAnsi="Times New Roman" w:cs="Times New Roman"/>
        </w:rPr>
        <w:t>」怎樣</w:t>
      </w:r>
      <w:proofErr w:type="gramStart"/>
      <w:r w:rsidRPr="00347FA3">
        <w:rPr>
          <w:rFonts w:ascii="Times New Roman" w:eastAsiaTheme="majorEastAsia" w:hAnsi="Times New Roman" w:cs="Times New Roman"/>
        </w:rPr>
        <w:t>怎樣</w:t>
      </w:r>
      <w:proofErr w:type="gramEnd"/>
      <w:r w:rsidRPr="00347FA3">
        <w:rPr>
          <w:rFonts w:ascii="Times New Roman" w:eastAsiaTheme="majorEastAsia" w:hAnsi="Times New Roman" w:cs="Times New Roman"/>
        </w:rPr>
        <w:t>，因為史蒥問的是「何謂疆，何謂敬」。</w:t>
      </w:r>
    </w:p>
  </w:footnote>
  <w:footnote w:id="86">
    <w:p w14:paraId="0EB4C2D9" w14:textId="016650FE" w:rsidR="00701A28" w:rsidRPr="00F7406E" w:rsidRDefault="00701A28" w:rsidP="00F7406E">
      <w:pPr>
        <w:pStyle w:val="ae"/>
        <w:jc w:val="both"/>
        <w:rPr>
          <w:rFonts w:ascii="Times New Roman" w:eastAsia="DengXian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整理者：隸「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56A99D5" wp14:editId="259C6682">
            <wp:extent cx="106878" cy="113201"/>
            <wp:effectExtent l="0" t="0" r="7620" b="1270"/>
            <wp:docPr id="1163071768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06" cy="11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」，字從「身」，從「言」，亦「信」字，從</w:t>
      </w:r>
      <w:proofErr w:type="gramStart"/>
      <w:r w:rsidRPr="00347FA3">
        <w:rPr>
          <w:rFonts w:ascii="Times New Roman" w:eastAsiaTheme="majorEastAsia" w:hAnsi="Times New Roman" w:cs="Times New Roman"/>
        </w:rPr>
        <w:t>身從人義符同類，古或</w:t>
      </w:r>
      <w:proofErr w:type="gramEnd"/>
      <w:r w:rsidRPr="00347FA3">
        <w:rPr>
          <w:rFonts w:ascii="Times New Roman" w:eastAsiaTheme="majorEastAsia" w:hAnsi="Times New Roman" w:cs="Times New Roman"/>
        </w:rPr>
        <w:t>通用。金文信亦從</w:t>
      </w:r>
      <w:proofErr w:type="gramStart"/>
      <w:r w:rsidRPr="00347FA3">
        <w:rPr>
          <w:rFonts w:ascii="Times New Roman" w:eastAsiaTheme="majorEastAsia" w:hAnsi="Times New Roman" w:cs="Times New Roman"/>
        </w:rPr>
        <w:t>身從言</w:t>
      </w:r>
      <w:proofErr w:type="gramEnd"/>
      <w:r w:rsidRPr="00347FA3">
        <w:rPr>
          <w:rFonts w:ascii="Times New Roman" w:eastAsiaTheme="majorEastAsia" w:hAnsi="Times New Roman" w:cs="Times New Roman"/>
        </w:rPr>
        <w:t>，如《中山王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C1552CE" wp14:editId="591690E9">
            <wp:extent cx="83127" cy="88044"/>
            <wp:effectExtent l="0" t="0" r="0" b="7620"/>
            <wp:docPr id="921763763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82" cy="93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方壺》「</w:t>
      </w:r>
      <w:proofErr w:type="gramStart"/>
      <w:r w:rsidRPr="00347FA3">
        <w:rPr>
          <w:rFonts w:ascii="Times New Roman" w:eastAsiaTheme="majorEastAsia" w:hAnsi="Times New Roman" w:cs="Times New Roman"/>
        </w:rPr>
        <w:t>余</w:t>
      </w:r>
      <w:proofErr w:type="gramEnd"/>
      <w:r w:rsidRPr="00347FA3">
        <w:rPr>
          <w:rFonts w:ascii="Times New Roman" w:eastAsiaTheme="majorEastAsia" w:hAnsi="Times New Roman" w:cs="Times New Roman"/>
        </w:rPr>
        <w:t>智（知）</w:t>
      </w:r>
      <w:proofErr w:type="gramStart"/>
      <w:r w:rsidRPr="00347FA3">
        <w:rPr>
          <w:rFonts w:ascii="Times New Roman" w:eastAsiaTheme="majorEastAsia" w:hAnsi="Times New Roman" w:cs="Times New Roman"/>
        </w:rPr>
        <w:t>其忠</w:t>
      </w:r>
      <w:proofErr w:type="gramEnd"/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1C22006" wp14:editId="1F5356CE">
            <wp:extent cx="71252" cy="75467"/>
            <wp:effectExtent l="0" t="0" r="5080" b="1270"/>
            <wp:docPr id="578074912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75958" cy="80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（信）施（也）」的「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B35E165" wp14:editId="3D14C140">
            <wp:extent cx="83127" cy="88044"/>
            <wp:effectExtent l="0" t="0" r="0" b="7620"/>
            <wp:docPr id="558780323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04" cy="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」字。簡文「</w:t>
      </w:r>
      <w:proofErr w:type="gramStart"/>
      <w:r w:rsidRPr="00347FA3">
        <w:rPr>
          <w:rFonts w:ascii="Times New Roman" w:eastAsiaTheme="majorEastAsia" w:hAnsi="Times New Roman" w:cs="Times New Roman"/>
        </w:rPr>
        <w:t>敬也者</w:t>
      </w:r>
      <w:proofErr w:type="gramEnd"/>
      <w:r w:rsidRPr="00347FA3">
        <w:rPr>
          <w:rFonts w:ascii="Times New Roman" w:eastAsiaTheme="majorEastAsia" w:hAnsi="Times New Roman" w:cs="Times New Roman"/>
        </w:rPr>
        <w:t>，信」是孔子對「敬」最直接明確的詮釋。孔子啓導史蒥經而後信，以身先之。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</w:t>
      </w:r>
      <w:proofErr w:type="gramStart"/>
      <w:r w:rsidRPr="00347FA3">
        <w:rPr>
          <w:rFonts w:ascii="Times New Roman" w:eastAsiaTheme="majorEastAsia" w:hAnsi="Times New Roman" w:cs="Times New Roman"/>
        </w:rPr>
        <w:t>楚簡</w:t>
      </w:r>
      <w:proofErr w:type="gramEnd"/>
      <w:r w:rsidRPr="00347FA3">
        <w:rPr>
          <w:rFonts w:ascii="Times New Roman" w:eastAsiaTheme="majorEastAsia" w:hAnsi="Times New Roman" w:cs="Times New Roman"/>
        </w:rPr>
        <w:t>「信」字從「言」「身」，但都作左右排列；且本句讀「信」也無法通讀；視爲「詹」字的訛體，放在簡文中讀爲「瞻人之顔色而爲之」，文從句順。</w:t>
      </w:r>
      <w:r w:rsidR="00F7406E">
        <w:rPr>
          <w:rFonts w:ascii="DengXian" w:eastAsia="DengXian" w:hAnsi="DengXian" w:cs="Times New Roman" w:hint="eastAsia"/>
        </w:rPr>
        <w:t>/</w:t>
      </w:r>
      <w:r w:rsidR="00F7406E">
        <w:rPr>
          <w:rFonts w:ascii="Times New Roman" w:eastAsia="DengXian" w:hAnsi="Times New Roman" w:cs="Times New Roman" w:hint="eastAsia"/>
        </w:rPr>
        <w:t xml:space="preserve"> </w:t>
      </w:r>
      <w:r w:rsidR="00F7406E" w:rsidRPr="00347FA3">
        <w:rPr>
          <w:rFonts w:ascii="Times New Roman" w:eastAsiaTheme="majorEastAsia" w:hAnsi="Times New Roman" w:cs="Times New Roman"/>
        </w:rPr>
        <w:t>高榮鴻</w:t>
      </w:r>
      <w:r w:rsidR="00F7406E">
        <w:rPr>
          <w:rFonts w:ascii="DengXian" w:eastAsia="DengXian" w:hAnsi="DengXian" w:cs="Times New Roman" w:hint="eastAsia"/>
        </w:rPr>
        <w:t>：</w:t>
      </w:r>
      <w:r w:rsidR="00F7406E" w:rsidRPr="00347FA3">
        <w:rPr>
          <w:rFonts w:ascii="Times New Roman" w:eastAsiaTheme="majorEastAsia" w:hAnsi="Times New Roman" w:cs="Times New Roman"/>
        </w:rPr>
        <w:t>從「身</w:t>
      </w:r>
      <w:r w:rsidR="00F7406E">
        <w:rPr>
          <w:rFonts w:ascii="DengXian" w:eastAsia="DengXian" w:hAnsi="DengXian" w:cs="Times New Roman" w:hint="eastAsia"/>
        </w:rPr>
        <w:t>」</w:t>
      </w:r>
      <w:r w:rsidR="00F7406E" w:rsidRPr="00347FA3">
        <w:rPr>
          <w:rFonts w:ascii="Times New Roman" w:eastAsiaTheme="majorEastAsia" w:hAnsi="Times New Roman" w:cs="Times New Roman"/>
        </w:rPr>
        <w:t>「言</w:t>
      </w:r>
      <w:r w:rsidR="00F7406E">
        <w:rPr>
          <w:rFonts w:ascii="DengXian" w:eastAsia="DengXian" w:hAnsi="DengXian" w:cs="Times New Roman" w:hint="eastAsia"/>
        </w:rPr>
        <w:t>」</w:t>
      </w:r>
      <w:r w:rsidR="00F7406E" w:rsidRPr="00347FA3">
        <w:rPr>
          <w:rFonts w:ascii="Times New Roman" w:eastAsiaTheme="majorEastAsia" w:hAnsi="Times New Roman" w:cs="Times New Roman"/>
        </w:rPr>
        <w:t>，讀「信</w:t>
      </w:r>
      <w:r w:rsidR="00F7406E">
        <w:rPr>
          <w:rFonts w:ascii="DengXian" w:eastAsia="DengXian" w:hAnsi="DengXian" w:cs="Times New Roman" w:hint="eastAsia"/>
        </w:rPr>
        <w:t>」</w:t>
      </w:r>
      <w:r w:rsidR="00F7406E" w:rsidRPr="00347FA3">
        <w:rPr>
          <w:rFonts w:ascii="Times New Roman" w:eastAsiaTheme="majorEastAsia" w:hAnsi="Times New Roman" w:cs="Times New Roman"/>
        </w:rPr>
        <w:t>訓「知</w:t>
      </w:r>
      <w:r w:rsidR="00F7406E">
        <w:rPr>
          <w:rFonts w:ascii="DengXian" w:eastAsia="DengXian" w:hAnsi="DengXian" w:cs="Times New Roman" w:hint="eastAsia"/>
        </w:rPr>
        <w:t>」。</w:t>
      </w:r>
    </w:p>
  </w:footnote>
  <w:footnote w:id="87">
    <w:p w14:paraId="47A3BBAC" w14:textId="21E00AAC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0467AC2" wp14:editId="0AE03B66">
            <wp:extent cx="107950" cy="107950"/>
            <wp:effectExtent l="0" t="0" r="6350" b="6350"/>
            <wp:docPr id="301358267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=</w:t>
      </w:r>
      <w:r w:rsidRPr="00347FA3">
        <w:rPr>
          <w:rFonts w:ascii="Times New Roman" w:eastAsiaTheme="majorEastAsia" w:hAnsi="Times New Roman" w:cs="Times New Roman"/>
        </w:rPr>
        <w:t>」隸「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7536024" wp14:editId="349C25BD">
            <wp:extent cx="82550" cy="82550"/>
            <wp:effectExtent l="0" t="0" r="0" b="0"/>
            <wp:docPr id="572203323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</w:t>
      </w:r>
      <w:proofErr w:type="gramStart"/>
      <w:r w:rsidRPr="00347FA3">
        <w:rPr>
          <w:rFonts w:ascii="Times New Roman" w:eastAsiaTheme="majorEastAsia" w:hAnsi="Times New Roman" w:cs="Times New Roman"/>
        </w:rPr>
        <w:t>合文</w:t>
      </w:r>
      <w:proofErr w:type="gramEnd"/>
      <w:r w:rsidRPr="00347FA3">
        <w:rPr>
          <w:rFonts w:ascii="Times New Roman" w:eastAsiaTheme="majorEastAsia" w:hAnsi="Times New Roman" w:cs="Times New Roman"/>
        </w:rPr>
        <w:t>，分讀爲「交，見」，「見」字略有形變。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無語：釋爲「顏色」。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蘇建洲：當是「顏色」</w:t>
      </w:r>
      <w:proofErr w:type="gramStart"/>
      <w:r w:rsidRPr="00347FA3">
        <w:rPr>
          <w:rFonts w:ascii="Times New Roman" w:eastAsiaTheme="majorEastAsia" w:hAnsi="Times New Roman" w:cs="Times New Roman"/>
        </w:rPr>
        <w:t>的合文</w:t>
      </w:r>
      <w:proofErr w:type="gramEnd"/>
      <w:r w:rsidRPr="00347FA3">
        <w:rPr>
          <w:rFonts w:ascii="Times New Roman" w:eastAsiaTheme="majorEastAsia" w:hAnsi="Times New Roman" w:cs="Times New Roman"/>
        </w:rPr>
        <w:t>。整理</w:t>
      </w:r>
      <w:proofErr w:type="gramStart"/>
      <w:r w:rsidRPr="00347FA3">
        <w:rPr>
          <w:rFonts w:ascii="Times New Roman" w:eastAsiaTheme="majorEastAsia" w:hAnsi="Times New Roman" w:cs="Times New Roman"/>
        </w:rPr>
        <w:t>者釋為</w:t>
      </w:r>
      <w:proofErr w:type="gramEnd"/>
      <w:r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5608346" wp14:editId="4298F670">
            <wp:extent cx="114300" cy="114300"/>
            <wp:effectExtent l="0" t="0" r="0" b="0"/>
            <wp:docPr id="2092838594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</w:t>
      </w:r>
      <w:proofErr w:type="gramStart"/>
      <w:r w:rsidRPr="00347FA3">
        <w:rPr>
          <w:rFonts w:ascii="Times New Roman" w:eastAsiaTheme="majorEastAsia" w:hAnsi="Times New Roman" w:cs="Times New Roman"/>
        </w:rPr>
        <w:t>不</w:t>
      </w:r>
      <w:proofErr w:type="gramEnd"/>
      <w:r w:rsidRPr="00347FA3">
        <w:rPr>
          <w:rFonts w:ascii="Times New Roman" w:eastAsiaTheme="majorEastAsia" w:hAnsi="Times New Roman" w:cs="Times New Roman"/>
        </w:rPr>
        <w:t>確。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程燕</w:t>
      </w:r>
      <w:proofErr w:type="gramEnd"/>
      <w:r w:rsidRPr="00347FA3">
        <w:rPr>
          <w:rFonts w:ascii="Times New Roman" w:eastAsiaTheme="majorEastAsia" w:hAnsi="Times New Roman" w:cs="Times New Roman"/>
        </w:rPr>
        <w:t>：一種可能是釋「安色」，讀「顏色」。另一種可能是從「色」，「</w:t>
      </w:r>
      <w:proofErr w:type="gramStart"/>
      <w:r w:rsidRPr="00347FA3">
        <w:rPr>
          <w:rFonts w:ascii="Times New Roman" w:eastAsiaTheme="majorEastAsia" w:hAnsi="Times New Roman" w:cs="Times New Roman"/>
        </w:rPr>
        <w:t>彥</w:t>
      </w:r>
      <w:proofErr w:type="gramEnd"/>
      <w:r w:rsidRPr="00347FA3">
        <w:rPr>
          <w:rFonts w:ascii="Times New Roman" w:eastAsiaTheme="majorEastAsia" w:hAnsi="Times New Roman" w:cs="Times New Roman"/>
        </w:rPr>
        <w:t>」省聲，讀「顔」。</w:t>
      </w:r>
      <w:proofErr w:type="gramStart"/>
      <w:r w:rsidRPr="00347FA3">
        <w:rPr>
          <w:rFonts w:ascii="Times New Roman" w:eastAsiaTheme="majorEastAsia" w:hAnsi="Times New Roman" w:cs="Times New Roman"/>
        </w:rPr>
        <w:t>合文屬</w:t>
      </w:r>
      <w:proofErr w:type="gramEnd"/>
      <w:r w:rsidRPr="00347FA3">
        <w:rPr>
          <w:rFonts w:ascii="Times New Roman" w:eastAsiaTheme="majorEastAsia" w:hAnsi="Times New Roman" w:cs="Times New Roman"/>
        </w:rPr>
        <w:t>偏旁借用。「顏色」，指面容、臉色。《論語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泰伯》：「正顏色，</w:t>
      </w:r>
      <w:proofErr w:type="gramStart"/>
      <w:r w:rsidRPr="00347FA3">
        <w:rPr>
          <w:rFonts w:ascii="Times New Roman" w:eastAsiaTheme="majorEastAsia" w:hAnsi="Times New Roman" w:cs="Times New Roman"/>
        </w:rPr>
        <w:t>斯近信矣</w:t>
      </w:r>
      <w:proofErr w:type="gramEnd"/>
      <w:r w:rsidRPr="00347FA3">
        <w:rPr>
          <w:rFonts w:ascii="Times New Roman" w:eastAsiaTheme="majorEastAsia" w:hAnsi="Times New Roman" w:cs="Times New Roman"/>
        </w:rPr>
        <w:t>。」《楚辭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漁夫》：「屈原</w:t>
      </w:r>
      <w:proofErr w:type="gramStart"/>
      <w:r w:rsidRPr="00347FA3">
        <w:rPr>
          <w:rFonts w:ascii="Times New Roman" w:eastAsiaTheme="majorEastAsia" w:hAnsi="Times New Roman" w:cs="Times New Roman"/>
        </w:rPr>
        <w:t>既放，游于江潭</w:t>
      </w:r>
      <w:proofErr w:type="gramEnd"/>
      <w:r w:rsidRPr="00347FA3">
        <w:rPr>
          <w:rFonts w:ascii="Times New Roman" w:eastAsiaTheme="majorEastAsia" w:hAnsi="Times New Roman" w:cs="Times New Roman"/>
        </w:rPr>
        <w:t>，行</w:t>
      </w:r>
      <w:proofErr w:type="gramStart"/>
      <w:r w:rsidRPr="00347FA3">
        <w:rPr>
          <w:rFonts w:ascii="Times New Roman" w:eastAsiaTheme="majorEastAsia" w:hAnsi="Times New Roman" w:cs="Times New Roman"/>
        </w:rPr>
        <w:t>吟澤畔。</w:t>
      </w:r>
      <w:proofErr w:type="gramEnd"/>
      <w:r w:rsidRPr="00347FA3">
        <w:rPr>
          <w:rFonts w:ascii="Times New Roman" w:eastAsiaTheme="majorEastAsia" w:hAnsi="Times New Roman" w:cs="Times New Roman"/>
        </w:rPr>
        <w:t>顏色憔悴，</w:t>
      </w:r>
      <w:proofErr w:type="gramStart"/>
      <w:r w:rsidRPr="00347FA3">
        <w:rPr>
          <w:rFonts w:ascii="Times New Roman" w:eastAsiaTheme="majorEastAsia" w:hAnsi="Times New Roman" w:cs="Times New Roman"/>
        </w:rPr>
        <w:t>形容枯稿</w:t>
      </w:r>
      <w:proofErr w:type="gramEnd"/>
      <w:r w:rsidRPr="00347FA3">
        <w:rPr>
          <w:rFonts w:ascii="Times New Roman" w:eastAsiaTheme="majorEastAsia" w:hAnsi="Times New Roman" w:cs="Times New Roman"/>
        </w:rPr>
        <w:t>。」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：「</w:t>
      </w:r>
      <w:proofErr w:type="gramStart"/>
      <w:r w:rsidRPr="00347FA3">
        <w:rPr>
          <w:rFonts w:ascii="Times New Roman" w:eastAsiaTheme="majorEastAsia" w:hAnsi="Times New Roman" w:cs="Times New Roman"/>
        </w:rPr>
        <w:t>瞻人之</w:t>
      </w:r>
      <w:proofErr w:type="gramEnd"/>
      <w:r w:rsidRPr="00347FA3">
        <w:rPr>
          <w:rFonts w:ascii="Times New Roman" w:eastAsiaTheme="majorEastAsia" w:hAnsi="Times New Roman" w:cs="Times New Roman"/>
        </w:rPr>
        <w:t>顔色而爲之」怎麽會是敬呢？</w:t>
      </w:r>
      <w:proofErr w:type="gramStart"/>
      <w:r w:rsidRPr="00347FA3">
        <w:rPr>
          <w:rFonts w:ascii="Times New Roman" w:eastAsiaTheme="majorEastAsia" w:hAnsi="Times New Roman" w:cs="Times New Roman"/>
        </w:rPr>
        <w:t>本簡下殘</w:t>
      </w:r>
      <w:proofErr w:type="gramEnd"/>
      <w:r w:rsidRPr="00347FA3">
        <w:rPr>
          <w:rFonts w:ascii="Times New Roman" w:eastAsiaTheme="majorEastAsia" w:hAnsi="Times New Roman" w:cs="Times New Roman"/>
        </w:rPr>
        <w:t>，此處夫子應是先從反面抨擊「</w:t>
      </w:r>
      <w:proofErr w:type="gramStart"/>
      <w:r w:rsidRPr="00347FA3">
        <w:rPr>
          <w:rFonts w:ascii="Times New Roman" w:eastAsiaTheme="majorEastAsia" w:hAnsi="Times New Roman" w:cs="Times New Roman"/>
        </w:rPr>
        <w:t>瞻人之</w:t>
      </w:r>
      <w:proofErr w:type="gramEnd"/>
      <w:r w:rsidRPr="00347FA3">
        <w:rPr>
          <w:rFonts w:ascii="Times New Roman" w:eastAsiaTheme="majorEastAsia" w:hAnsi="Times New Roman" w:cs="Times New Roman"/>
        </w:rPr>
        <w:t>顔色」不是「敬」。「</w:t>
      </w:r>
      <w:proofErr w:type="gramStart"/>
      <w:r w:rsidRPr="00347FA3">
        <w:rPr>
          <w:rFonts w:ascii="Times New Roman" w:eastAsiaTheme="majorEastAsia" w:hAnsi="Times New Roman" w:cs="Times New Roman"/>
        </w:rPr>
        <w:t>瞻人之</w:t>
      </w:r>
      <w:proofErr w:type="gramEnd"/>
      <w:r w:rsidRPr="00347FA3">
        <w:rPr>
          <w:rFonts w:ascii="Times New Roman" w:eastAsiaTheme="majorEastAsia" w:hAnsi="Times New Roman" w:cs="Times New Roman"/>
        </w:rPr>
        <w:t>顔色而爲之、爲視亓（其）所穀（欲）而</w:t>
      </w:r>
      <w:r w:rsidRPr="00347FA3">
        <w:rPr>
          <w:rFonts w:ascii="Times New Roman" w:eastAsiaTheme="majorEastAsia" w:hAnsi="Times New Roman" w:cs="Times New Roman"/>
        </w:rPr>
        <w:t>……</w:t>
      </w:r>
      <w:r w:rsidRPr="00347FA3">
        <w:rPr>
          <w:rFonts w:ascii="Times New Roman" w:eastAsiaTheme="majorEastAsia" w:hAnsi="Times New Roman" w:cs="Times New Roman"/>
        </w:rPr>
        <w:t>」之下，夫子接著說的應該是「則非敬」之類的話，全段文義才合理。孔子類似的表述，不爲罕見，如</w:t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《論語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爲政》孔子回答子游問孝，說：「今</w:t>
      </w:r>
      <w:proofErr w:type="gramStart"/>
      <w:r w:rsidRPr="00347FA3">
        <w:rPr>
          <w:rFonts w:ascii="Times New Roman" w:eastAsiaTheme="majorEastAsia" w:hAnsi="Times New Roman" w:cs="Times New Roman"/>
        </w:rPr>
        <w:t>之孝者</w:t>
      </w:r>
      <w:proofErr w:type="gramEnd"/>
      <w:r w:rsidRPr="00347FA3">
        <w:rPr>
          <w:rFonts w:ascii="Times New Roman" w:eastAsiaTheme="majorEastAsia" w:hAnsi="Times New Roman" w:cs="Times New Roman"/>
        </w:rPr>
        <w:t>，</w:t>
      </w:r>
      <w:proofErr w:type="gramStart"/>
      <w:r w:rsidRPr="00347FA3">
        <w:rPr>
          <w:rFonts w:ascii="Times New Roman" w:eastAsiaTheme="majorEastAsia" w:hAnsi="Times New Roman" w:cs="Times New Roman"/>
        </w:rPr>
        <w:t>是謂能養</w:t>
      </w:r>
      <w:proofErr w:type="gramEnd"/>
      <w:r w:rsidRPr="00347FA3">
        <w:rPr>
          <w:rFonts w:ascii="Times New Roman" w:eastAsiaTheme="majorEastAsia" w:hAnsi="Times New Roman" w:cs="Times New Roman"/>
        </w:rPr>
        <w:t>。至</w:t>
      </w:r>
      <w:proofErr w:type="gramStart"/>
      <w:r w:rsidRPr="00347FA3">
        <w:rPr>
          <w:rFonts w:ascii="Times New Roman" w:eastAsiaTheme="majorEastAsia" w:hAnsi="Times New Roman" w:cs="Times New Roman"/>
        </w:rPr>
        <w:t>于</w:t>
      </w:r>
      <w:proofErr w:type="gramEnd"/>
      <w:r w:rsidRPr="00347FA3">
        <w:rPr>
          <w:rFonts w:ascii="Times New Roman" w:eastAsiaTheme="majorEastAsia" w:hAnsi="Times New Roman" w:cs="Times New Roman"/>
        </w:rPr>
        <w:t>犬馬，皆能有養；不敬，</w:t>
      </w:r>
      <w:proofErr w:type="gramStart"/>
      <w:r w:rsidRPr="00347FA3">
        <w:rPr>
          <w:rFonts w:ascii="Times New Roman" w:eastAsiaTheme="majorEastAsia" w:hAnsi="Times New Roman" w:cs="Times New Roman"/>
        </w:rPr>
        <w:t>何以別乎</w:t>
      </w:r>
      <w:proofErr w:type="gramEnd"/>
      <w:r w:rsidRPr="00347FA3">
        <w:rPr>
          <w:rFonts w:ascii="Times New Roman" w:eastAsiaTheme="majorEastAsia" w:hAnsi="Times New Roman" w:cs="Times New Roman"/>
        </w:rPr>
        <w:t>?</w:t>
      </w:r>
      <w:r w:rsidRPr="00347FA3">
        <w:rPr>
          <w:rFonts w:ascii="Times New Roman" w:eastAsiaTheme="majorEastAsia" w:hAnsi="Times New Roman" w:cs="Times New Roman"/>
        </w:rPr>
        <w:t>」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羅</w:t>
      </w:r>
      <w:proofErr w:type="gramStart"/>
      <w:r w:rsidRPr="00347FA3">
        <w:rPr>
          <w:rFonts w:ascii="Times New Roman" w:eastAsiaTheme="majorEastAsia" w:hAnsi="Times New Roman" w:cs="Times New Roman"/>
        </w:rPr>
        <w:t>運環：</w:t>
      </w:r>
      <w:proofErr w:type="gramEnd"/>
      <w:r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0132F0A5" wp14:editId="1A46A822">
            <wp:extent cx="106877" cy="106877"/>
            <wp:effectExtent l="0" t="0" r="7620" b="7620"/>
            <wp:docPr id="233971671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56" cy="109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=</w:t>
      </w:r>
      <w:r w:rsidRPr="00347FA3">
        <w:rPr>
          <w:rFonts w:ascii="Times New Roman" w:eastAsiaTheme="majorEastAsia" w:hAnsi="Times New Roman" w:cs="Times New Roman"/>
        </w:rPr>
        <w:t>」</w:t>
      </w:r>
      <w:proofErr w:type="gramStart"/>
      <w:r w:rsidRPr="00347FA3">
        <w:rPr>
          <w:rFonts w:ascii="Times New Roman" w:eastAsiaTheme="majorEastAsia" w:hAnsi="Times New Roman" w:cs="Times New Roman"/>
        </w:rPr>
        <w:t>改釋爲</w:t>
      </w:r>
      <w:proofErr w:type="gramEnd"/>
      <w:r w:rsidRPr="00347FA3">
        <w:rPr>
          <w:rFonts w:ascii="Times New Roman" w:eastAsiaTheme="majorEastAsia" w:hAnsi="Times New Roman" w:cs="Times New Roman"/>
        </w:rPr>
        <w:t>「顔色」的合文可從。「顔色」作爲合文還見於郭店簡《五行》第</w:t>
      </w:r>
      <w:r w:rsidRPr="00347FA3">
        <w:rPr>
          <w:rFonts w:ascii="Times New Roman" w:eastAsiaTheme="majorEastAsia" w:hAnsi="Times New Roman" w:cs="Times New Roman"/>
        </w:rPr>
        <w:t>32</w:t>
      </w:r>
      <w:r w:rsidRPr="00347FA3">
        <w:rPr>
          <w:rFonts w:ascii="Times New Roman" w:eastAsiaTheme="majorEastAsia" w:hAnsi="Times New Roman" w:cs="Times New Roman"/>
        </w:rPr>
        <w:t>簡、上博簡五《鬼神之明》第</w:t>
      </w:r>
      <w:r w:rsidRPr="00347FA3">
        <w:rPr>
          <w:rFonts w:ascii="Times New Roman" w:eastAsiaTheme="majorEastAsia" w:hAnsi="Times New Roman" w:cs="Times New Roman"/>
        </w:rPr>
        <w:t>8</w:t>
      </w:r>
      <w:r w:rsidRPr="00347FA3">
        <w:rPr>
          <w:rFonts w:ascii="Times New Roman" w:eastAsiaTheme="majorEastAsia" w:hAnsi="Times New Roman" w:cs="Times New Roman"/>
        </w:rPr>
        <w:t>簡，其形體與本簡文基本相同，但其「彥（顔）」字所從的「厂」，本簡文作「乂」，從「乂」罕見，容易導致誤解。不過，「</w:t>
      </w:r>
      <w:proofErr w:type="gramStart"/>
      <w:r w:rsidRPr="00347FA3">
        <w:rPr>
          <w:rFonts w:ascii="Times New Roman" w:eastAsiaTheme="majorEastAsia" w:hAnsi="Times New Roman" w:cs="Times New Roman"/>
        </w:rPr>
        <w:t>彥（</w:t>
      </w:r>
      <w:proofErr w:type="gramEnd"/>
      <w:r w:rsidRPr="00347FA3">
        <w:rPr>
          <w:rFonts w:ascii="Times New Roman" w:eastAsiaTheme="majorEastAsia" w:hAnsi="Times New Roman" w:cs="Times New Roman"/>
        </w:rPr>
        <w:t>顔）」字從「乂」的寫法，見於上博簡八《顏淵問於孔子》「</w:t>
      </w:r>
      <w:r w:rsidRPr="00347FA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23ACF10D" wp14:editId="3CA856C1">
            <wp:extent cx="96318" cy="88764"/>
            <wp:effectExtent l="0" t="0" r="0" b="6985"/>
            <wp:docPr id="98056997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38" cy="93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（顏）淵」的「</w:t>
      </w:r>
      <w:r w:rsidRPr="00347FA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2114EFD6" wp14:editId="3B41AC13">
            <wp:extent cx="118176" cy="108907"/>
            <wp:effectExtent l="0" t="0" r="0" b="5715"/>
            <wp:docPr id="1669142625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24" cy="113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（顏）」字，當可釋疑。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鳲鳩</w:t>
      </w:r>
      <w:proofErr w:type="gramEnd"/>
      <w:r w:rsidRPr="00347FA3">
        <w:rPr>
          <w:rFonts w:ascii="Times New Roman" w:eastAsiaTheme="majorEastAsia" w:hAnsi="Times New Roman" w:cs="Times New Roman"/>
        </w:rPr>
        <w:t>、王凱博：</w:t>
      </w:r>
      <w:proofErr w:type="gramStart"/>
      <w:r w:rsidRPr="00347FA3">
        <w:rPr>
          <w:rFonts w:ascii="Times New Roman" w:eastAsiaTheme="majorEastAsia" w:hAnsi="Times New Roman" w:cs="Times New Roman"/>
        </w:rPr>
        <w:t>此合文實</w:t>
      </w:r>
      <w:proofErr w:type="gramEnd"/>
      <w:r w:rsidRPr="00347FA3">
        <w:rPr>
          <w:rFonts w:ascii="Times New Roman" w:eastAsiaTheme="majorEastAsia" w:hAnsi="Times New Roman" w:cs="Times New Roman"/>
        </w:rPr>
        <w:t>與《顏淵問於孔子》讀「顏」之字</w:t>
      </w:r>
      <w:proofErr w:type="gramStart"/>
      <w:r w:rsidRPr="00347FA3">
        <w:rPr>
          <w:rFonts w:ascii="Times New Roman" w:eastAsiaTheme="majorEastAsia" w:hAnsi="Times New Roman" w:cs="Times New Roman"/>
        </w:rPr>
        <w:t>上部全同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  <w:r w:rsidRPr="00347FA3">
        <w:rPr>
          <w:rFonts w:ascii="Times New Roman" w:eastAsiaTheme="majorEastAsia" w:hAnsi="Times New Roman" w:cs="Times New Roman"/>
        </w:rPr>
        <w:t xml:space="preserve"> </w:t>
      </w:r>
    </w:p>
  </w:footnote>
  <w:footnote w:id="88">
    <w:p w14:paraId="6F63A234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整理者：釋「</w:t>
      </w:r>
      <w:proofErr w:type="gramStart"/>
      <w:r w:rsidRPr="00347FA3">
        <w:rPr>
          <w:rFonts w:ascii="Times New Roman" w:eastAsiaTheme="majorEastAsia" w:hAnsi="Times New Roman" w:cs="Times New Roman"/>
        </w:rPr>
        <w:t>亓</w:t>
      </w:r>
      <w:proofErr w:type="gramEnd"/>
      <w:r w:rsidRPr="00347FA3">
        <w:rPr>
          <w:rFonts w:ascii="Times New Roman" w:eastAsiaTheme="majorEastAsia" w:hAnsi="Times New Roman" w:cs="Times New Roman"/>
        </w:rPr>
        <w:t>」，讀「其」。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高佑仁：「其為之」的「其」當是「而」，</w:t>
      </w:r>
      <w:proofErr w:type="gramStart"/>
      <w:r w:rsidRPr="00347FA3">
        <w:rPr>
          <w:rFonts w:ascii="Times New Roman" w:eastAsiaTheme="majorEastAsia" w:hAnsi="Times New Roman" w:cs="Times New Roman"/>
        </w:rPr>
        <w:t>當改釋。</w:t>
      </w:r>
      <w:proofErr w:type="gramEnd"/>
    </w:p>
  </w:footnote>
  <w:footnote w:id="89">
    <w:p w14:paraId="5C52943C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proofErr w:type="gramStart"/>
      <w:r w:rsidRPr="00347FA3">
        <w:rPr>
          <w:rFonts w:ascii="Times New Roman" w:eastAsiaTheme="majorEastAsia" w:hAnsi="Times New Roman" w:cs="Times New Roman"/>
        </w:rPr>
        <w:t>顧史考</w:t>
      </w:r>
      <w:proofErr w:type="gramEnd"/>
      <w:r w:rsidRPr="00347FA3">
        <w:rPr>
          <w:rFonts w:ascii="Times New Roman" w:eastAsiaTheme="majorEastAsia" w:hAnsi="Times New Roman" w:cs="Times New Roman"/>
        </w:rPr>
        <w:t>：「之」下「為」讀「化」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俞紹宏、張青松：「而為之偽」屬上讀。簡文是說看人臉色、視別人的欲求而有</w:t>
      </w:r>
      <w:proofErr w:type="gramStart"/>
      <w:r w:rsidRPr="00347FA3">
        <w:rPr>
          <w:rFonts w:ascii="Times New Roman" w:eastAsiaTheme="majorEastAsia" w:hAnsi="Times New Roman" w:cs="Times New Roman"/>
        </w:rPr>
        <w:t>違真質</w:t>
      </w:r>
      <w:proofErr w:type="gramEnd"/>
      <w:r w:rsidRPr="00347FA3">
        <w:rPr>
          <w:rFonts w:ascii="Times New Roman" w:eastAsiaTheme="majorEastAsia" w:hAnsi="Times New Roman" w:cs="Times New Roman"/>
        </w:rPr>
        <w:t>的自我意願來行事，都不是真正的敬。</w:t>
      </w:r>
    </w:p>
  </w:footnote>
  <w:footnote w:id="90">
    <w:p w14:paraId="670D98A3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1732BBE" wp14:editId="1A6205DF">
            <wp:extent cx="81063" cy="106662"/>
            <wp:effectExtent l="0" t="0" r="0" b="8255"/>
            <wp:docPr id="17994577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0327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2701" cy="10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」釋「見」。「谷」</w:t>
      </w:r>
      <w:proofErr w:type="gramStart"/>
      <w:r w:rsidRPr="00347FA3">
        <w:rPr>
          <w:rFonts w:ascii="Times New Roman" w:eastAsiaTheme="majorEastAsia" w:hAnsi="Times New Roman" w:cs="Times New Roman"/>
        </w:rPr>
        <w:t>古或用作</w:t>
      </w:r>
      <w:proofErr w:type="gramEnd"/>
      <w:r w:rsidRPr="00347FA3">
        <w:rPr>
          <w:rFonts w:ascii="Times New Roman" w:eastAsiaTheme="majorEastAsia" w:hAnsi="Times New Roman" w:cs="Times New Roman"/>
        </w:rPr>
        <w:t>「欲」。「見其所欲」，</w:t>
      </w:r>
      <w:proofErr w:type="gramStart"/>
      <w:r w:rsidRPr="00347FA3">
        <w:rPr>
          <w:rFonts w:ascii="Times New Roman" w:eastAsiaTheme="majorEastAsia" w:hAnsi="Times New Roman" w:cs="Times New Roman"/>
        </w:rPr>
        <w:t>詞亦見于</w:t>
      </w:r>
      <w:proofErr w:type="gramEnd"/>
      <w:r w:rsidRPr="00347FA3">
        <w:rPr>
          <w:rFonts w:ascii="Times New Roman" w:eastAsiaTheme="majorEastAsia" w:hAnsi="Times New Roman" w:cs="Times New Roman"/>
        </w:rPr>
        <w:t>《韓非子</w:t>
      </w:r>
      <w:r w:rsidRPr="00347FA3">
        <w:rPr>
          <w:rFonts w:ascii="Times New Roman" w:eastAsiaTheme="majorEastAsia" w:hAnsi="Times New Roman" w:cs="Times New Roman"/>
        </w:rPr>
        <w:t>·</w:t>
      </w:r>
      <w:r w:rsidRPr="00347FA3">
        <w:rPr>
          <w:rFonts w:ascii="Times New Roman" w:eastAsiaTheme="majorEastAsia" w:hAnsi="Times New Roman" w:cs="Times New Roman"/>
        </w:rPr>
        <w:t>主道》「</w:t>
      </w:r>
      <w:proofErr w:type="gramStart"/>
      <w:r w:rsidRPr="00347FA3">
        <w:rPr>
          <w:rFonts w:ascii="Times New Roman" w:eastAsiaTheme="majorEastAsia" w:hAnsi="Times New Roman" w:cs="Times New Roman"/>
        </w:rPr>
        <w:t>君無見其</w:t>
      </w:r>
      <w:proofErr w:type="gramEnd"/>
      <w:r w:rsidRPr="00347FA3">
        <w:rPr>
          <w:rFonts w:ascii="Times New Roman" w:eastAsiaTheme="majorEastAsia" w:hAnsi="Times New Roman" w:cs="Times New Roman"/>
        </w:rPr>
        <w:t>所欲，</w:t>
      </w:r>
      <w:proofErr w:type="gramStart"/>
      <w:r w:rsidRPr="00347FA3">
        <w:rPr>
          <w:rFonts w:ascii="Times New Roman" w:eastAsiaTheme="majorEastAsia" w:hAnsi="Times New Roman" w:cs="Times New Roman"/>
        </w:rPr>
        <w:t>君見其</w:t>
      </w:r>
      <w:proofErr w:type="gramEnd"/>
      <w:r w:rsidRPr="00347FA3">
        <w:rPr>
          <w:rFonts w:ascii="Times New Roman" w:eastAsiaTheme="majorEastAsia" w:hAnsi="Times New Roman" w:cs="Times New Roman"/>
        </w:rPr>
        <w:t>所欲」。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高佑仁、羅運環：</w:t>
      </w:r>
      <w:r w:rsidRPr="00BF63EC">
        <w:rPr>
          <w:rFonts w:ascii="Times New Roman" w:eastAsiaTheme="majorEastAsia" w:hAnsi="Times New Roman" w:cs="Times New Roman"/>
        </w:rPr>
        <w:t>整理</w:t>
      </w:r>
      <w:proofErr w:type="gramStart"/>
      <w:r w:rsidRPr="00BF63EC">
        <w:rPr>
          <w:rFonts w:ascii="Times New Roman" w:eastAsiaTheme="majorEastAsia" w:hAnsi="Times New Roman" w:cs="Times New Roman"/>
        </w:rPr>
        <w:t>者所釋的</w:t>
      </w:r>
      <w:proofErr w:type="gramEnd"/>
      <w:r w:rsidRPr="00347FA3">
        <w:rPr>
          <w:rFonts w:ascii="Times New Roman" w:eastAsiaTheme="majorEastAsia" w:hAnsi="Times New Roman" w:cs="Times New Roman"/>
        </w:rPr>
        <w:t>「</w:t>
      </w:r>
      <w:r w:rsidRPr="00BF63EC">
        <w:rPr>
          <w:rFonts w:ascii="Times New Roman" w:eastAsiaTheme="majorEastAsia" w:hAnsi="Times New Roman" w:cs="Times New Roman"/>
        </w:rPr>
        <w:t>見</w:t>
      </w:r>
      <w:r w:rsidRPr="00347FA3">
        <w:rPr>
          <w:rFonts w:ascii="Times New Roman" w:eastAsiaTheme="majorEastAsia" w:hAnsi="Times New Roman" w:cs="Times New Roman"/>
        </w:rPr>
        <w:t>」</w:t>
      </w:r>
      <w:r w:rsidRPr="00BF63EC">
        <w:rPr>
          <w:rFonts w:ascii="Times New Roman" w:eastAsiaTheme="majorEastAsia" w:hAnsi="Times New Roman" w:cs="Times New Roman"/>
        </w:rPr>
        <w:t>，</w:t>
      </w:r>
      <w:proofErr w:type="gramStart"/>
      <w:r w:rsidRPr="00BF63EC">
        <w:rPr>
          <w:rFonts w:ascii="Times New Roman" w:eastAsiaTheme="majorEastAsia" w:hAnsi="Times New Roman" w:cs="Times New Roman"/>
        </w:rPr>
        <w:t>改釋爲</w:t>
      </w:r>
      <w:proofErr w:type="gramEnd"/>
      <w:r w:rsidRPr="00347FA3">
        <w:rPr>
          <w:rFonts w:ascii="Times New Roman" w:eastAsiaTheme="majorEastAsia" w:hAnsi="Times New Roman" w:cs="Times New Roman"/>
        </w:rPr>
        <w:t>「</w:t>
      </w:r>
      <w:r w:rsidRPr="00BF63EC">
        <w:rPr>
          <w:rFonts w:ascii="Times New Roman" w:eastAsiaTheme="majorEastAsia" w:hAnsi="Times New Roman" w:cs="Times New Roman"/>
        </w:rPr>
        <w:t>視</w:t>
      </w:r>
      <w:r w:rsidRPr="00347FA3">
        <w:rPr>
          <w:rFonts w:ascii="Times New Roman" w:eastAsiaTheme="majorEastAsia" w:hAnsi="Times New Roman" w:cs="Times New Roman"/>
        </w:rPr>
        <w:t>」</w:t>
      </w:r>
      <w:r w:rsidRPr="00BF63EC">
        <w:rPr>
          <w:rFonts w:ascii="Times New Roman" w:eastAsiaTheme="majorEastAsia" w:hAnsi="Times New Roman" w:cs="Times New Roman"/>
        </w:rPr>
        <w:t>。</w:t>
      </w:r>
    </w:p>
  </w:footnote>
  <w:footnote w:id="91">
    <w:p w14:paraId="0FA59310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高佑仁：簡末一</w:t>
      </w:r>
      <w:proofErr w:type="gramStart"/>
      <w:r w:rsidRPr="00347FA3">
        <w:rPr>
          <w:rFonts w:ascii="Times New Roman" w:eastAsiaTheme="majorEastAsia" w:hAnsi="Times New Roman" w:cs="Times New Roman"/>
        </w:rPr>
        <w:t>字釋「</w:t>
      </w:r>
      <w:proofErr w:type="gramEnd"/>
      <w:r w:rsidRPr="00347FA3">
        <w:rPr>
          <w:rFonts w:ascii="Times New Roman" w:eastAsiaTheme="majorEastAsia" w:hAnsi="Times New Roman" w:cs="Times New Roman"/>
        </w:rPr>
        <w:t>而」，屬上讀。</w:t>
      </w:r>
    </w:p>
  </w:footnote>
  <w:footnote w:id="92">
    <w:p w14:paraId="5E078B3A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</w:t>
      </w:r>
      <w:proofErr w:type="gramStart"/>
      <w:r w:rsidRPr="00347FA3">
        <w:rPr>
          <w:rFonts w:ascii="Times New Roman" w:eastAsiaTheme="majorEastAsia" w:hAnsi="Times New Roman" w:cs="Times New Roman"/>
        </w:rPr>
        <w:t>簡文斷讀</w:t>
      </w:r>
      <w:proofErr w:type="gramEnd"/>
      <w:r w:rsidRPr="00347FA3">
        <w:rPr>
          <w:rFonts w:ascii="Times New Roman" w:eastAsiaTheme="majorEastAsia" w:hAnsi="Times New Roman" w:cs="Times New Roman"/>
        </w:rPr>
        <w:t>爲「敬也者，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D87FA6D" wp14:editId="249F0D34">
            <wp:extent cx="95003" cy="100623"/>
            <wp:effectExtent l="0" t="0" r="635" b="0"/>
            <wp:docPr id="125639908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31" cy="103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（信）。人之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4CA430F" wp14:editId="5E7B4EA5">
            <wp:extent cx="106878" cy="106878"/>
            <wp:effectExtent l="0" t="0" r="7620" b="7620"/>
            <wp:docPr id="1806059773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91" cy="108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=</w:t>
      </w:r>
      <w:r w:rsidRPr="00347FA3">
        <w:rPr>
          <w:rFonts w:ascii="Times New Roman" w:eastAsiaTheme="majorEastAsia" w:hAnsi="Times New Roman" w:cs="Times New Roman"/>
        </w:rPr>
        <w:t>（交，見）</w:t>
      </w:r>
      <w:proofErr w:type="gramStart"/>
      <w:r w:rsidRPr="00347FA3">
        <w:rPr>
          <w:rFonts w:ascii="Times New Roman" w:eastAsiaTheme="majorEastAsia" w:hAnsi="Times New Roman" w:cs="Times New Roman"/>
        </w:rPr>
        <w:t>亓</w:t>
      </w:r>
      <w:proofErr w:type="gramEnd"/>
      <w:r w:rsidRPr="00347FA3">
        <w:rPr>
          <w:rFonts w:ascii="Times New Roman" w:eastAsiaTheme="majorEastAsia" w:hAnsi="Times New Roman" w:cs="Times New Roman"/>
        </w:rPr>
        <w:t>（其）爲之，爲」。</w:t>
      </w:r>
      <w:proofErr w:type="gramStart"/>
      <w:r w:rsidRPr="00347FA3">
        <w:rPr>
          <w:rFonts w:ascii="Times New Roman" w:eastAsiaTheme="majorEastAsia" w:hAnsi="Times New Roman" w:cs="Times New Roman"/>
        </w:rPr>
        <w:t>本簡下文</w:t>
      </w:r>
      <w:proofErr w:type="gramEnd"/>
      <w:r w:rsidRPr="00347FA3">
        <w:rPr>
          <w:rFonts w:ascii="Times New Roman" w:eastAsiaTheme="majorEastAsia" w:hAnsi="Times New Roman" w:cs="Times New Roman"/>
        </w:rPr>
        <w:t>殘缺。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鳲鳩</w:t>
      </w:r>
      <w:proofErr w:type="gramEnd"/>
      <w:r w:rsidRPr="00347FA3">
        <w:rPr>
          <w:rFonts w:ascii="Times New Roman" w:eastAsiaTheme="majorEastAsia" w:hAnsi="Times New Roman" w:cs="Times New Roman"/>
        </w:rPr>
        <w:t>、王凱博：</w:t>
      </w:r>
      <w:proofErr w:type="gramStart"/>
      <w:r w:rsidRPr="00347FA3">
        <w:rPr>
          <w:rFonts w:ascii="Times New Roman" w:eastAsiaTheme="majorEastAsia" w:hAnsi="Times New Roman" w:cs="Times New Roman"/>
        </w:rPr>
        <w:t>簡文斷讀為</w:t>
      </w:r>
      <w:proofErr w:type="gramEnd"/>
      <w:r w:rsidRPr="00347FA3">
        <w:rPr>
          <w:rFonts w:ascii="Times New Roman" w:eastAsiaTheme="majorEastAsia" w:hAnsi="Times New Roman" w:cs="Times New Roman"/>
        </w:rPr>
        <w:t>「</w:t>
      </w:r>
      <w:proofErr w:type="gramStart"/>
      <w:r w:rsidRPr="00347FA3">
        <w:rPr>
          <w:rFonts w:ascii="Times New Roman" w:eastAsiaTheme="majorEastAsia" w:hAnsi="Times New Roman" w:cs="Times New Roman"/>
        </w:rPr>
        <w:t>敬也者</w:t>
      </w:r>
      <w:proofErr w:type="gramEnd"/>
      <w:r w:rsidRPr="00347FA3">
        <w:rPr>
          <w:rFonts w:ascii="Times New Roman" w:eastAsiaTheme="majorEastAsia" w:hAnsi="Times New Roman" w:cs="Times New Roman"/>
        </w:rPr>
        <w:t>，</w:t>
      </w:r>
      <w:proofErr w:type="gramStart"/>
      <w:r w:rsidRPr="00347FA3">
        <w:rPr>
          <w:rFonts w:ascii="Times New Roman" w:eastAsiaTheme="majorEastAsia" w:hAnsi="Times New Roman" w:cs="Times New Roman"/>
        </w:rPr>
        <w:t>膽人之</w:t>
      </w:r>
      <w:proofErr w:type="gramEnd"/>
      <w:r w:rsidRPr="00347FA3">
        <w:rPr>
          <w:rFonts w:ascii="Times New Roman" w:eastAsiaTheme="majorEastAsia" w:hAnsi="Times New Roman" w:cs="Times New Roman"/>
        </w:rPr>
        <w:t>顏色而為之，為視其所欲而」。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張峰：簡文</w:t>
      </w:r>
      <w:proofErr w:type="gramStart"/>
      <w:r w:rsidRPr="00347FA3">
        <w:rPr>
          <w:rFonts w:ascii="Times New Roman" w:eastAsiaTheme="majorEastAsia" w:hAnsi="Times New Roman" w:cs="Times New Roman"/>
        </w:rPr>
        <w:t>斷讀作</w:t>
      </w:r>
      <w:proofErr w:type="gramEnd"/>
      <w:r w:rsidRPr="00347FA3">
        <w:rPr>
          <w:rFonts w:ascii="Times New Roman" w:eastAsiaTheme="majorEastAsia" w:hAnsi="Times New Roman" w:cs="Times New Roman"/>
        </w:rPr>
        <w:t>「信人之顏色，其為之為，視其所欲，其」。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</w:t>
      </w:r>
      <w:proofErr w:type="gramStart"/>
      <w:r w:rsidRPr="00347FA3">
        <w:rPr>
          <w:rFonts w:ascii="Times New Roman" w:eastAsiaTheme="majorEastAsia" w:hAnsi="Times New Roman" w:cs="Times New Roman"/>
        </w:rPr>
        <w:t>本簡下文</w:t>
      </w:r>
      <w:proofErr w:type="gramEnd"/>
      <w:r w:rsidRPr="00347FA3">
        <w:rPr>
          <w:rFonts w:ascii="Times New Roman" w:eastAsiaTheme="majorEastAsia" w:hAnsi="Times New Roman" w:cs="Times New Roman"/>
        </w:rPr>
        <w:t>殘缺</w:t>
      </w:r>
      <w:r w:rsidRPr="00347FA3">
        <w:rPr>
          <w:rFonts w:ascii="Times New Roman" w:eastAsiaTheme="majorEastAsia" w:hAnsi="Times New Roman" w:cs="Times New Roman"/>
        </w:rPr>
        <w:t>7</w:t>
      </w:r>
      <w:r w:rsidRPr="00347FA3">
        <w:rPr>
          <w:rFonts w:ascii="Times New Roman" w:eastAsiaTheme="majorEastAsia" w:hAnsi="Times New Roman" w:cs="Times New Roman"/>
        </w:rPr>
        <w:t>字。</w:t>
      </w:r>
    </w:p>
  </w:footnote>
  <w:footnote w:id="93">
    <w:p w14:paraId="627515AC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</w:t>
      </w:r>
      <w:proofErr w:type="gramStart"/>
      <w:r w:rsidRPr="00347FA3">
        <w:rPr>
          <w:rFonts w:ascii="Times New Roman" w:eastAsiaTheme="majorEastAsia" w:hAnsi="Times New Roman" w:cs="Times New Roman"/>
        </w:rPr>
        <w:t>本簡上殘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</w:t>
      </w:r>
      <w:proofErr w:type="gramStart"/>
      <w:r w:rsidRPr="00347FA3">
        <w:rPr>
          <w:rFonts w:ascii="Times New Roman" w:eastAsiaTheme="majorEastAsia" w:hAnsi="Times New Roman" w:cs="Times New Roman"/>
        </w:rPr>
        <w:t>本簡上</w:t>
      </w:r>
      <w:proofErr w:type="gramEnd"/>
      <w:r w:rsidRPr="00347FA3">
        <w:rPr>
          <w:rFonts w:ascii="Times New Roman" w:eastAsiaTheme="majorEastAsia" w:hAnsi="Times New Roman" w:cs="Times New Roman"/>
        </w:rPr>
        <w:t>殘缺</w:t>
      </w:r>
      <w:r w:rsidRPr="00347FA3">
        <w:rPr>
          <w:rFonts w:ascii="Times New Roman" w:eastAsiaTheme="majorEastAsia" w:hAnsi="Times New Roman" w:cs="Times New Roman"/>
        </w:rPr>
        <w:t>27</w:t>
      </w:r>
      <w:r w:rsidRPr="00347FA3">
        <w:rPr>
          <w:rFonts w:ascii="Times New Roman" w:eastAsiaTheme="majorEastAsia" w:hAnsi="Times New Roman" w:cs="Times New Roman"/>
        </w:rPr>
        <w:t>字。</w:t>
      </w:r>
    </w:p>
  </w:footnote>
  <w:footnote w:id="94">
    <w:p w14:paraId="40CD4D03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r w:rsidRPr="00347FA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3B84F29F" wp14:editId="765CA011">
            <wp:extent cx="81350" cy="88077"/>
            <wp:effectExtent l="0" t="0" r="0" b="7620"/>
            <wp:docPr id="1298444809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38" cy="90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」，古文「聞」。《說文》：「聞，</w:t>
      </w:r>
      <w:proofErr w:type="gramStart"/>
      <w:r w:rsidRPr="00347FA3">
        <w:rPr>
          <w:rFonts w:ascii="Times New Roman" w:eastAsiaTheme="majorEastAsia" w:hAnsi="Times New Roman" w:cs="Times New Roman"/>
        </w:rPr>
        <w:t>知聲也</w:t>
      </w:r>
      <w:proofErr w:type="gramEnd"/>
      <w:r w:rsidRPr="00347FA3">
        <w:rPr>
          <w:rFonts w:ascii="Times New Roman" w:eastAsiaTheme="majorEastAsia" w:hAnsi="Times New Roman" w:cs="Times New Roman"/>
        </w:rPr>
        <w:t>。從耳，</w:t>
      </w:r>
      <w:proofErr w:type="gramStart"/>
      <w:r w:rsidRPr="00347FA3">
        <w:rPr>
          <w:rFonts w:ascii="Times New Roman" w:eastAsiaTheme="majorEastAsia" w:hAnsi="Times New Roman" w:cs="Times New Roman"/>
        </w:rPr>
        <w:t>門聲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  <w:r w:rsidRPr="00347FA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5A759201" wp14:editId="6B6F0481">
            <wp:extent cx="95250" cy="103126"/>
            <wp:effectExtent l="0" t="0" r="0" b="0"/>
            <wp:docPr id="176938065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53" cy="10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，</w:t>
      </w:r>
      <w:proofErr w:type="gramStart"/>
      <w:r w:rsidRPr="00347FA3">
        <w:rPr>
          <w:rFonts w:ascii="Times New Roman" w:eastAsiaTheme="majorEastAsia" w:hAnsi="Times New Roman" w:cs="Times New Roman"/>
        </w:rPr>
        <w:t>古文從昏</w:t>
      </w:r>
      <w:proofErr w:type="gramEnd"/>
      <w:r w:rsidRPr="00347FA3">
        <w:rPr>
          <w:rFonts w:ascii="Times New Roman" w:eastAsiaTheme="majorEastAsia" w:hAnsi="Times New Roman" w:cs="Times New Roman"/>
        </w:rPr>
        <w:t>。」</w:t>
      </w:r>
    </w:p>
  </w:footnote>
  <w:footnote w:id="95">
    <w:p w14:paraId="1F104AA7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931687">
        <w:rPr>
          <w:rFonts w:ascii="Times New Roman" w:eastAsiaTheme="majorEastAsia" w:hAnsi="Times New Roman" w:cs="Times New Roman"/>
        </w:rPr>
        <w:t>整理者：</w:t>
      </w:r>
      <w:r w:rsidRPr="00347FA3">
        <w:rPr>
          <w:rFonts w:ascii="Times New Roman" w:eastAsiaTheme="majorEastAsia" w:hAnsi="Times New Roman" w:cs="Times New Roman"/>
        </w:rPr>
        <w:t>「</w:t>
      </w:r>
      <w:r w:rsidRPr="00931687">
        <w:rPr>
          <w:rFonts w:ascii="Times New Roman" w:eastAsiaTheme="majorEastAsia" w:hAnsi="Times New Roman" w:cs="Times New Roman"/>
        </w:rPr>
        <w:t>子</w:t>
      </w:r>
      <w:r w:rsidRPr="00347FA3">
        <w:rPr>
          <w:rFonts w:ascii="Times New Roman" w:eastAsiaTheme="majorEastAsia" w:hAnsi="Times New Roman" w:cs="Times New Roman"/>
        </w:rPr>
        <w:t>」</w:t>
      </w:r>
      <w:r w:rsidRPr="00931687">
        <w:rPr>
          <w:rFonts w:ascii="Times New Roman" w:eastAsiaTheme="majorEastAsia" w:hAnsi="Times New Roman" w:cs="Times New Roman"/>
        </w:rPr>
        <w:t>指</w:t>
      </w:r>
      <w:r w:rsidRPr="00347FA3">
        <w:rPr>
          <w:rFonts w:ascii="Times New Roman" w:eastAsiaTheme="majorEastAsia" w:hAnsi="Times New Roman" w:cs="Times New Roman"/>
        </w:rPr>
        <w:t>「</w:t>
      </w:r>
      <w:r w:rsidRPr="00931687">
        <w:rPr>
          <w:rFonts w:ascii="Times New Roman" w:eastAsiaTheme="majorEastAsia" w:hAnsi="Times New Roman" w:cs="Times New Roman"/>
        </w:rPr>
        <w:t>孔子</w:t>
      </w:r>
      <w:r w:rsidRPr="00347FA3">
        <w:rPr>
          <w:rFonts w:ascii="Times New Roman" w:eastAsiaTheme="majorEastAsia" w:hAnsi="Times New Roman" w:cs="Times New Roman"/>
        </w:rPr>
        <w:t>」</w:t>
      </w:r>
      <w:r w:rsidRPr="00931687">
        <w:rPr>
          <w:rFonts w:ascii="Times New Roman" w:eastAsiaTheme="majorEastAsia" w:hAnsi="Times New Roman" w:cs="Times New Roman"/>
        </w:rPr>
        <w:t>。</w:t>
      </w:r>
    </w:p>
  </w:footnote>
  <w:footnote w:id="96">
    <w:p w14:paraId="4F0CA4FC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proofErr w:type="gramStart"/>
      <w:r w:rsidRPr="00347FA3">
        <w:rPr>
          <w:rFonts w:ascii="Times New Roman" w:eastAsiaTheme="majorEastAsia" w:hAnsi="Times New Roman" w:cs="Times New Roman"/>
        </w:rPr>
        <w:t>矍</w:t>
      </w:r>
      <w:proofErr w:type="gramEnd"/>
      <w:r w:rsidRPr="00347FA3">
        <w:rPr>
          <w:rFonts w:ascii="Times New Roman" w:eastAsiaTheme="majorEastAsia" w:hAnsi="Times New Roman" w:cs="Times New Roman"/>
        </w:rPr>
        <w:t>」讀「</w:t>
      </w:r>
      <w:proofErr w:type="gramStart"/>
      <w:r w:rsidRPr="00347FA3">
        <w:rPr>
          <w:rFonts w:ascii="Times New Roman" w:eastAsiaTheme="majorEastAsia" w:hAnsi="Times New Roman" w:cs="Times New Roman"/>
        </w:rPr>
        <w:t>戄</w:t>
      </w:r>
      <w:proofErr w:type="gramEnd"/>
      <w:r w:rsidRPr="00347FA3">
        <w:rPr>
          <w:rFonts w:ascii="Times New Roman" w:eastAsiaTheme="majorEastAsia" w:hAnsi="Times New Roman" w:cs="Times New Roman"/>
        </w:rPr>
        <w:t>」。《集韻》：「</w:t>
      </w:r>
      <w:proofErr w:type="gramStart"/>
      <w:r w:rsidRPr="00347FA3">
        <w:rPr>
          <w:rFonts w:ascii="Times New Roman" w:eastAsiaTheme="majorEastAsia" w:hAnsi="Times New Roman" w:cs="Times New Roman"/>
        </w:rPr>
        <w:t>戄</w:t>
      </w:r>
      <w:proofErr w:type="gramEnd"/>
      <w:r w:rsidRPr="00347FA3">
        <w:rPr>
          <w:rFonts w:ascii="Times New Roman" w:eastAsiaTheme="majorEastAsia" w:hAnsi="Times New Roman" w:cs="Times New Roman"/>
        </w:rPr>
        <w:t>，驚</w:t>
      </w:r>
      <w:proofErr w:type="gramStart"/>
      <w:r w:rsidRPr="00347FA3">
        <w:rPr>
          <w:rFonts w:ascii="Times New Roman" w:eastAsiaTheme="majorEastAsia" w:hAnsi="Times New Roman" w:cs="Times New Roman"/>
        </w:rPr>
        <w:t>戄</w:t>
      </w:r>
      <w:proofErr w:type="gramEnd"/>
      <w:r w:rsidRPr="00347FA3">
        <w:rPr>
          <w:rFonts w:ascii="Times New Roman" w:eastAsiaTheme="majorEastAsia" w:hAnsi="Times New Roman" w:cs="Times New Roman"/>
        </w:rPr>
        <w:t>，又曰</w:t>
      </w:r>
      <w:proofErr w:type="gramStart"/>
      <w:r w:rsidRPr="00347FA3">
        <w:rPr>
          <w:rFonts w:ascii="Times New Roman" w:eastAsiaTheme="majorEastAsia" w:hAnsi="Times New Roman" w:cs="Times New Roman"/>
        </w:rPr>
        <w:t>遽</w:t>
      </w:r>
      <w:proofErr w:type="gramEnd"/>
      <w:r w:rsidRPr="00347FA3">
        <w:rPr>
          <w:rFonts w:ascii="Times New Roman" w:eastAsiaTheme="majorEastAsia" w:hAnsi="Times New Roman" w:cs="Times New Roman"/>
        </w:rPr>
        <w:t>視。」「大</w:t>
      </w:r>
      <w:proofErr w:type="gramStart"/>
      <w:r w:rsidRPr="00347FA3">
        <w:rPr>
          <w:rFonts w:ascii="Times New Roman" w:eastAsiaTheme="majorEastAsia" w:hAnsi="Times New Roman" w:cs="Times New Roman"/>
        </w:rPr>
        <w:t>戄</w:t>
      </w:r>
      <w:proofErr w:type="gramEnd"/>
      <w:r w:rsidRPr="00347FA3">
        <w:rPr>
          <w:rFonts w:ascii="Times New Roman" w:eastAsiaTheme="majorEastAsia" w:hAnsi="Times New Roman" w:cs="Times New Roman"/>
        </w:rPr>
        <w:t>」屬上讀。</w:t>
      </w:r>
    </w:p>
  </w:footnote>
  <w:footnote w:id="97">
    <w:p w14:paraId="332239DB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proofErr w:type="gramStart"/>
      <w:r w:rsidRPr="00347FA3">
        <w:rPr>
          <w:rFonts w:ascii="Times New Roman" w:eastAsiaTheme="majorEastAsia" w:hAnsi="Times New Roman" w:cs="Times New Roman"/>
        </w:rPr>
        <w:t>不</w:t>
      </w:r>
      <w:proofErr w:type="gramEnd"/>
      <w:r w:rsidRPr="00347FA3">
        <w:rPr>
          <w:rFonts w:ascii="Times New Roman" w:eastAsiaTheme="majorEastAsia" w:hAnsi="Times New Roman" w:cs="Times New Roman"/>
        </w:rPr>
        <w:t>志所為」，意同「</w:t>
      </w:r>
      <w:proofErr w:type="gramStart"/>
      <w:r w:rsidRPr="00347FA3">
        <w:rPr>
          <w:rFonts w:ascii="Times New Roman" w:eastAsiaTheme="majorEastAsia" w:hAnsi="Times New Roman" w:cs="Times New Roman"/>
        </w:rPr>
        <w:t>非志所為</w:t>
      </w:r>
      <w:proofErr w:type="gramEnd"/>
      <w:r w:rsidRPr="00347FA3">
        <w:rPr>
          <w:rFonts w:ascii="Times New Roman" w:eastAsiaTheme="majorEastAsia" w:hAnsi="Times New Roman" w:cs="Times New Roman"/>
        </w:rPr>
        <w:t>」，或讀「不知所為」。句意為</w:t>
      </w:r>
      <w:proofErr w:type="gramStart"/>
      <w:r w:rsidRPr="00347FA3">
        <w:rPr>
          <w:rFonts w:ascii="Times New Roman" w:eastAsiaTheme="majorEastAsia" w:hAnsi="Times New Roman" w:cs="Times New Roman"/>
        </w:rPr>
        <w:t>舉止難控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、賴怡璇、張舒：「志」讀爲「識」。</w:t>
      </w:r>
    </w:p>
  </w:footnote>
  <w:footnote w:id="98">
    <w:p w14:paraId="43124606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整理者：「善哉」，贊美嘆詞。孔子贊嘆史蒥已有警悟，感知到治世重大，故能臨事而戄。臨事而</w:t>
      </w:r>
      <w:proofErr w:type="gramStart"/>
      <w:r w:rsidRPr="00347FA3">
        <w:rPr>
          <w:rFonts w:ascii="Times New Roman" w:eastAsiaTheme="majorEastAsia" w:hAnsi="Times New Roman" w:cs="Times New Roman"/>
        </w:rPr>
        <w:t>戄</w:t>
      </w:r>
      <w:proofErr w:type="gramEnd"/>
      <w:r w:rsidRPr="00347FA3">
        <w:rPr>
          <w:rFonts w:ascii="Times New Roman" w:eastAsiaTheme="majorEastAsia" w:hAnsi="Times New Roman" w:cs="Times New Roman"/>
        </w:rPr>
        <w:t>者，不敢自寧妄為，先事而戒，審處事理，</w:t>
      </w:r>
      <w:proofErr w:type="gramStart"/>
      <w:r w:rsidRPr="00347FA3">
        <w:rPr>
          <w:rFonts w:ascii="Times New Roman" w:eastAsiaTheme="majorEastAsia" w:hAnsi="Times New Roman" w:cs="Times New Roman"/>
        </w:rPr>
        <w:t>敬慎好謀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</w:p>
  </w:footnote>
  <w:footnote w:id="99">
    <w:p w14:paraId="2F152840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張峰：「臨」原簡字形「人」變成「</w:t>
      </w:r>
      <w:proofErr w:type="gramStart"/>
      <w:r w:rsidRPr="00347FA3">
        <w:rPr>
          <w:rFonts w:ascii="Times New Roman" w:eastAsiaTheme="majorEastAsia" w:hAnsi="Times New Roman" w:cs="Times New Roman"/>
        </w:rPr>
        <w:t>云</w:t>
      </w:r>
      <w:proofErr w:type="gramEnd"/>
      <w:r w:rsidRPr="00347FA3">
        <w:rPr>
          <w:rFonts w:ascii="Times New Roman" w:eastAsiaTheme="majorEastAsia" w:hAnsi="Times New Roman" w:cs="Times New Roman"/>
        </w:rPr>
        <w:t>」可能</w:t>
      </w:r>
      <w:proofErr w:type="gramStart"/>
      <w:r w:rsidRPr="00347FA3">
        <w:rPr>
          <w:rFonts w:ascii="Times New Roman" w:eastAsiaTheme="majorEastAsia" w:hAnsi="Times New Roman" w:cs="Times New Roman"/>
        </w:rPr>
        <w:t>屬於音化</w:t>
      </w:r>
      <w:proofErr w:type="gramEnd"/>
      <w:r w:rsidRPr="00347FA3">
        <w:rPr>
          <w:rFonts w:ascii="Times New Roman" w:eastAsiaTheme="majorEastAsia" w:hAnsi="Times New Roman" w:cs="Times New Roman"/>
        </w:rPr>
        <w:t>。</w:t>
      </w:r>
    </w:p>
  </w:footnote>
  <w:footnote w:id="100">
    <w:p w14:paraId="59B5F172" w14:textId="543C0A34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D0CC865" wp14:editId="0E70842A">
            <wp:extent cx="114300" cy="130888"/>
            <wp:effectExtent l="0" t="0" r="0" b="2540"/>
            <wp:docPr id="147218010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63" cy="13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」隸「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D8AFEF3" wp14:editId="286372E4">
            <wp:extent cx="82550" cy="99483"/>
            <wp:effectExtent l="0" t="0" r="0" b="0"/>
            <wp:docPr id="193964146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13" cy="100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」，字待考。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鳲鳩</w:t>
      </w:r>
      <w:proofErr w:type="gramEnd"/>
      <w:r w:rsidRPr="00347FA3">
        <w:rPr>
          <w:rFonts w:ascii="Times New Roman" w:eastAsiaTheme="majorEastAsia" w:hAnsi="Times New Roman" w:cs="Times New Roman"/>
        </w:rPr>
        <w:t>：《孔》簡</w:t>
      </w:r>
      <w:r w:rsidRPr="00347FA3">
        <w:rPr>
          <w:rFonts w:ascii="Times New Roman" w:eastAsiaTheme="majorEastAsia" w:hAnsi="Times New Roman" w:cs="Times New Roman"/>
        </w:rPr>
        <w:t>8</w:t>
      </w:r>
      <w:r w:rsidRPr="00347FA3">
        <w:rPr>
          <w:rFonts w:ascii="Times New Roman" w:eastAsiaTheme="majorEastAsia" w:hAnsi="Times New Roman" w:cs="Times New Roman"/>
        </w:rPr>
        <w:t>之「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A3B5AAA" wp14:editId="2211EA53">
            <wp:extent cx="100940" cy="117763"/>
            <wp:effectExtent l="0" t="0" r="0" b="0"/>
            <wp:docPr id="11709175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1755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04134" cy="12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」陳</w:t>
      </w:r>
      <w:proofErr w:type="gramStart"/>
      <w:r w:rsidRPr="00347FA3">
        <w:rPr>
          <w:rFonts w:ascii="Times New Roman" w:eastAsiaTheme="majorEastAsia" w:hAnsi="Times New Roman" w:cs="Times New Roman"/>
        </w:rPr>
        <w:t>劍釋「</w:t>
      </w:r>
      <w:proofErr w:type="gramEnd"/>
      <w:r w:rsidRPr="00347FA3">
        <w:rPr>
          <w:rFonts w:ascii="Times New Roman" w:eastAsiaTheme="majorEastAsia" w:hAnsi="Times New Roman" w:cs="Times New Roman"/>
        </w:rPr>
        <w:t>此」，如果確實，則「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4573F55" wp14:editId="422556CD">
            <wp:extent cx="98677" cy="112997"/>
            <wp:effectExtent l="0" t="0" r="0" b="1905"/>
            <wp:docPr id="158157911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42" cy="11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」也可考慮釋「此」。「臨</w:t>
      </w:r>
      <w:proofErr w:type="gramStart"/>
      <w:r w:rsidRPr="00347FA3">
        <w:rPr>
          <w:rFonts w:ascii="Times New Roman" w:eastAsiaTheme="majorEastAsia" w:hAnsi="Times New Roman" w:cs="Times New Roman"/>
        </w:rPr>
        <w:t>事而懼</w:t>
      </w:r>
      <w:proofErr w:type="gramEnd"/>
      <w:r w:rsidRPr="00347FA3">
        <w:rPr>
          <w:rFonts w:ascii="Times New Roman" w:eastAsiaTheme="majorEastAsia" w:hAnsi="Times New Roman" w:cs="Times New Roman"/>
        </w:rPr>
        <w:t>，此不</w:t>
      </w:r>
      <w:r w:rsidRPr="00347FA3">
        <w:rPr>
          <w:rFonts w:ascii="Times New Roman" w:eastAsiaTheme="majorEastAsia" w:hAnsi="Times New Roman" w:cs="Times New Roman"/>
        </w:rPr>
        <w:t>…</w:t>
      </w:r>
      <w:proofErr w:type="gramStart"/>
      <w:r w:rsidR="00F7406E">
        <w:rPr>
          <w:rFonts w:ascii="Times New Roman" w:eastAsia="DengXian" w:hAnsi="Times New Roman" w:cs="Times New Roman"/>
        </w:rPr>
        <w:t>…</w:t>
      </w:r>
      <w:proofErr w:type="gramEnd"/>
      <w:r w:rsidRPr="00347FA3">
        <w:rPr>
          <w:rFonts w:ascii="Times New Roman" w:eastAsiaTheme="majorEastAsia" w:hAnsi="Times New Roman" w:cs="Times New Roman"/>
        </w:rPr>
        <w:t>」很通暢。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溜達</w:t>
      </w:r>
      <w:proofErr w:type="gramStart"/>
      <w:r w:rsidRPr="00347FA3">
        <w:rPr>
          <w:rFonts w:ascii="Times New Roman" w:eastAsiaTheme="majorEastAsia" w:hAnsi="Times New Roman" w:cs="Times New Roman"/>
        </w:rPr>
        <w:t>溜達</w:t>
      </w:r>
      <w:proofErr w:type="gramEnd"/>
      <w:r w:rsidRPr="00347FA3">
        <w:rPr>
          <w:rFonts w:ascii="Times New Roman" w:eastAsiaTheme="majorEastAsia" w:hAnsi="Times New Roman" w:cs="Times New Roman"/>
        </w:rPr>
        <w:t>：「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D7FD5C8" wp14:editId="1C39354C">
            <wp:extent cx="114300" cy="130888"/>
            <wp:effectExtent l="0" t="0" r="0" b="2540"/>
            <wp:docPr id="93938120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63" cy="13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」釋「希」。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gramStart"/>
      <w:r w:rsidRPr="00347FA3">
        <w:rPr>
          <w:rFonts w:ascii="Times New Roman" w:eastAsiaTheme="majorEastAsia" w:hAnsi="Times New Roman" w:cs="Times New Roman"/>
        </w:rPr>
        <w:t>天涯倦客</w:t>
      </w:r>
      <w:proofErr w:type="gramEnd"/>
      <w:r w:rsidRPr="00347FA3">
        <w:rPr>
          <w:rFonts w:ascii="Times New Roman" w:eastAsiaTheme="majorEastAsia" w:hAnsi="Times New Roman" w:cs="Times New Roman"/>
        </w:rPr>
        <w:t>：看上去應該是「希」，只不過下面所從的「</w:t>
      </w:r>
      <w:proofErr w:type="gramStart"/>
      <w:r w:rsidRPr="00347FA3">
        <w:rPr>
          <w:rFonts w:ascii="Times New Roman" w:eastAsiaTheme="majorEastAsia" w:hAnsi="Times New Roman" w:cs="Times New Roman"/>
        </w:rPr>
        <w:t>巿</w:t>
      </w:r>
      <w:proofErr w:type="gramEnd"/>
      <w:r w:rsidRPr="00347FA3">
        <w:rPr>
          <w:rFonts w:ascii="Times New Roman" w:eastAsiaTheme="majorEastAsia" w:hAnsi="Times New Roman" w:cs="Times New Roman"/>
        </w:rPr>
        <w:t>」的竪筆寫得短了一點。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proofErr w:type="spellStart"/>
      <w:r w:rsidRPr="00347FA3">
        <w:rPr>
          <w:rFonts w:ascii="Times New Roman" w:eastAsiaTheme="majorEastAsia" w:hAnsi="Times New Roman" w:cs="Times New Roman"/>
        </w:rPr>
        <w:t>youren</w:t>
      </w:r>
      <w:proofErr w:type="spellEnd"/>
      <w:r w:rsidRPr="00347FA3">
        <w:rPr>
          <w:rFonts w:ascii="Times New Roman" w:eastAsiaTheme="majorEastAsia" w:hAnsi="Times New Roman" w:cs="Times New Roman"/>
        </w:rPr>
        <w:t>：如果這個字真的是從「</w:t>
      </w:r>
      <w:proofErr w:type="gramStart"/>
      <w:r w:rsidRPr="00347FA3">
        <w:rPr>
          <w:rFonts w:ascii="Times New Roman" w:eastAsiaTheme="majorEastAsia" w:hAnsi="Times New Roman" w:cs="Times New Roman"/>
        </w:rPr>
        <w:t>巿</w:t>
      </w:r>
      <w:proofErr w:type="gramEnd"/>
      <w:r w:rsidRPr="00347FA3">
        <w:rPr>
          <w:rFonts w:ascii="Times New Roman" w:eastAsiaTheme="majorEastAsia" w:hAnsi="Times New Roman" w:cs="Times New Roman"/>
        </w:rPr>
        <w:t>」，那麼或許可用</w:t>
      </w:r>
      <w:proofErr w:type="gramStart"/>
      <w:r w:rsidRPr="00347FA3">
        <w:rPr>
          <w:rFonts w:ascii="Times New Roman" w:eastAsiaTheme="majorEastAsia" w:hAnsi="Times New Roman" w:cs="Times New Roman"/>
        </w:rPr>
        <w:t>同篇簡</w:t>
      </w:r>
      <w:proofErr w:type="gramEnd"/>
      <w:r w:rsidRPr="00347FA3">
        <w:rPr>
          <w:rFonts w:ascii="Times New Roman" w:eastAsiaTheme="majorEastAsia" w:hAnsi="Times New Roman" w:cs="Times New Roman"/>
        </w:rPr>
        <w:t>1</w:t>
      </w:r>
      <w:r w:rsidRPr="00347FA3">
        <w:rPr>
          <w:rFonts w:ascii="Times New Roman" w:eastAsiaTheme="majorEastAsia" w:hAnsi="Times New Roman" w:cs="Times New Roman"/>
        </w:rPr>
        <w:t>從「</w:t>
      </w:r>
      <w:proofErr w:type="gramStart"/>
      <w:r w:rsidRPr="00347FA3">
        <w:rPr>
          <w:rFonts w:ascii="Times New Roman" w:eastAsiaTheme="majorEastAsia" w:hAnsi="Times New Roman" w:cs="Times New Roman"/>
        </w:rPr>
        <w:t>巿</w:t>
      </w:r>
      <w:proofErr w:type="gramEnd"/>
      <w:r w:rsidRPr="00347FA3">
        <w:rPr>
          <w:rFonts w:ascii="Times New Roman" w:eastAsiaTheme="majorEastAsia" w:hAnsi="Times New Roman" w:cs="Times New Roman"/>
        </w:rPr>
        <w:t>」的「</w:t>
      </w:r>
      <w:r w:rsidRPr="00347FA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9BE5DB4" wp14:editId="771DABF6">
            <wp:extent cx="65815" cy="87754"/>
            <wp:effectExtent l="0" t="0" r="0" b="7620"/>
            <wp:docPr id="188827834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78" cy="9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」字為旁證。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陳茜：</w:t>
      </w:r>
      <w:proofErr w:type="gramStart"/>
      <w:r w:rsidRPr="00347FA3">
        <w:rPr>
          <w:rFonts w:ascii="Times New Roman" w:eastAsiaTheme="majorEastAsia" w:hAnsi="Times New Roman" w:cs="Times New Roman"/>
        </w:rPr>
        <w:t>然細審</w:t>
      </w:r>
      <w:proofErr w:type="gramEnd"/>
      <w:r w:rsidRPr="00347FA3">
        <w:rPr>
          <w:rFonts w:ascii="Times New Roman" w:eastAsiaTheme="majorEastAsia" w:hAnsi="Times New Roman" w:cs="Times New Roman"/>
        </w:rPr>
        <w:t>該</w:t>
      </w:r>
      <w:proofErr w:type="gramStart"/>
      <w:r w:rsidRPr="00347FA3">
        <w:rPr>
          <w:rFonts w:ascii="Times New Roman" w:eastAsiaTheme="majorEastAsia" w:hAnsi="Times New Roman" w:cs="Times New Roman"/>
        </w:rPr>
        <w:t>字下部所</w:t>
      </w:r>
      <w:proofErr w:type="gramEnd"/>
      <w:r w:rsidRPr="00347FA3">
        <w:rPr>
          <w:rFonts w:ascii="Times New Roman" w:eastAsiaTheme="majorEastAsia" w:hAnsi="Times New Roman" w:cs="Times New Roman"/>
        </w:rPr>
        <w:t>從與「</w:t>
      </w:r>
      <w:proofErr w:type="gramStart"/>
      <w:r w:rsidRPr="00347FA3">
        <w:rPr>
          <w:rFonts w:ascii="Times New Roman" w:eastAsiaTheme="majorEastAsia" w:hAnsi="Times New Roman" w:cs="Times New Roman"/>
        </w:rPr>
        <w:t>巿</w:t>
      </w:r>
      <w:proofErr w:type="gramEnd"/>
      <w:r w:rsidRPr="00347FA3">
        <w:rPr>
          <w:rFonts w:ascii="Times New Roman" w:eastAsiaTheme="majorEastAsia" w:hAnsi="Times New Roman" w:cs="Times New Roman"/>
        </w:rPr>
        <w:t>」字還是有差別，且下文殘缺，語意不詳，此處存疑。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羅運環：「希」</w:t>
      </w:r>
      <w:proofErr w:type="gramStart"/>
      <w:r w:rsidRPr="00347FA3">
        <w:rPr>
          <w:rFonts w:ascii="Times New Roman" w:eastAsiaTheme="majorEastAsia" w:hAnsi="Times New Roman" w:cs="Times New Roman"/>
        </w:rPr>
        <w:t>字下部所</w:t>
      </w:r>
      <w:proofErr w:type="gramEnd"/>
      <w:r w:rsidRPr="00347FA3">
        <w:rPr>
          <w:rFonts w:ascii="Times New Roman" w:eastAsiaTheme="majorEastAsia" w:hAnsi="Times New Roman" w:cs="Times New Roman"/>
        </w:rPr>
        <w:t>從「市」，確與常見的「</w:t>
      </w:r>
      <w:r w:rsidRPr="00347FA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485AF9F2" wp14:editId="6533A33C">
            <wp:extent cx="83672" cy="111562"/>
            <wp:effectExtent l="0" t="0" r="0" b="3175"/>
            <wp:docPr id="148305412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51" cy="119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（幣）」所從的「</w:t>
      </w:r>
      <w:proofErr w:type="gramStart"/>
      <w:r w:rsidRPr="00347FA3">
        <w:rPr>
          <w:rFonts w:ascii="Times New Roman" w:eastAsiaTheme="majorEastAsia" w:hAnsi="Times New Roman" w:cs="Times New Roman"/>
        </w:rPr>
        <w:t>巿</w:t>
      </w:r>
      <w:proofErr w:type="gramEnd"/>
      <w:r w:rsidRPr="00347FA3">
        <w:rPr>
          <w:rFonts w:ascii="Times New Roman" w:eastAsiaTheme="majorEastAsia" w:hAnsi="Times New Roman" w:cs="Times New Roman"/>
        </w:rPr>
        <w:t>」有明顯的差別。但若考慮到書手的習慣因素，</w:t>
      </w:r>
      <w:proofErr w:type="gramStart"/>
      <w:r w:rsidRPr="00347FA3">
        <w:rPr>
          <w:rFonts w:ascii="Times New Roman" w:eastAsiaTheme="majorEastAsia" w:hAnsi="Times New Roman" w:cs="Times New Roman"/>
        </w:rPr>
        <w:t>同篇簡</w:t>
      </w:r>
      <w:proofErr w:type="gramEnd"/>
      <w:r w:rsidRPr="00347FA3">
        <w:rPr>
          <w:rFonts w:ascii="Times New Roman" w:eastAsiaTheme="majorEastAsia" w:hAnsi="Times New Roman" w:cs="Times New Roman"/>
        </w:rPr>
        <w:t>1</w:t>
      </w:r>
      <w:r w:rsidRPr="00347FA3">
        <w:rPr>
          <w:rFonts w:ascii="Times New Roman" w:eastAsiaTheme="majorEastAsia" w:hAnsi="Times New Roman" w:cs="Times New Roman"/>
        </w:rPr>
        <w:t>「</w:t>
      </w:r>
      <w:r w:rsidRPr="00347FA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090A2B56" wp14:editId="662D435A">
            <wp:extent cx="77190" cy="102920"/>
            <wp:effectExtent l="0" t="0" r="0" b="0"/>
            <wp:docPr id="17977907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4" cy="10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FA3">
        <w:rPr>
          <w:rFonts w:ascii="Times New Roman" w:eastAsiaTheme="majorEastAsia" w:hAnsi="Times New Roman" w:cs="Times New Roman"/>
        </w:rPr>
        <w:t>」所從的「</w:t>
      </w:r>
      <w:proofErr w:type="gramStart"/>
      <w:r w:rsidRPr="00347FA3">
        <w:rPr>
          <w:rFonts w:ascii="Times New Roman" w:eastAsiaTheme="majorEastAsia" w:hAnsi="Times New Roman" w:cs="Times New Roman"/>
        </w:rPr>
        <w:t>巿</w:t>
      </w:r>
      <w:proofErr w:type="gramEnd"/>
      <w:r w:rsidRPr="00347FA3">
        <w:rPr>
          <w:rFonts w:ascii="Times New Roman" w:eastAsiaTheme="majorEastAsia" w:hAnsi="Times New Roman" w:cs="Times New Roman"/>
        </w:rPr>
        <w:t>」，中間的竪畫也沒有寫下來，證明本簡希字下部從「巿」。「</w:t>
      </w:r>
      <w:proofErr w:type="gramStart"/>
      <w:r w:rsidRPr="00347FA3">
        <w:rPr>
          <w:rFonts w:ascii="Times New Roman" w:eastAsiaTheme="majorEastAsia" w:hAnsi="Times New Roman" w:cs="Times New Roman"/>
        </w:rPr>
        <w:t>巿</w:t>
      </w:r>
      <w:proofErr w:type="gramEnd"/>
      <w:r w:rsidRPr="00347FA3">
        <w:rPr>
          <w:rFonts w:ascii="Times New Roman" w:eastAsiaTheme="majorEastAsia" w:hAnsi="Times New Roman" w:cs="Times New Roman"/>
        </w:rPr>
        <w:t>」是「巾」的分化字，偏旁中從「巾」的字常常從「</w:t>
      </w:r>
      <w:proofErr w:type="gramStart"/>
      <w:r w:rsidRPr="00347FA3">
        <w:rPr>
          <w:rFonts w:ascii="Times New Roman" w:eastAsiaTheme="majorEastAsia" w:hAnsi="Times New Roman" w:cs="Times New Roman"/>
        </w:rPr>
        <w:t>巿</w:t>
      </w:r>
      <w:proofErr w:type="gramEnd"/>
      <w:r w:rsidRPr="00347FA3">
        <w:rPr>
          <w:rFonts w:ascii="Times New Roman" w:eastAsiaTheme="majorEastAsia" w:hAnsi="Times New Roman" w:cs="Times New Roman"/>
        </w:rPr>
        <w:t>」，這既說明「</w:t>
      </w:r>
      <w:proofErr w:type="gramStart"/>
      <w:r w:rsidRPr="00347FA3">
        <w:rPr>
          <w:rFonts w:ascii="Times New Roman" w:eastAsiaTheme="majorEastAsia" w:hAnsi="Times New Roman" w:cs="Times New Roman"/>
        </w:rPr>
        <w:t>巿</w:t>
      </w:r>
      <w:proofErr w:type="gramEnd"/>
      <w:r w:rsidRPr="00347FA3">
        <w:rPr>
          <w:rFonts w:ascii="Times New Roman" w:eastAsiaTheme="majorEastAsia" w:hAnsi="Times New Roman" w:cs="Times New Roman"/>
        </w:rPr>
        <w:t>」和「巾」的密切關係，也證明，</w:t>
      </w:r>
      <w:proofErr w:type="gramStart"/>
      <w:r w:rsidRPr="00347FA3">
        <w:rPr>
          <w:rFonts w:ascii="Times New Roman" w:eastAsiaTheme="majorEastAsia" w:hAnsi="Times New Roman" w:cs="Times New Roman"/>
        </w:rPr>
        <w:t>本簡</w:t>
      </w:r>
      <w:proofErr w:type="gramEnd"/>
      <w:r w:rsidRPr="00347FA3">
        <w:rPr>
          <w:rFonts w:ascii="Times New Roman" w:eastAsiaTheme="majorEastAsia" w:hAnsi="Times New Roman" w:cs="Times New Roman"/>
        </w:rPr>
        <w:t>「希」</w:t>
      </w:r>
      <w:proofErr w:type="gramStart"/>
      <w:r w:rsidRPr="00347FA3">
        <w:rPr>
          <w:rFonts w:ascii="Times New Roman" w:eastAsiaTheme="majorEastAsia" w:hAnsi="Times New Roman" w:cs="Times New Roman"/>
        </w:rPr>
        <w:t>字釋讀</w:t>
      </w:r>
      <w:proofErr w:type="gramEnd"/>
      <w:r w:rsidRPr="00347FA3">
        <w:rPr>
          <w:rFonts w:ascii="Times New Roman" w:eastAsiaTheme="majorEastAsia" w:hAnsi="Times New Roman" w:cs="Times New Roman"/>
        </w:rPr>
        <w:t>正確。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張峰：釋「教」「效」而</w:t>
      </w:r>
      <w:proofErr w:type="gramStart"/>
      <w:r w:rsidRPr="00347FA3">
        <w:rPr>
          <w:rFonts w:ascii="Times New Roman" w:eastAsiaTheme="majorEastAsia" w:hAnsi="Times New Roman" w:cs="Times New Roman"/>
        </w:rPr>
        <w:t>疑</w:t>
      </w:r>
      <w:proofErr w:type="gramEnd"/>
      <w:r w:rsidRPr="00347FA3">
        <w:rPr>
          <w:rFonts w:ascii="Times New Roman" w:eastAsiaTheme="majorEastAsia" w:hAnsi="Times New Roman" w:cs="Times New Roman"/>
        </w:rPr>
        <w:t>未定。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：釋「希」。</w:t>
      </w:r>
    </w:p>
  </w:footnote>
  <w:footnote w:id="101">
    <w:p w14:paraId="33FC8638" w14:textId="77777777" w:rsidR="00701A28" w:rsidRPr="00347FA3" w:rsidRDefault="00701A28" w:rsidP="00F7406E">
      <w:pPr>
        <w:pStyle w:val="ae"/>
        <w:jc w:val="both"/>
        <w:rPr>
          <w:rFonts w:ascii="Times New Roman" w:eastAsiaTheme="majorEastAsia" w:hAnsi="Times New Roman" w:cs="Times New Roman"/>
        </w:rPr>
      </w:pPr>
      <w:r w:rsidRPr="00347FA3">
        <w:rPr>
          <w:rStyle w:val="af0"/>
          <w:rFonts w:ascii="Times New Roman" w:eastAsiaTheme="majorEastAsia" w:hAnsi="Times New Roman" w:cs="Times New Roman"/>
        </w:rPr>
        <w:footnoteRef/>
      </w:r>
      <w:r w:rsidRPr="00347FA3">
        <w:rPr>
          <w:rFonts w:ascii="Times New Roman" w:eastAsiaTheme="majorEastAsia" w:hAnsi="Times New Roman" w:cs="Times New Roman"/>
        </w:rPr>
        <w:t xml:space="preserve"> </w:t>
      </w:r>
      <w:r w:rsidRPr="00347FA3">
        <w:rPr>
          <w:rFonts w:ascii="Times New Roman" w:eastAsiaTheme="majorEastAsia" w:hAnsi="Times New Roman" w:cs="Times New Roman"/>
        </w:rPr>
        <w:t>整理者：</w:t>
      </w:r>
      <w:proofErr w:type="gramStart"/>
      <w:r w:rsidRPr="00347FA3">
        <w:rPr>
          <w:rFonts w:ascii="Times New Roman" w:eastAsiaTheme="majorEastAsia" w:hAnsi="Times New Roman" w:cs="Times New Roman"/>
        </w:rPr>
        <w:t>本簡下文</w:t>
      </w:r>
      <w:proofErr w:type="gramEnd"/>
      <w:r w:rsidRPr="00347FA3">
        <w:rPr>
          <w:rFonts w:ascii="Times New Roman" w:eastAsiaTheme="majorEastAsia" w:hAnsi="Times New Roman" w:cs="Times New Roman"/>
        </w:rPr>
        <w:t>殘缺。</w:t>
      </w:r>
      <w:r w:rsidRPr="00347FA3">
        <w:rPr>
          <w:rFonts w:ascii="Times New Roman" w:eastAsiaTheme="majorEastAsia" w:hAnsi="Times New Roman" w:cs="Times New Roman"/>
        </w:rPr>
        <w:t xml:space="preserve">/ </w:t>
      </w:r>
      <w:r w:rsidRPr="00347FA3">
        <w:rPr>
          <w:rFonts w:ascii="Times New Roman" w:eastAsiaTheme="majorEastAsia" w:hAnsi="Times New Roman" w:cs="Times New Roman"/>
        </w:rPr>
        <w:t>季旭</w:t>
      </w:r>
      <w:proofErr w:type="gramStart"/>
      <w:r w:rsidRPr="00347FA3">
        <w:rPr>
          <w:rFonts w:ascii="Times New Roman" w:eastAsiaTheme="majorEastAsia" w:hAnsi="Times New Roman" w:cs="Times New Roman"/>
        </w:rPr>
        <w:t>昇</w:t>
      </w:r>
      <w:proofErr w:type="gramEnd"/>
      <w:r w:rsidRPr="00347FA3">
        <w:rPr>
          <w:rFonts w:ascii="Times New Roman" w:eastAsiaTheme="majorEastAsia" w:hAnsi="Times New Roman" w:cs="Times New Roman"/>
        </w:rPr>
        <w:t>：</w:t>
      </w:r>
      <w:proofErr w:type="gramStart"/>
      <w:r w:rsidRPr="00347FA3">
        <w:rPr>
          <w:rFonts w:ascii="Times New Roman" w:eastAsiaTheme="majorEastAsia" w:hAnsi="Times New Roman" w:cs="Times New Roman"/>
        </w:rPr>
        <w:t>本簡下</w:t>
      </w:r>
      <w:proofErr w:type="gramEnd"/>
      <w:r w:rsidRPr="00347FA3">
        <w:rPr>
          <w:rFonts w:ascii="Times New Roman" w:eastAsiaTheme="majorEastAsia" w:hAnsi="Times New Roman" w:cs="Times New Roman"/>
        </w:rPr>
        <w:t>殘缺</w:t>
      </w:r>
      <w:r w:rsidRPr="00347FA3">
        <w:rPr>
          <w:rFonts w:ascii="Times New Roman" w:eastAsiaTheme="majorEastAsia" w:hAnsi="Times New Roman" w:cs="Times New Roman"/>
        </w:rPr>
        <w:t>8</w:t>
      </w:r>
      <w:r w:rsidRPr="00347FA3">
        <w:rPr>
          <w:rFonts w:ascii="Times New Roman" w:eastAsiaTheme="majorEastAsia" w:hAnsi="Times New Roman" w:cs="Times New Roman"/>
        </w:rPr>
        <w:t>字。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62AB2"/>
    <w:multiLevelType w:val="hybridMultilevel"/>
    <w:tmpl w:val="764CD72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EBF642B"/>
    <w:multiLevelType w:val="hybridMultilevel"/>
    <w:tmpl w:val="A7BAF46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9021740"/>
    <w:multiLevelType w:val="hybridMultilevel"/>
    <w:tmpl w:val="7D14DC6E"/>
    <w:lvl w:ilvl="0" w:tplc="BD8A1080"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4977601">
    <w:abstractNumId w:val="2"/>
  </w:num>
  <w:num w:numId="2" w16cid:durableId="1434520375">
    <w:abstractNumId w:val="1"/>
  </w:num>
  <w:num w:numId="3" w16cid:durableId="83041275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K, Chi Ki Caily [CHL]">
    <w15:presenceInfo w15:providerId="AD" w15:userId="S::ckcmak@eduhk.hk::4675c086-40b8-47dc-810b-fd7f0fa909c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trackRevision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51"/>
    <w:rsid w:val="00005A33"/>
    <w:rsid w:val="0002189F"/>
    <w:rsid w:val="000B1C04"/>
    <w:rsid w:val="000C7C43"/>
    <w:rsid w:val="000E0A7B"/>
    <w:rsid w:val="000F6B57"/>
    <w:rsid w:val="00100260"/>
    <w:rsid w:val="001851A0"/>
    <w:rsid w:val="001B0F2A"/>
    <w:rsid w:val="001F4B36"/>
    <w:rsid w:val="00253707"/>
    <w:rsid w:val="002A00CC"/>
    <w:rsid w:val="002D0FD4"/>
    <w:rsid w:val="00311CB1"/>
    <w:rsid w:val="00323D36"/>
    <w:rsid w:val="00347FA3"/>
    <w:rsid w:val="003606DF"/>
    <w:rsid w:val="003B4B64"/>
    <w:rsid w:val="00430B72"/>
    <w:rsid w:val="00441D58"/>
    <w:rsid w:val="0047352E"/>
    <w:rsid w:val="004811A1"/>
    <w:rsid w:val="005109C9"/>
    <w:rsid w:val="00516651"/>
    <w:rsid w:val="005758A6"/>
    <w:rsid w:val="00576270"/>
    <w:rsid w:val="005A0FD5"/>
    <w:rsid w:val="005C1037"/>
    <w:rsid w:val="005E5C64"/>
    <w:rsid w:val="0062054A"/>
    <w:rsid w:val="00624B31"/>
    <w:rsid w:val="006474CA"/>
    <w:rsid w:val="00654081"/>
    <w:rsid w:val="00676A65"/>
    <w:rsid w:val="006937FE"/>
    <w:rsid w:val="006B475D"/>
    <w:rsid w:val="006B6503"/>
    <w:rsid w:val="006E7F69"/>
    <w:rsid w:val="00701A28"/>
    <w:rsid w:val="007A3DBE"/>
    <w:rsid w:val="007C0A44"/>
    <w:rsid w:val="00814DE2"/>
    <w:rsid w:val="00844482"/>
    <w:rsid w:val="0085074A"/>
    <w:rsid w:val="00851F48"/>
    <w:rsid w:val="00873374"/>
    <w:rsid w:val="008803ED"/>
    <w:rsid w:val="008E520E"/>
    <w:rsid w:val="008E680A"/>
    <w:rsid w:val="0093120C"/>
    <w:rsid w:val="009407E4"/>
    <w:rsid w:val="009414CE"/>
    <w:rsid w:val="00981E00"/>
    <w:rsid w:val="00992BEC"/>
    <w:rsid w:val="00A530A8"/>
    <w:rsid w:val="00A70386"/>
    <w:rsid w:val="00B11F55"/>
    <w:rsid w:val="00B2463C"/>
    <w:rsid w:val="00B40B1C"/>
    <w:rsid w:val="00BB270F"/>
    <w:rsid w:val="00C41080"/>
    <w:rsid w:val="00C83F8E"/>
    <w:rsid w:val="00C87439"/>
    <w:rsid w:val="00CD1F58"/>
    <w:rsid w:val="00D7291F"/>
    <w:rsid w:val="00D73362"/>
    <w:rsid w:val="00D82137"/>
    <w:rsid w:val="00DB72D5"/>
    <w:rsid w:val="00E036A0"/>
    <w:rsid w:val="00E24128"/>
    <w:rsid w:val="00E34A23"/>
    <w:rsid w:val="00E52D82"/>
    <w:rsid w:val="00E54002"/>
    <w:rsid w:val="00E644F4"/>
    <w:rsid w:val="00EA41AE"/>
    <w:rsid w:val="00F05CE8"/>
    <w:rsid w:val="00F13C78"/>
    <w:rsid w:val="00F34025"/>
    <w:rsid w:val="00F65AD4"/>
    <w:rsid w:val="00F7406E"/>
    <w:rsid w:val="00F7416E"/>
    <w:rsid w:val="00F75A3F"/>
    <w:rsid w:val="00F84351"/>
    <w:rsid w:val="00F9496F"/>
    <w:rsid w:val="00FB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1624D"/>
  <w15:chartTrackingRefBased/>
  <w15:docId w15:val="{5F28D045-D9D4-4D50-AC6C-930D9329A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66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65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65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65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65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65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65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166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16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1665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16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1665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1665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166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1665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166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6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16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6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166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6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166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66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66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6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166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6651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unhideWhenUsed/>
    <w:rsid w:val="00EA41AE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rsid w:val="00EA41AE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EA41AE"/>
    <w:rPr>
      <w:vertAlign w:val="superscript"/>
    </w:rPr>
  </w:style>
  <w:style w:type="character" w:styleId="af1">
    <w:name w:val="Hyperlink"/>
    <w:basedOn w:val="a0"/>
    <w:uiPriority w:val="99"/>
    <w:unhideWhenUsed/>
    <w:rsid w:val="00701A28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01A28"/>
    <w:rPr>
      <w:color w:val="605E5C"/>
      <w:shd w:val="clear" w:color="auto" w:fill="E1DFDD"/>
    </w:rPr>
  </w:style>
  <w:style w:type="paragraph" w:styleId="af3">
    <w:name w:val="header"/>
    <w:basedOn w:val="a"/>
    <w:link w:val="af4"/>
    <w:uiPriority w:val="99"/>
    <w:unhideWhenUsed/>
    <w:rsid w:val="00701A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首 字元"/>
    <w:basedOn w:val="a0"/>
    <w:link w:val="af3"/>
    <w:uiPriority w:val="99"/>
    <w:rsid w:val="00701A28"/>
    <w:rPr>
      <w:sz w:val="20"/>
      <w:szCs w:val="20"/>
    </w:rPr>
  </w:style>
  <w:style w:type="paragraph" w:styleId="af5">
    <w:name w:val="footer"/>
    <w:basedOn w:val="a"/>
    <w:link w:val="af6"/>
    <w:uiPriority w:val="99"/>
    <w:unhideWhenUsed/>
    <w:rsid w:val="00701A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尾 字元"/>
    <w:basedOn w:val="a0"/>
    <w:link w:val="af5"/>
    <w:uiPriority w:val="99"/>
    <w:rsid w:val="00701A28"/>
    <w:rPr>
      <w:sz w:val="20"/>
      <w:szCs w:val="20"/>
    </w:rPr>
  </w:style>
  <w:style w:type="paragraph" w:styleId="af7">
    <w:name w:val="Revision"/>
    <w:hidden/>
    <w:uiPriority w:val="99"/>
    <w:semiHidden/>
    <w:rsid w:val="006B65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5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6.png"/><Relationship Id="rId26" Type="http://schemas.openxmlformats.org/officeDocument/2006/relationships/image" Target="media/image37.jpeg"/><Relationship Id="rId39" Type="http://schemas.openxmlformats.org/officeDocument/2006/relationships/image" Target="media/image61.jpeg"/><Relationship Id="rId21" Type="http://schemas.openxmlformats.org/officeDocument/2006/relationships/image" Target="media/image25.png"/><Relationship Id="rId34" Type="http://schemas.openxmlformats.org/officeDocument/2006/relationships/image" Target="media/image51.png"/><Relationship Id="rId42" Type="http://schemas.openxmlformats.org/officeDocument/2006/relationships/image" Target="media/image69.png"/><Relationship Id="rId47" Type="http://schemas.openxmlformats.org/officeDocument/2006/relationships/image" Target="media/image85.jpeg"/><Relationship Id="rId50" Type="http://schemas.openxmlformats.org/officeDocument/2006/relationships/image" Target="media/image99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4.png"/><Relationship Id="rId29" Type="http://schemas.openxmlformats.org/officeDocument/2006/relationships/image" Target="media/image41.png"/><Relationship Id="rId11" Type="http://schemas.openxmlformats.org/officeDocument/2006/relationships/image" Target="media/image6.png"/><Relationship Id="rId24" Type="http://schemas.openxmlformats.org/officeDocument/2006/relationships/image" Target="media/image30.jpeg"/><Relationship Id="rId32" Type="http://schemas.openxmlformats.org/officeDocument/2006/relationships/image" Target="media/image48.png"/><Relationship Id="rId37" Type="http://schemas.openxmlformats.org/officeDocument/2006/relationships/image" Target="media/image57.png"/><Relationship Id="rId40" Type="http://schemas.openxmlformats.org/officeDocument/2006/relationships/image" Target="media/image65.jpeg"/><Relationship Id="rId45" Type="http://schemas.openxmlformats.org/officeDocument/2006/relationships/image" Target="media/image76.jpeg"/><Relationship Id="rId53" Type="http://schemas.openxmlformats.org/officeDocument/2006/relationships/image" Target="media/image103.png"/><Relationship Id="rId5" Type="http://schemas.openxmlformats.org/officeDocument/2006/relationships/webSettings" Target="webSettings.xml"/><Relationship Id="rId19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11.jpeg"/><Relationship Id="rId22" Type="http://schemas.openxmlformats.org/officeDocument/2006/relationships/image" Target="media/image27.jpeg"/><Relationship Id="rId27" Type="http://schemas.openxmlformats.org/officeDocument/2006/relationships/image" Target="media/image39.png"/><Relationship Id="rId30" Type="http://schemas.openxmlformats.org/officeDocument/2006/relationships/image" Target="media/image42.png"/><Relationship Id="rId35" Type="http://schemas.openxmlformats.org/officeDocument/2006/relationships/image" Target="media/image53.png"/><Relationship Id="rId43" Type="http://schemas.openxmlformats.org/officeDocument/2006/relationships/image" Target="media/image73.png"/><Relationship Id="rId48" Type="http://schemas.openxmlformats.org/officeDocument/2006/relationships/image" Target="media/image92.png"/><Relationship Id="rId56" Type="http://schemas.microsoft.com/office/2011/relationships/people" Target="people.xml"/><Relationship Id="rId8" Type="http://schemas.openxmlformats.org/officeDocument/2006/relationships/image" Target="media/image2.png"/><Relationship Id="rId51" Type="http://schemas.openxmlformats.org/officeDocument/2006/relationships/image" Target="media/image101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5.png"/><Relationship Id="rId25" Type="http://schemas.openxmlformats.org/officeDocument/2006/relationships/image" Target="media/image35.png"/><Relationship Id="rId33" Type="http://schemas.openxmlformats.org/officeDocument/2006/relationships/image" Target="media/image49.png"/><Relationship Id="rId38" Type="http://schemas.openxmlformats.org/officeDocument/2006/relationships/image" Target="media/image58.jpeg"/><Relationship Id="rId46" Type="http://schemas.openxmlformats.org/officeDocument/2006/relationships/image" Target="media/image82.png"/><Relationship Id="rId20" Type="http://schemas.openxmlformats.org/officeDocument/2006/relationships/image" Target="media/image24.png"/><Relationship Id="rId41" Type="http://schemas.openxmlformats.org/officeDocument/2006/relationships/image" Target="media/image66.png"/><Relationship Id="rId54" Type="http://schemas.openxmlformats.org/officeDocument/2006/relationships/image" Target="media/image10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3.png"/><Relationship Id="rId23" Type="http://schemas.openxmlformats.org/officeDocument/2006/relationships/image" Target="media/image28.png"/><Relationship Id="rId28" Type="http://schemas.openxmlformats.org/officeDocument/2006/relationships/image" Target="media/image40.png"/><Relationship Id="rId36" Type="http://schemas.openxmlformats.org/officeDocument/2006/relationships/image" Target="media/image54.png"/><Relationship Id="rId49" Type="http://schemas.openxmlformats.org/officeDocument/2006/relationships/image" Target="media/image95.png"/><Relationship Id="rId57" Type="http://schemas.openxmlformats.org/officeDocument/2006/relationships/theme" Target="theme/theme1.xml"/><Relationship Id="rId10" Type="http://schemas.openxmlformats.org/officeDocument/2006/relationships/image" Target="media/image1.png"/><Relationship Id="rId31" Type="http://schemas.openxmlformats.org/officeDocument/2006/relationships/image" Target="media/image47.png"/><Relationship Id="rId44" Type="http://schemas.openxmlformats.org/officeDocument/2006/relationships/image" Target="media/image75.jpeg"/><Relationship Id="rId52" Type="http://schemas.openxmlformats.org/officeDocument/2006/relationships/image" Target="media/image102.png"/></Relationships>
</file>

<file path=word/_rels/footnotes.xml.rels><?xml version="1.0" encoding="UTF-8" standalone="yes"?>
<Relationships xmlns="http://schemas.openxmlformats.org/package/2006/relationships"><Relationship Id="rId26" Type="http://schemas.openxmlformats.org/officeDocument/2006/relationships/image" Target="media/image38.jpeg"/><Relationship Id="rId21" Type="http://schemas.openxmlformats.org/officeDocument/2006/relationships/image" Target="media/image31.png"/><Relationship Id="rId42" Type="http://schemas.openxmlformats.org/officeDocument/2006/relationships/image" Target="media/image60.png"/><Relationship Id="rId47" Type="http://schemas.openxmlformats.org/officeDocument/2006/relationships/image" Target="media/image68.png"/><Relationship Id="rId63" Type="http://schemas.openxmlformats.org/officeDocument/2006/relationships/image" Target="media/image87.jpeg"/><Relationship Id="rId68" Type="http://schemas.openxmlformats.org/officeDocument/2006/relationships/image" Target="media/image93.jpeg"/><Relationship Id="rId16" Type="http://schemas.openxmlformats.org/officeDocument/2006/relationships/image" Target="media/image23.png"/><Relationship Id="rId11" Type="http://schemas.openxmlformats.org/officeDocument/2006/relationships/image" Target="media/image18.png"/><Relationship Id="rId24" Type="http://schemas.openxmlformats.org/officeDocument/2006/relationships/image" Target="media/image34.jpeg"/><Relationship Id="rId32" Type="http://schemas.openxmlformats.org/officeDocument/2006/relationships/image" Target="media/image46.jpeg"/><Relationship Id="rId37" Type="http://schemas.openxmlformats.org/officeDocument/2006/relationships/image" Target="media/image51.png"/><Relationship Id="rId40" Type="http://schemas.openxmlformats.org/officeDocument/2006/relationships/image" Target="media/image56.png"/><Relationship Id="rId45" Type="http://schemas.openxmlformats.org/officeDocument/2006/relationships/image" Target="media/image64.jpeg"/><Relationship Id="rId53" Type="http://schemas.openxmlformats.org/officeDocument/2006/relationships/image" Target="media/image75.jpeg"/><Relationship Id="rId58" Type="http://schemas.openxmlformats.org/officeDocument/2006/relationships/image" Target="media/image80.png"/><Relationship Id="rId66" Type="http://schemas.openxmlformats.org/officeDocument/2006/relationships/image" Target="media/image90.jpeg"/><Relationship Id="rId74" Type="http://schemas.openxmlformats.org/officeDocument/2006/relationships/image" Target="media/image100.png"/><Relationship Id="rId5" Type="http://schemas.openxmlformats.org/officeDocument/2006/relationships/image" Target="media/image5.jpeg"/><Relationship Id="rId61" Type="http://schemas.openxmlformats.org/officeDocument/2006/relationships/image" Target="media/image84.jpeg"/><Relationship Id="rId19" Type="http://schemas.openxmlformats.org/officeDocument/2006/relationships/image" Target="media/image28.png"/><Relationship Id="rId14" Type="http://schemas.openxmlformats.org/officeDocument/2006/relationships/image" Target="media/image21.jpeg"/><Relationship Id="rId22" Type="http://schemas.openxmlformats.org/officeDocument/2006/relationships/image" Target="media/image32.png"/><Relationship Id="rId27" Type="http://schemas.openxmlformats.org/officeDocument/2006/relationships/image" Target="media/image39.png"/><Relationship Id="rId30" Type="http://schemas.openxmlformats.org/officeDocument/2006/relationships/image" Target="media/image44.jpeg"/><Relationship Id="rId35" Type="http://schemas.openxmlformats.org/officeDocument/2006/relationships/image" Target="media/image50.jpeg"/><Relationship Id="rId43" Type="http://schemas.openxmlformats.org/officeDocument/2006/relationships/image" Target="media/image62.jpeg"/><Relationship Id="rId48" Type="http://schemas.openxmlformats.org/officeDocument/2006/relationships/image" Target="media/image70.jpeg"/><Relationship Id="rId56" Type="http://schemas.openxmlformats.org/officeDocument/2006/relationships/image" Target="media/image76.jpeg"/><Relationship Id="rId64" Type="http://schemas.openxmlformats.org/officeDocument/2006/relationships/image" Target="media/image88.jpeg"/><Relationship Id="rId69" Type="http://schemas.openxmlformats.org/officeDocument/2006/relationships/image" Target="media/image94.jpeg"/><Relationship Id="rId77" Type="http://schemas.openxmlformats.org/officeDocument/2006/relationships/image" Target="media/image105.jpeg"/><Relationship Id="rId8" Type="http://schemas.openxmlformats.org/officeDocument/2006/relationships/image" Target="media/image12.jpeg"/><Relationship Id="rId51" Type="http://schemas.openxmlformats.org/officeDocument/2006/relationships/image" Target="media/image73.png"/><Relationship Id="rId72" Type="http://schemas.openxmlformats.org/officeDocument/2006/relationships/image" Target="media/image95.png"/><Relationship Id="rId3" Type="http://schemas.openxmlformats.org/officeDocument/2006/relationships/image" Target="media/image3.png"/><Relationship Id="rId12" Type="http://schemas.openxmlformats.org/officeDocument/2006/relationships/image" Target="media/image19.png"/><Relationship Id="rId17" Type="http://schemas.openxmlformats.org/officeDocument/2006/relationships/image" Target="media/image25.png"/><Relationship Id="rId25" Type="http://schemas.openxmlformats.org/officeDocument/2006/relationships/image" Target="media/image36.png"/><Relationship Id="rId33" Type="http://schemas.openxmlformats.org/officeDocument/2006/relationships/image" Target="media/image47.png"/><Relationship Id="rId38" Type="http://schemas.openxmlformats.org/officeDocument/2006/relationships/image" Target="media/image52.png"/><Relationship Id="rId46" Type="http://schemas.openxmlformats.org/officeDocument/2006/relationships/image" Target="media/image67.jpeg"/><Relationship Id="rId59" Type="http://schemas.openxmlformats.org/officeDocument/2006/relationships/image" Target="media/image81.png"/><Relationship Id="rId67" Type="http://schemas.openxmlformats.org/officeDocument/2006/relationships/image" Target="media/image91.jpeg"/><Relationship Id="rId20" Type="http://schemas.openxmlformats.org/officeDocument/2006/relationships/image" Target="media/image29.jpeg"/><Relationship Id="rId41" Type="http://schemas.openxmlformats.org/officeDocument/2006/relationships/image" Target="media/image59.png"/><Relationship Id="rId54" Type="http://schemas.openxmlformats.org/officeDocument/2006/relationships/image" Target="media/image77.jpeg"/><Relationship Id="rId62" Type="http://schemas.openxmlformats.org/officeDocument/2006/relationships/image" Target="media/image86.jpeg"/><Relationship Id="rId70" Type="http://schemas.openxmlformats.org/officeDocument/2006/relationships/image" Target="media/image96.png"/><Relationship Id="rId75" Type="http://schemas.openxmlformats.org/officeDocument/2006/relationships/image" Target="media/image102.png"/><Relationship Id="rId1" Type="http://schemas.openxmlformats.org/officeDocument/2006/relationships/image" Target="media/image1.png"/><Relationship Id="rId6" Type="http://schemas.openxmlformats.org/officeDocument/2006/relationships/image" Target="media/image8.png"/><Relationship Id="rId15" Type="http://schemas.openxmlformats.org/officeDocument/2006/relationships/image" Target="media/image22.jpeg"/><Relationship Id="rId23" Type="http://schemas.openxmlformats.org/officeDocument/2006/relationships/image" Target="media/image33.jpeg"/><Relationship Id="rId28" Type="http://schemas.openxmlformats.org/officeDocument/2006/relationships/image" Target="media/image41.png"/><Relationship Id="rId36" Type="http://schemas.openxmlformats.org/officeDocument/2006/relationships/image" Target="media/image49.png"/><Relationship Id="rId49" Type="http://schemas.openxmlformats.org/officeDocument/2006/relationships/image" Target="media/image71.jpeg"/><Relationship Id="rId57" Type="http://schemas.openxmlformats.org/officeDocument/2006/relationships/image" Target="media/image79.jpeg"/><Relationship Id="rId10" Type="http://schemas.openxmlformats.org/officeDocument/2006/relationships/image" Target="media/image17.png"/><Relationship Id="rId31" Type="http://schemas.openxmlformats.org/officeDocument/2006/relationships/image" Target="media/image45.png"/><Relationship Id="rId44" Type="http://schemas.openxmlformats.org/officeDocument/2006/relationships/image" Target="media/image63.png"/><Relationship Id="rId52" Type="http://schemas.openxmlformats.org/officeDocument/2006/relationships/image" Target="media/image74.jpeg"/><Relationship Id="rId60" Type="http://schemas.openxmlformats.org/officeDocument/2006/relationships/image" Target="media/image83.jpeg"/><Relationship Id="rId65" Type="http://schemas.openxmlformats.org/officeDocument/2006/relationships/image" Target="media/image89.jpeg"/><Relationship Id="rId73" Type="http://schemas.openxmlformats.org/officeDocument/2006/relationships/image" Target="media/image98.jpeg"/><Relationship Id="rId78" Type="http://schemas.openxmlformats.org/officeDocument/2006/relationships/image" Target="media/image106.png"/><Relationship Id="rId4" Type="http://schemas.openxmlformats.org/officeDocument/2006/relationships/image" Target="media/image4.png"/><Relationship Id="rId9" Type="http://schemas.openxmlformats.org/officeDocument/2006/relationships/image" Target="media/image13.png"/><Relationship Id="rId13" Type="http://schemas.openxmlformats.org/officeDocument/2006/relationships/image" Target="media/image20.jpeg"/><Relationship Id="rId18" Type="http://schemas.openxmlformats.org/officeDocument/2006/relationships/image" Target="media/image26.png"/><Relationship Id="rId39" Type="http://schemas.openxmlformats.org/officeDocument/2006/relationships/image" Target="media/image55.jpeg"/><Relationship Id="rId34" Type="http://schemas.openxmlformats.org/officeDocument/2006/relationships/image" Target="media/image48.png"/><Relationship Id="rId50" Type="http://schemas.openxmlformats.org/officeDocument/2006/relationships/image" Target="media/image72.png"/><Relationship Id="rId55" Type="http://schemas.openxmlformats.org/officeDocument/2006/relationships/image" Target="media/image78.jpeg"/><Relationship Id="rId76" Type="http://schemas.openxmlformats.org/officeDocument/2006/relationships/image" Target="media/image104.jpeg"/><Relationship Id="rId7" Type="http://schemas.openxmlformats.org/officeDocument/2006/relationships/image" Target="media/image10.png"/><Relationship Id="rId71" Type="http://schemas.openxmlformats.org/officeDocument/2006/relationships/image" Target="media/image97.jpeg"/><Relationship Id="rId2" Type="http://schemas.openxmlformats.org/officeDocument/2006/relationships/image" Target="media/image2.png"/><Relationship Id="rId2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10889-D391-4199-959D-E069A3A7C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15</Pages>
  <Words>1284</Words>
  <Characters>1285</Characters>
  <Application>Microsoft Office Word</Application>
  <DocSecurity>0</DocSecurity>
  <Lines>58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 [CHL]</dc:creator>
  <cp:keywords/>
  <dc:description/>
  <cp:lastModifiedBy>MAK, Chi Ki Caily [CHL]</cp:lastModifiedBy>
  <cp:revision>30</cp:revision>
  <dcterms:created xsi:type="dcterms:W3CDTF">2024-12-15T14:18:00Z</dcterms:created>
  <dcterms:modified xsi:type="dcterms:W3CDTF">2025-02-10T07:02:00Z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1ef28003-6b04-474f-aa34-b380b0dd9af8</vt:lpwstr>
  </property>
</Properties>
</file>