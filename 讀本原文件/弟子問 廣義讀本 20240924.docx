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60AAB" w14:textId="77777777" w:rsidR="00213F86" w:rsidRPr="00237020" w:rsidRDefault="00213F86" w:rsidP="00213F86">
      <w:pPr>
        <w:pStyle w:val="1"/>
        <w:rPr>
          <w:rFonts w:asciiTheme="majorEastAsia" w:hAnsiTheme="majorEastAsia" w:cs="Times New Roman"/>
          <w:sz w:val="24"/>
          <w:szCs w:val="24"/>
          <w:lang w:eastAsia="zh-CN"/>
        </w:rPr>
      </w:pPr>
      <w:r w:rsidRPr="00237020">
        <w:rPr>
          <w:rFonts w:asciiTheme="majorEastAsia" w:hAnsiTheme="majorEastAsia" w:cs="Times New Roman"/>
          <w:sz w:val="24"/>
          <w:szCs w:val="24"/>
        </w:rPr>
        <w:t>弟子問</w:t>
      </w:r>
    </w:p>
    <w:p w14:paraId="25040E07" w14:textId="77777777" w:rsidR="00213F86" w:rsidRPr="00237020" w:rsidRDefault="00213F86" w:rsidP="00213F86">
      <w:pPr>
        <w:rPr>
          <w:rFonts w:asciiTheme="majorEastAsia" w:eastAsiaTheme="majorEastAsia" w:hAnsiTheme="majorEastAsia" w:cs="Times New Roman"/>
          <w:lang w:eastAsia="zh-CN"/>
        </w:rPr>
      </w:pPr>
    </w:p>
    <w:p w14:paraId="279AD618" w14:textId="77777777" w:rsidR="00213F86" w:rsidRPr="00237020" w:rsidRDefault="00213F86" w:rsidP="00213F86">
      <w:pPr>
        <w:pStyle w:val="2"/>
        <w:spacing w:line="240" w:lineRule="auto"/>
        <w:rPr>
          <w:rFonts w:asciiTheme="majorEastAsia" w:hAnsiTheme="majorEastAsia" w:cs="Times New Roman"/>
          <w:sz w:val="24"/>
          <w:szCs w:val="24"/>
        </w:rPr>
      </w:pPr>
      <w:r w:rsidRPr="00237020">
        <w:rPr>
          <w:rFonts w:asciiTheme="majorEastAsia" w:hAnsiTheme="majorEastAsia" w:cs="Times New Roman"/>
          <w:sz w:val="24"/>
          <w:szCs w:val="24"/>
        </w:rPr>
        <w:t>本篇竹簡編聯</w:t>
      </w:r>
    </w:p>
    <w:p w14:paraId="7A142F5B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陳劍2006·02·19：2+1，7+8，11+24，12+15，17（顏）+20，4。</w:t>
      </w:r>
    </w:p>
    <w:p w14:paraId="7369B1B0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lang w:eastAsia="zh-CN"/>
        </w:rPr>
      </w:pPr>
      <w:r w:rsidRPr="00237020">
        <w:rPr>
          <w:rFonts w:asciiTheme="majorEastAsia" w:eastAsiaTheme="majorEastAsia" w:hAnsiTheme="majorEastAsia" w:cs="Times New Roman"/>
          <w:lang w:eastAsia="zh-CN"/>
        </w:rPr>
        <w:t>陳偉2006·02·21：13、12.</w:t>
      </w:r>
    </w:p>
    <w:p w14:paraId="38D2A20D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lang w:eastAsia="zh-CN"/>
        </w:rPr>
      </w:pPr>
      <w:r w:rsidRPr="00237020">
        <w:rPr>
          <w:rFonts w:asciiTheme="majorEastAsia" w:eastAsiaTheme="majorEastAsia" w:hAnsiTheme="majorEastAsia" w:cs="Times New Roman"/>
        </w:rPr>
        <w:t>李銳2006·02·27：疑《弟》簡6後接簡9（簡9首補「未之見也。□</w:t>
      </w:r>
      <w:r w:rsidRPr="00237020">
        <w:rPr>
          <w:rFonts w:asciiTheme="majorEastAsia" w:eastAsiaTheme="majorEastAsia" w:hAnsiTheme="majorEastAsia" w:cs="Times New Roman"/>
          <w:lang w:eastAsia="zh-CN"/>
        </w:rPr>
        <w:t>而弗</w:t>
      </w:r>
      <w:r w:rsidRPr="00237020">
        <w:rPr>
          <w:rFonts w:asciiTheme="majorEastAsia" w:eastAsiaTheme="majorEastAsia" w:hAnsiTheme="majorEastAsia" w:cs="Times New Roman"/>
        </w:rPr>
        <w:t>□</w:t>
      </w:r>
      <w:r w:rsidRPr="00237020">
        <w:rPr>
          <w:rFonts w:asciiTheme="majorEastAsia" w:eastAsiaTheme="majorEastAsia" w:hAnsiTheme="majorEastAsia" w:cs="Times New Roman"/>
          <w:lang w:eastAsia="zh-CN"/>
        </w:rPr>
        <w:t>之」）。</w:t>
      </w:r>
    </w:p>
    <w:p w14:paraId="039FA2F8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lang w:eastAsia="zh-CN"/>
        </w:rPr>
      </w:pPr>
      <w:r w:rsidRPr="00237020">
        <w:rPr>
          <w:rFonts w:asciiTheme="majorEastAsia" w:eastAsiaTheme="majorEastAsia" w:hAnsiTheme="majorEastAsia" w:cs="Times New Roman"/>
          <w:lang w:eastAsia="zh-CN"/>
        </w:rPr>
        <w:t>牛新房2006·03·040：10、17.</w:t>
      </w:r>
    </w:p>
    <w:p w14:paraId="1E3BBA32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張昊《上博簡（五）（君子為禮）與（弟子間）研究》（武漢大學碩士學位論文，2007年5月。轉引自李裕儒2012·04，下篇第19章第2節）：從字跡、竹簡形制上看，《弟》簡3歸入《君》篇。</w:t>
      </w:r>
    </w:p>
    <w:p w14:paraId="7462C92E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唐洪志2007·06（第43頁）：2，1，5，6、9，7+8，19，10，17+20，3，23，4，附簡，11+24，14，13、12+15，16，21</w:t>
      </w:r>
    </w:p>
    <w:p w14:paraId="0CCCF2AF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李守奎、曲冰、孫偉龍2007·12（第923—926頁）：2+1；6，9；7+8；17+20，4；12+15；3；5；10；11；13；14；16；18；19；21；23；24；附簡。</w:t>
      </w:r>
    </w:p>
    <w:p w14:paraId="2D86D88D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何有祖2008·04·05：附簡，23，11，16，15，24為一編聯組，簡6，9，21為一個編聯組。簡22、18似能連讀。</w:t>
      </w:r>
    </w:p>
    <w:p w14:paraId="292E5CCF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黃武智2009·02（第229、231—232頁）：2、1，23，7、8；10，17、20，4、21；22；13，12、15；16；5；6、9；附簡，11、24；19；14。簡3、18可歸諸</w:t>
      </w:r>
      <w:r w:rsidRPr="00237020">
        <w:rPr>
          <w:rFonts w:asciiTheme="majorEastAsia" w:eastAsiaTheme="majorEastAsia" w:hAnsiTheme="majorEastAsia" w:cs="Times New Roman"/>
          <w:lang w:eastAsia="zh-CN"/>
        </w:rPr>
        <w:t>《</w:t>
      </w:r>
      <w:r w:rsidRPr="00237020">
        <w:rPr>
          <w:rFonts w:asciiTheme="majorEastAsia" w:eastAsiaTheme="majorEastAsia" w:hAnsiTheme="majorEastAsia" w:cs="Times New Roman"/>
        </w:rPr>
        <w:t>君子為禮》。</w:t>
      </w:r>
    </w:p>
    <w:p w14:paraId="72AB44E4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何有祖2010·06·18：港大簡7可能歸入本篇簡11後。簡11有「宰我問君子」，「曰」下內容是孔子對字我答語；港大簡了中的「此之調君」，疑「君」下補「子」！</w:t>
      </w:r>
    </w:p>
    <w:p w14:paraId="2F7EDAE9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劉信芳2011·02（第580—581頁）：2、1、7、8—11—16—24—12、15—17、20—4—3—5—6—9—10—13—14—18—19—21、22—23—附簡。</w:t>
      </w:r>
    </w:p>
    <w:p w14:paraId="30A0EEB1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梁靜2011·07：推測本篇竹簡完簡長度約為55cm，第一道編繩距簡首約9.2cm，第一道編繩距離第二道編繩、第二道編繩距離第三道編繩均為18.4cm，第三道編繩距簡尾是9.2cm。重編竹簡為：2+1，7+8，22，19，10，17+20，4，15，21，11，13、12，6、（未之見也。□而弗□之）9，3，5，14，16，18，23，24。簡2+1、7+8、22與子貢有關，簡19、10、17+20</w:t>
      </w:r>
      <w:r w:rsidRPr="00237020">
        <w:rPr>
          <w:rFonts w:asciiTheme="majorEastAsia" w:eastAsiaTheme="majorEastAsia" w:hAnsiTheme="majorEastAsia" w:cs="Times New Roman"/>
        </w:rPr>
        <w:lastRenderedPageBreak/>
        <w:t>前半段與子路有關，簡17+20前半段與簡4、15、21是孔子與顏回、子游的對話，簡11、13、12有關君子，餘簡主題不一，次序未定。</w:t>
      </w:r>
    </w:p>
    <w:p w14:paraId="28F1D22C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李裕儒2012·04（下篇第20章第3節）、李松儒2014·11：港簡7與《弟》篇其他簡字跡差異明顯，不屬《弟》篇。《弟》簡24與港簡7可能同屬一篇，現在無法確定它們的歸屬。</w:t>
      </w:r>
    </w:p>
    <w:p w14:paraId="60189B9A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李格儒2012·04（下篇第20章第4節）：上博一135頁殘簡可能歸入《君》，其釋文為：</w:t>
      </w:r>
    </w:p>
    <w:p w14:paraId="2B1656F0" w14:textId="77777777" w:rsidR="00213F86" w:rsidRPr="00237020" w:rsidRDefault="00213F86" w:rsidP="00213F86">
      <w:pPr>
        <w:pStyle w:val="a9"/>
        <w:ind w:left="360"/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□不曰生民未之又（有）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5CD3CC9" wp14:editId="7DA1A742">
            <wp:extent cx="147411" cy="123825"/>
            <wp:effectExtent l="0" t="0" r="5080" b="0"/>
            <wp:docPr id="18072582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EF8F" w14:textId="77777777" w:rsidR="00213F86" w:rsidRPr="00237020" w:rsidRDefault="00213F86" w:rsidP="00213F86">
      <w:pPr>
        <w:pStyle w:val="a9"/>
        <w:ind w:left="360"/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其在《君子為禮》中的拼合編聯位置不能確定。</w:t>
      </w:r>
    </w:p>
    <w:p w14:paraId="32200788" w14:textId="72A24193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  <w:color w:val="FF0000"/>
        </w:rPr>
        <w:t>蘇建洲2012·06</w:t>
      </w:r>
      <w:r w:rsidRPr="00237020">
        <w:rPr>
          <w:rFonts w:asciiTheme="majorEastAsia" w:eastAsiaTheme="majorEastAsia" w:hAnsiTheme="majorEastAsia" w:cs="Times New Roman"/>
        </w:rPr>
        <w:t>：2、1，7、8，</w:t>
      </w:r>
      <w:r w:rsidRPr="00237020">
        <w:rPr>
          <w:rFonts w:asciiTheme="majorEastAsia" w:eastAsiaTheme="majorEastAsia" w:hAnsiTheme="majorEastAsia" w:cs="Times New Roman"/>
          <w:color w:val="FF0000"/>
        </w:rPr>
        <w:t>5、13，12、15</w:t>
      </w:r>
      <w:r w:rsidRPr="00237020">
        <w:rPr>
          <w:rFonts w:asciiTheme="majorEastAsia" w:eastAsiaTheme="majorEastAsia" w:hAnsiTheme="majorEastAsia" w:cs="Times New Roman"/>
        </w:rPr>
        <w:t>，6，9，10、17、20，4，11、24，14，16，18，19，21，22，23，附簡。簡3不屬於本篇。</w:t>
      </w:r>
    </w:p>
    <w:p w14:paraId="11CDCA4B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黃人二2012·11b：2、1，17、20，4，5，6，7、8，9，10，13、11、24、12、15，14、16，19，21，23。附簡。簡3、18、22歸入《君子為禮》篇。</w:t>
      </w:r>
    </w:p>
    <w:p w14:paraId="1ED66994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李松儒2014·11：本篇簡3入《君》篇。</w:t>
      </w:r>
    </w:p>
    <w:p w14:paraId="229D0D70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夏世華2015·12：君10，弟18，弟3，弟19，13。</w:t>
      </w:r>
    </w:p>
    <w:p w14:paraId="7E193DC7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侯乃峰2018·06（第255、269—270頁）：2、1，7、8，5、13，12、15，16，6，9，10，17、20，4，21，附簡，11、24，港大簡7，14，18，19，23，3。</w:t>
      </w:r>
    </w:p>
    <w:p w14:paraId="2963EF0F" w14:textId="77777777" w:rsidR="00213F86" w:rsidRPr="00237020" w:rsidRDefault="00213F86" w:rsidP="00213F86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港大簡7簡文作「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D9A90AE" wp14:editId="6DAD26DE">
            <wp:extent cx="147411" cy="123825"/>
            <wp:effectExtent l="0" t="0" r="5080" b="0"/>
            <wp:docPr id="2731517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之女（如）晏嬰也，此之謂君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6B913AD" wp14:editId="2534A599">
            <wp:extent cx="147411" cy="123825"/>
            <wp:effectExtent l="0" t="0" r="5080" b="0"/>
            <wp:docPr id="18991409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」。</w:t>
      </w:r>
    </w:p>
    <w:p w14:paraId="79D6DE59" w14:textId="77777777" w:rsidR="00213F86" w:rsidRPr="00237020" w:rsidRDefault="00213F86" w:rsidP="00213F86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港大簡整理者本簡第三字釋「則」，第四字釋「婁」。/陳英傑2002·11·28：第三字釋「晏」，並對釋「婁」置疑。/禤健聰2003·01·03：以為「晏」下一字從三「貝」「口」「女」，「嬰」字繁構，「晏嬰」即春秋時期齊景公相。陳英傑2005·01·15以為第四字上部為「譻」，下從「女」，「言」旁下部的「口」與「女」很可能構成「妟」，為聲符，「妟」與「譻」共用部分筆畫；「妟」為元部字，「嬰」為耕部字，戰國時期耕、元二部存在密切的關係，此字可能是雙聲符。</w:t>
      </w:r>
    </w:p>
    <w:p w14:paraId="431CFC9C" w14:textId="77777777" w:rsidR="00213F86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  <w:color w:val="FF0000"/>
        </w:rPr>
        <w:t>俞紹宏、張青松2019：</w:t>
      </w:r>
      <w:r w:rsidRPr="00237020">
        <w:rPr>
          <w:rFonts w:asciiTheme="majorEastAsia" w:eastAsiaTheme="majorEastAsia" w:hAnsiTheme="majorEastAsia" w:cs="Times New Roman"/>
        </w:rPr>
        <w:t>本釋文從陳劍將簡2、1，7、8，11、24，12、15，17、20綴合，簡4置放簡20後；從陳偉將簡13接讀放簡12前；從李銳簡6後接9。其餘因仍整理者所編簡序，排列如下：</w:t>
      </w:r>
      <w:bookmarkStart w:id="0" w:name="_Hlk167058575"/>
      <w:r w:rsidRPr="00237020">
        <w:rPr>
          <w:rFonts w:asciiTheme="majorEastAsia" w:eastAsiaTheme="majorEastAsia" w:hAnsiTheme="majorEastAsia" w:cs="Times New Roman"/>
        </w:rPr>
        <w:t xml:space="preserve">2、1，3，5，6、（未之見也）9，7、8，10，11、24，13、12、15，14，16，17、20，4，18，19，21，22，23，附簡。 </w:t>
      </w:r>
    </w:p>
    <w:p w14:paraId="481E0F70" w14:textId="77777777" w:rsidR="00FA4AE0" w:rsidRPr="00237020" w:rsidRDefault="00213F86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color w:val="FF0000"/>
        </w:rPr>
      </w:pPr>
      <w:bookmarkStart w:id="1" w:name="_Hlk167059636"/>
      <w:bookmarkEnd w:id="0"/>
      <w:r w:rsidRPr="00237020">
        <w:rPr>
          <w:rFonts w:asciiTheme="majorEastAsia" w:eastAsiaTheme="majorEastAsia" w:hAnsiTheme="majorEastAsia" w:cs="Times New Roman"/>
          <w:color w:val="FF0000"/>
        </w:rPr>
        <w:t>顧史考2020：</w:t>
      </w:r>
    </w:p>
    <w:p w14:paraId="0751CFB3" w14:textId="3AA51D36" w:rsidR="00FA4AE0" w:rsidRPr="00237020" w:rsidRDefault="00FA4AE0" w:rsidP="00FA4AE0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分篇基本結果：弟2+1；5；6；7+9；8；10；11+24；13+12；14；15；16；17+20、4；19；21；23；君10+18；附簡。</w:t>
      </w:r>
    </w:p>
    <w:p w14:paraId="4A13C550" w14:textId="30CE5D66" w:rsidR="00213F86" w:rsidRPr="00237020" w:rsidRDefault="00FA4AE0" w:rsidP="00FA4AE0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lastRenderedPageBreak/>
        <w:t>重新排聯：</w:t>
      </w:r>
      <w:r w:rsidR="00213F86" w:rsidRPr="00237020">
        <w:rPr>
          <w:rFonts w:asciiTheme="majorEastAsia" w:eastAsiaTheme="majorEastAsia" w:hAnsiTheme="majorEastAsia" w:cs="Times New Roman"/>
        </w:rPr>
        <w:t>君10；弟</w:t>
      </w:r>
      <w:r w:rsidRPr="00237020">
        <w:rPr>
          <w:rFonts w:asciiTheme="majorEastAsia" w:eastAsiaTheme="majorEastAsia" w:hAnsiTheme="majorEastAsia" w:cs="Times New Roman"/>
        </w:rPr>
        <w:t>5、14、18、10、13、19+6、9、23、21、17+20、4、12+15、16、2+1、7+8、11+24；</w:t>
      </w:r>
      <w:r w:rsidR="00213F86" w:rsidRPr="00237020">
        <w:rPr>
          <w:rFonts w:asciiTheme="majorEastAsia" w:eastAsiaTheme="majorEastAsia" w:hAnsiTheme="majorEastAsia" w:cs="Times New Roman"/>
        </w:rPr>
        <w:t>附簡。</w:t>
      </w:r>
    </w:p>
    <w:bookmarkEnd w:id="1"/>
    <w:p w14:paraId="73856354" w14:textId="77777777" w:rsidR="00213F86" w:rsidRPr="00237020" w:rsidRDefault="00213F86" w:rsidP="00213F86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注：《弟》簡3與22歸入《君子爲禮》篇。</w:t>
      </w:r>
    </w:p>
    <w:p w14:paraId="244331AA" w14:textId="77777777" w:rsidR="00FA4AE0" w:rsidRPr="00237020" w:rsidRDefault="00FA4AE0" w:rsidP="00FA4AE0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5F40827A" w14:textId="77777777" w:rsidR="00213F86" w:rsidRPr="00237020" w:rsidRDefault="00213F86" w:rsidP="00213F86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君10；第5，14，18：</w:t>
      </w:r>
    </w:p>
    <w:p w14:paraId="48DA70FD" w14:textId="77777777" w:rsidR="00213F86" w:rsidRPr="00237020" w:rsidRDefault="00213F86" w:rsidP="00213F86">
      <w:pPr>
        <w:pStyle w:val="a9"/>
        <w:numPr>
          <w:ilvl w:val="0"/>
          <w:numId w:val="6"/>
        </w:numPr>
        <w:rPr>
          <w:rFonts w:asciiTheme="majorEastAsia" w:eastAsiaTheme="majorEastAsia" w:hAnsiTheme="majorEastAsia" w:cs="Times New Roman"/>
          <w:color w:val="FF0000"/>
        </w:rPr>
      </w:pPr>
      <w:r w:rsidRPr="00237020">
        <w:rPr>
          <w:rFonts w:asciiTheme="majorEastAsia" w:eastAsiaTheme="majorEastAsia" w:hAnsiTheme="majorEastAsia" w:cs="Times New Roman"/>
          <w:color w:val="FF0000"/>
        </w:rPr>
        <w:t>君10可能原爲本篇之首簡，今亦暫且如此看之。該簡所言「昔者仲(尼)(箴)徒三人，(悌)徒五人」云云，或即叙述本篇之背景，謂許多不同等級(或志向)的弟子們侍坐於孔子之旁，以便開啟下面之對話。</w:t>
      </w:r>
    </w:p>
    <w:p w14:paraId="7F2D7E9C" w14:textId="77777777" w:rsidR="00213F86" w:rsidRPr="00237020" w:rsidRDefault="00213F86" w:rsidP="00213F86">
      <w:pPr>
        <w:pStyle w:val="a9"/>
        <w:numPr>
          <w:ilvl w:val="0"/>
          <w:numId w:val="6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因爲第5簡記載的蓋是某位弟子請求夫子對於某事「略而告」之，接着孔子的初步回答是同時針對許多弟子(「小子，來，聽余言」，「小子」蓋與「二三子」同指)，因而可以次於第10簡之後。</w:t>
      </w:r>
    </w:p>
    <w:p w14:paraId="0F5F2BAC" w14:textId="77777777" w:rsidR="00213F86" w:rsidRPr="00237020" w:rsidRDefault="00213F86" w:rsidP="00213F86">
      <w:pPr>
        <w:pStyle w:val="a9"/>
        <w:numPr>
          <w:ilvl w:val="0"/>
          <w:numId w:val="6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第14簡亦載孔子之同時謂「二三子」者，故亦可次於第10簡之下；而第18簡之言「皆可以爲諸侯相矣」蓋亦指各位弟子而言（故陳劍才將之與《君》簡10合併），因而再次之於其下亦相當自然。</w:t>
      </w:r>
    </w:p>
    <w:p w14:paraId="511B28D8" w14:textId="77777777" w:rsidR="00213F86" w:rsidRPr="00237020" w:rsidRDefault="00213F86" w:rsidP="00213F86">
      <w:pPr>
        <w:pStyle w:val="a9"/>
        <w:numPr>
          <w:ilvl w:val="0"/>
          <w:numId w:val="6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由簡5的「登年不恒至」到簡14的「吾子皆能有待乎」再到簡18的「皆可以爲諸侯相矣」，確有邏輯可循，蓋皆勸在座弟子趁早出仕，爲天下效。勞。接此，衹要在殘簡缺處内補上子路有關出仕之道的某種疑問之後，自然即可連到剛所述的簡10到13彼段。</w:t>
      </w:r>
    </w:p>
    <w:p w14:paraId="19FACBA0" w14:textId="77777777" w:rsidR="00213F86" w:rsidRPr="00237020" w:rsidRDefault="00213F86" w:rsidP="00213F86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456274D8" w14:textId="77777777" w:rsidR="00213F86" w:rsidRPr="00237020" w:rsidRDefault="00213F86" w:rsidP="00213F86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簡10、13、19+6、9、23、21、17歸爲一章：</w:t>
      </w:r>
    </w:p>
    <w:p w14:paraId="6D295364" w14:textId="77777777" w:rsidR="00213F86" w:rsidRPr="00237020" w:rsidRDefault="00213F86" w:rsidP="00213F86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</w:rPr>
      </w:pPr>
      <w:bookmarkStart w:id="2" w:name="_Hlk167059070"/>
      <w:r w:rsidRPr="00237020">
        <w:rPr>
          <w:rFonts w:asciiTheme="majorEastAsia" w:eastAsiaTheme="majorEastAsia" w:hAnsiTheme="majorEastAsia" w:cs="Times New Roman"/>
          <w:color w:val="0070C0"/>
        </w:rPr>
        <w:t>10、13連讀：</w:t>
      </w:r>
      <w:r w:rsidRPr="00237020">
        <w:rPr>
          <w:rFonts w:asciiTheme="majorEastAsia" w:eastAsiaTheme="majorEastAsia" w:hAnsiTheme="majorEastAsia" w:cs="Times New Roman"/>
        </w:rPr>
        <w:t>其中關鍵處在於簡10末尾「則俎」之讀：筆者將「則」字改隸爲「</w:t>
      </w:r>
      <w:r w:rsidRPr="00237020">
        <w:rPr>
          <w:rFonts w:asciiTheme="majorEastAsia" w:eastAsiaTheme="majorEastAsia" w:hAnsiTheme="majorEastAsia" w:cs="Times New Roman"/>
          <w:color w:val="FF0000"/>
        </w:rPr>
        <w:t>x（所見文章未能顯示此字，暫時從缺）</w:t>
      </w:r>
      <w:r w:rsidRPr="00237020">
        <w:rPr>
          <w:rFonts w:asciiTheme="majorEastAsia" w:eastAsiaTheme="majorEastAsia" w:hAnsiTheme="majorEastAsia" w:cs="Times New Roman"/>
        </w:rPr>
        <w:t>」（二字實同）而讀爲「鼎」（其「刀」旁或因抄手已習慣寫「則」字而誤加），而與「俎」字連讀爲「鼎俎」，由伊尹故事爲背景而引申爲因急於救世而趕緊歸就於君王（或近就於賢人）的一種形容。《淮南子·泰族》曰：「伊尹憂天下之不治，調和五味，負鼎俎而行，五就桀，五就湯，將欲以濁爲清，以危爲寧也」，亦即伊尹「鼎俎以就人」之謂。衆所周知，子路曾以孔子欲往事公山弗擾及佛肸而不快，《論語·陽貨》篇有兩章分記此二事。公山弗擾及佛肸皆圖謀造反，並召孔子而孔子欲往，子路兩次皆反對，因爲夫子自己説過「親於其身爲不善者，君子不入也」。然而孔子欲往者，蓋「以天下無不可有爲之人，亦無不可改過之人」也[(宋)程頤語]。若以《論語》此兩章所記載爲論，似可認爲簡文即孔子對子路申論此理，此一次對話或本設定爲對「孔子欲往事」之一的某種問答。然而細讀《弟子問》全文，此段仿佛並非針</w:t>
      </w:r>
      <w:r w:rsidRPr="00237020">
        <w:rPr>
          <w:rFonts w:asciiTheme="majorEastAsia" w:eastAsiaTheme="majorEastAsia" w:hAnsiTheme="majorEastAsia" w:cs="Times New Roman"/>
        </w:rPr>
        <w:lastRenderedPageBreak/>
        <w:t>對某一具體事件而發的，而實屬一種通論性質的問答内文。</w:t>
      </w:r>
    </w:p>
    <w:bookmarkEnd w:id="2"/>
    <w:p w14:paraId="657103C2" w14:textId="77777777" w:rsidR="00213F86" w:rsidRPr="00237020" w:rsidRDefault="00213F86" w:rsidP="00213F86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13、19：第13簡上似有章末符號，然而孔子接下來所論「君子無所不足，無所有餘」假若大致上仍屬同一次的討論，則該簡下部缺文處或可假設另外一位弟子亦提出難題，提醒夫子他曾經對蘧伯玉之不出仕表示贊同，而對子路之某次欲出仕則很有話可説（即第19簡所言）。由於此種假設，今才姑且將簡19接於簡13之下</w:t>
      </w:r>
      <w:r w:rsidRPr="00237020">
        <w:rPr>
          <w:rFonts w:asciiTheme="majorEastAsia" w:eastAsiaTheme="majorEastAsia" w:hAnsiTheme="majorEastAsia" w:cs="Times New Roman"/>
          <w:lang w:eastAsia="zh-CN"/>
        </w:rPr>
        <w:t>。</w:t>
      </w:r>
    </w:p>
    <w:p w14:paraId="3BAA20FD" w14:textId="77777777" w:rsidR="00213F86" w:rsidRPr="00237020" w:rsidRDefault="00213F86" w:rsidP="00213F86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簡19之末衹要補上兩三個字，即可以順利與簡6合併爲一支簡，將簡6、9所言「貧賤而不約者，吾見之矣；富貴而不驕者，吾聞而【未之見也。輕禄而不】仕，吾見之矣；事（仕）而弗受者，吾聞而未之見也」，視爲對蘧伯玉之不仕的一種説明，且看作對出仕之所以不可不慎重者的某種闡發。</w:t>
      </w:r>
    </w:p>
    <w:p w14:paraId="08C058E3" w14:textId="77777777" w:rsidR="00213F86" w:rsidRPr="00237020" w:rsidRDefault="00213F86" w:rsidP="00213F86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接着，第23簡上似有弟子提出「何仁之有？」之類的疑問，或即是針對在不理想的情況下受禄而發的，因而孔子乃以「賴乎其下，不折其枝」等形容君長對於賢士的態度，衹要願意用之則蓋不至於毁其所用，子路慎言守信即可以行仁政，似或可接在簡6、9之後。</w:t>
      </w:r>
    </w:p>
    <w:p w14:paraId="561EC12C" w14:textId="77777777" w:rsidR="00213F86" w:rsidRPr="00237020" w:rsidRDefault="00213F86" w:rsidP="00213F86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再者，第21簡上，孔子亦以與簡6、9所論相近的語言，謂「吾未見華而信者，未見善事人而憂者」，似可説明一方面若以夸己爲目的則確不足以仕，然同時若爲「善事人」者則亦不足以憂，出仕與否之要在於出仕之目的與處官方式；故似乃可以第21簡次下於第23簡之後。</w:t>
      </w:r>
    </w:p>
    <w:p w14:paraId="74E5A47A" w14:textId="77777777" w:rsidR="00213F86" w:rsidRPr="00237020" w:rsidRDefault="00213F86" w:rsidP="00213F86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最後，孔子似謂若能輔助有識之君長以好好治理人民，即可謂之善事，難道必定輔之成「王」方可？因而衹要假設第23簡之發問者爲子路，以照應簡17之「由」，則簡23、21亦可順利接到第17簡。</w:t>
      </w:r>
    </w:p>
    <w:p w14:paraId="28E3C0F3" w14:textId="77777777" w:rsidR="00213F86" w:rsidRPr="00237020" w:rsidRDefault="00213F86" w:rsidP="00213F86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****固然，上所提的各種聯接，尚需要以殘缺字數及可能補法細言之。</w:t>
      </w:r>
    </w:p>
    <w:p w14:paraId="446E0205" w14:textId="77777777" w:rsidR="00213F86" w:rsidRPr="00237020" w:rsidRDefault="00213F86" w:rsidP="00213F86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4B504831" w14:textId="77777777" w:rsidR="00213F86" w:rsidRPr="00237020" w:rsidRDefault="00213F86" w:rsidP="00213F86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  <w:color w:val="FF0000"/>
        </w:rPr>
        <w:t>12+15</w:t>
      </w:r>
      <w:r w:rsidRPr="00237020">
        <w:rPr>
          <w:rFonts w:asciiTheme="majorEastAsia" w:eastAsiaTheme="majorEastAsia" w:hAnsiTheme="majorEastAsia" w:cs="Times New Roman"/>
        </w:rPr>
        <w:t>/13+12：</w:t>
      </w:r>
    </w:p>
    <w:p w14:paraId="61EE597D" w14:textId="77777777" w:rsidR="00213F86" w:rsidRPr="00237020" w:rsidRDefault="00213F86" w:rsidP="00213F86">
      <w:pPr>
        <w:pStyle w:val="a9"/>
        <w:numPr>
          <w:ilvl w:val="0"/>
          <w:numId w:val="5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簡12末字爲「子」，爲一章的開頭字，而簡15首字爲「曰」，適好可以接下來。小圖版原將簡12契口與他簡下道契口放在平齊位置；陳劍發現如果將此簡放置簡15之上，則該契口乃恰與中道契口平齊，因而確可如此往上移，兩者適可拼合，拼合後其上端所殘約八個字。</w:t>
      </w:r>
    </w:p>
    <w:p w14:paraId="0FEBFA83" w14:textId="77777777" w:rsidR="00213F86" w:rsidRPr="00237020" w:rsidRDefault="00213F86" w:rsidP="00213F86">
      <w:pPr>
        <w:pStyle w:val="a9"/>
        <w:numPr>
          <w:ilvl w:val="0"/>
          <w:numId w:val="5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陳偉則認爲並言「君子」的簡13與簡12兩枚可拼合爲一支簡，中間補「有夫行」三個字。從簡12的句勢而言，其前補「又（有）夫行」三個字良是（從陳劍的標點來看，陳劍蓋亦是此意）；而且兩枚間的距離亦正乃三個字左右，而陳偉之讀亦是文從字順，自然也是應該考慮的。林素清亦支持此説，且指出其與上博二《從政》簡A11、A14的内容相近，即：「聞之曰：</w:t>
      </w:r>
      <w:r w:rsidRPr="00237020">
        <w:rPr>
          <w:rFonts w:asciiTheme="majorEastAsia" w:eastAsiaTheme="majorEastAsia" w:hAnsiTheme="majorEastAsia" w:cs="Times New Roman"/>
        </w:rPr>
        <w:lastRenderedPageBreak/>
        <w:t>可言而不可行，君子不言；可行而不可言，君子不行。有所有餘而不敢盡之，有所不足而不敢弗……」。如陳偉指出，彼文亦可與《禮記·中庸》所載文（或可視爲孔子之語）合看：「庸德之行，庸言之謹；有所不足，不敢不勉，有餘，不敢盡；言顧行，行顧言。」</w:t>
      </w:r>
    </w:p>
    <w:p w14:paraId="6AF62EDB" w14:textId="4D1F9662" w:rsidR="00213F86" w:rsidRPr="00237020" w:rsidRDefault="00213F86" w:rsidP="00213F86">
      <w:pPr>
        <w:pStyle w:val="a9"/>
        <w:numPr>
          <w:ilvl w:val="0"/>
          <w:numId w:val="5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然而問題是簡13、12及15三枚顯然無法全部拼合爲一支簡，因而陳劍與陳偉兩説之中衹有一個是可以成立的。蘇建洲亦認爲此兩説不能並立，但是他當初並未從形制上的問題論之，而是因爲如此安排則將連續出現兩次「子曰」，認爲此與格式不符。另外，李鋭指出從圖版看第13簡契口似實位於「亡」</w:t>
      </w:r>
      <w:r w:rsidR="0076616A" w:rsidRPr="00237020">
        <w:rPr>
          <w:rFonts w:asciiTheme="majorEastAsia" w:eastAsiaTheme="majorEastAsia" w:hAnsiTheme="majorEastAsia" w:cs="Times New Roman"/>
        </w:rPr>
        <w:t>「</w:t>
      </w:r>
      <w:r w:rsidRPr="00237020">
        <w:rPr>
          <w:rFonts w:asciiTheme="majorEastAsia" w:eastAsiaTheme="majorEastAsia" w:hAnsiTheme="majorEastAsia" w:cs="Times New Roman"/>
        </w:rPr>
        <w:t>所</w:t>
      </w:r>
      <w:r w:rsidR="0076616A" w:rsidRPr="00237020">
        <w:rPr>
          <w:rFonts w:asciiTheme="majorEastAsia" w:eastAsiaTheme="majorEastAsia" w:hAnsiTheme="majorEastAsia" w:cs="Times New Roman"/>
        </w:rPr>
        <w:t>」</w:t>
      </w:r>
      <w:r w:rsidRPr="00237020">
        <w:rPr>
          <w:rFonts w:asciiTheme="majorEastAsia" w:eastAsiaTheme="majorEastAsia" w:hAnsiTheme="majorEastAsia" w:cs="Times New Roman"/>
        </w:rPr>
        <w:t>二字間，乃認爲小圖版位置有誤，實該往下移當第二道契口，因而簡13+12之説便無法成立。此説若是，則簡13並非如整理者所説爲上端平齊之簡。「亡」</w:t>
      </w:r>
      <w:r w:rsidR="0076616A" w:rsidRPr="00237020">
        <w:rPr>
          <w:rFonts w:asciiTheme="majorEastAsia" w:eastAsiaTheme="majorEastAsia" w:hAnsiTheme="majorEastAsia" w:cs="Times New Roman"/>
        </w:rPr>
        <w:t>「</w:t>
      </w:r>
      <w:r w:rsidRPr="00237020">
        <w:rPr>
          <w:rFonts w:asciiTheme="majorEastAsia" w:eastAsiaTheme="majorEastAsia" w:hAnsiTheme="majorEastAsia" w:cs="Times New Roman"/>
        </w:rPr>
        <w:t>所</w:t>
      </w:r>
      <w:r w:rsidR="0076616A" w:rsidRPr="00237020">
        <w:rPr>
          <w:rFonts w:asciiTheme="majorEastAsia" w:eastAsiaTheme="majorEastAsia" w:hAnsiTheme="majorEastAsia" w:cs="Times New Roman"/>
        </w:rPr>
        <w:t>」</w:t>
      </w:r>
      <w:r w:rsidRPr="00237020">
        <w:rPr>
          <w:rFonts w:asciiTheme="majorEastAsia" w:eastAsiaTheme="majorEastAsia" w:hAnsiTheme="majorEastAsia" w:cs="Times New Roman"/>
        </w:rPr>
        <w:t>二字間距較長而確實看似或爲契口處，因而對其位置存疑是應該的；然確實亦像是平齊之簡，因而今且仍以整理者的位置爲準。又按，若一定要視之爲上端殘之簡，則倒不如將「亡」</w:t>
      </w:r>
      <w:r w:rsidR="0076616A" w:rsidRPr="00237020">
        <w:rPr>
          <w:rFonts w:asciiTheme="majorEastAsia" w:eastAsiaTheme="majorEastAsia" w:hAnsiTheme="majorEastAsia" w:cs="Times New Roman"/>
        </w:rPr>
        <w:t>「</w:t>
      </w:r>
      <w:r w:rsidRPr="00237020">
        <w:rPr>
          <w:rFonts w:asciiTheme="majorEastAsia" w:eastAsiaTheme="majorEastAsia" w:hAnsiTheme="majorEastAsia" w:cs="Times New Roman"/>
        </w:rPr>
        <w:t>所</w:t>
      </w:r>
      <w:r w:rsidR="0076616A" w:rsidRPr="00237020">
        <w:rPr>
          <w:rFonts w:asciiTheme="majorEastAsia" w:eastAsiaTheme="majorEastAsia" w:hAnsiTheme="majorEastAsia" w:cs="Times New Roman"/>
        </w:rPr>
        <w:t>」</w:t>
      </w:r>
      <w:r w:rsidRPr="00237020">
        <w:rPr>
          <w:rFonts w:asciiTheme="majorEastAsia" w:eastAsiaTheme="majorEastAsia" w:hAnsiTheme="majorEastAsia" w:cs="Times New Roman"/>
        </w:rPr>
        <w:t>間視爲下道契口處而並非中道契口處。若然，則「亡」下的八個字實爲該簡的最後八個字，所殘衹是末字下的地脚而已，而衹要能補上第12簡頭段所缺的八個字左右，則其實亦可以連到第12+15彼簡，使兩個方案大致能同時成立。然因爲想不出一種較合理的補法，再加上第13簡上端似實平齊的問題，所以筆者亦不敢采取此種安排，今僅録以備一説耳。按，光是一連出現兩次「子曰」本身並不成問題，且如林素清已説明，《弟子問》篇本已有此例。林氏謂：「可知此篇内容除包括孔子與弟子對答外，實另有一些純粹記録孔子言論」，甚是（李鋭《讀上博五札記(二)》似亦是此意）。另外，若依陳劍的拼合，則彼章將以「子曰：回，來」云云開頭，似乎稍顯突兀，或可認爲之前該有顔淵的一問方是。然而有如《莊子·讓王》曰：「孔子謂顔回曰：回，來！家貧居卑，胡不仕乎？」云云，是雖多了「謂顔回」三個字，因而突兀感程度稍低，然開頭情況亦與陳劍之拼合章略同，可見後者此種開頭其實並非無他例。</w:t>
      </w:r>
    </w:p>
    <w:p w14:paraId="01707B67" w14:textId="77777777" w:rsidR="00213F86" w:rsidRPr="00237020" w:rsidRDefault="00213F86" w:rsidP="00213F86">
      <w:pPr>
        <w:pStyle w:val="a9"/>
        <w:numPr>
          <w:ilvl w:val="0"/>
          <w:numId w:val="5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然則陳劍、陳偉兩説均有説服力，兩者各自有成立的可能，然衹能從中選其一。筆者當初傾向於采取陳偉之説，而將簡12末的「子」聊視爲另外一章的開頭字。然而後來，仔細考慮全盤的安排之後，反而認爲陳劍之説較能符合整體情況。然兩説確實各有優點，今雖采陳劍之説，而實在無法看作定論。</w:t>
      </w:r>
    </w:p>
    <w:p w14:paraId="533ACB00" w14:textId="77777777" w:rsidR="00213F86" w:rsidRPr="00237020" w:rsidRDefault="00213F86" w:rsidP="00213F86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0D866833" w14:textId="33E82821" w:rsidR="00213F86" w:rsidRPr="004337D2" w:rsidRDefault="00213F86" w:rsidP="004337D2">
      <w:pPr>
        <w:pStyle w:val="a9"/>
        <w:widowControl/>
        <w:numPr>
          <w:ilvl w:val="0"/>
          <w:numId w:val="3"/>
        </w:numPr>
        <w:rPr>
          <w:rFonts w:asciiTheme="majorEastAsia" w:eastAsiaTheme="majorEastAsia" w:hAnsiTheme="majorEastAsia" w:cs="Times New Roman" w:hint="eastAsia"/>
        </w:rPr>
      </w:pPr>
      <w:r w:rsidRPr="00237020">
        <w:rPr>
          <w:rFonts w:asciiTheme="majorEastAsia" w:eastAsiaTheme="majorEastAsia" w:hAnsiTheme="majorEastAsia" w:cs="Times New Roman"/>
        </w:rPr>
        <w:lastRenderedPageBreak/>
        <w:t>17+20、4：第17簡章末符號後，即「子過曹，顔淵馭」一段，亦即簡17+20、4彼段，而簡4後半則有孔子「莫我知也夫」之歎及子游「有地之謂也乎」之問</w:t>
      </w:r>
    </w:p>
    <w:p w14:paraId="785836A1" w14:textId="77777777" w:rsidR="00213F86" w:rsidRPr="00237020" w:rsidRDefault="00213F86" w:rsidP="00213F86">
      <w:pPr>
        <w:pStyle w:val="a9"/>
        <w:widowControl/>
        <w:numPr>
          <w:ilvl w:val="0"/>
          <w:numId w:val="3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12+15、</w:t>
      </w:r>
      <w:r w:rsidRPr="00237020">
        <w:rPr>
          <w:rFonts w:asciiTheme="majorEastAsia" w:eastAsiaTheme="majorEastAsia" w:hAnsiTheme="majorEastAsia" w:cs="Times New Roman"/>
          <w:lang w:eastAsia="zh-CN"/>
        </w:rPr>
        <w:t>16</w:t>
      </w:r>
      <w:r w:rsidRPr="00237020">
        <w:rPr>
          <w:rFonts w:asciiTheme="majorEastAsia" w:eastAsiaTheme="majorEastAsia" w:hAnsiTheme="majorEastAsia" w:cs="Times New Roman"/>
        </w:rPr>
        <w:t>：</w:t>
      </w:r>
    </w:p>
    <w:p w14:paraId="6B34B0FA" w14:textId="77777777" w:rsidR="00213F86" w:rsidRPr="00237020" w:rsidRDefault="00213F86" w:rsidP="00213F86">
      <w:pPr>
        <w:pStyle w:val="a9"/>
        <w:widowControl/>
        <w:numPr>
          <w:ilvl w:val="0"/>
          <w:numId w:val="8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孔子對子游之回答若何，他簡上看不出有必然關係之文，然以餘下竹簡而論，最合理者似爲第12簡文，其謂「君子有夫行也，求爲之言；有夫言也，求爲之行」雖並非正面回答，然似或亦指其欲爲人所知者之目的所在。</w:t>
      </w:r>
    </w:p>
    <w:p w14:paraId="59C040EE" w14:textId="15B4EBD8" w:rsidR="00213F86" w:rsidRPr="004337D2" w:rsidRDefault="00213F86" w:rsidP="004337D2">
      <w:pPr>
        <w:pStyle w:val="a9"/>
        <w:widowControl/>
        <w:numPr>
          <w:ilvl w:val="0"/>
          <w:numId w:val="8"/>
        </w:numPr>
        <w:rPr>
          <w:rFonts w:asciiTheme="majorEastAsia" w:eastAsiaTheme="majorEastAsia" w:hAnsiTheme="majorEastAsia" w:cs="Times New Roman" w:hint="eastAsia"/>
        </w:rPr>
      </w:pPr>
      <w:r w:rsidRPr="00237020">
        <w:rPr>
          <w:rFonts w:asciiTheme="majorEastAsia" w:eastAsiaTheme="majorEastAsia" w:hAnsiTheme="majorEastAsia" w:cs="Times New Roman"/>
        </w:rPr>
        <w:t>再若以陳劍的簡12+15之説爲是，則接着孔子又叫顔回過來(或仍屬他們「過曹」的那一次對話)，而要他好好記下一件事，亦即</w:t>
      </w:r>
      <w:r w:rsidR="0076616A" w:rsidRPr="00237020">
        <w:rPr>
          <w:rFonts w:asciiTheme="majorEastAsia" w:eastAsiaTheme="majorEastAsia" w:hAnsiTheme="majorEastAsia" w:cs="Times New Roman"/>
        </w:rPr>
        <w:t>「</w:t>
      </w:r>
      <w:r w:rsidRPr="00237020">
        <w:rPr>
          <w:rFonts w:asciiTheme="majorEastAsia" w:eastAsiaTheme="majorEastAsia" w:hAnsiTheme="majorEastAsia" w:cs="Times New Roman"/>
        </w:rPr>
        <w:t>雖多聞而不友賢</w:t>
      </w:r>
      <w:r w:rsidR="0076616A" w:rsidRPr="00237020">
        <w:rPr>
          <w:rFonts w:asciiTheme="majorEastAsia" w:eastAsiaTheme="majorEastAsia" w:hAnsiTheme="majorEastAsia" w:cs="Times New Roman"/>
        </w:rPr>
        <w:t>」</w:t>
      </w:r>
      <w:r w:rsidRPr="00237020">
        <w:rPr>
          <w:rFonts w:asciiTheme="majorEastAsia" w:eastAsiaTheme="majorEastAsia" w:hAnsiTheme="majorEastAsia" w:cs="Times New Roman"/>
        </w:rPr>
        <w:t>的問題，而衹要補上兩個字，即能接到簡16而形成一種疑問句，且孔子隨即自加説明，内容亦以「多聞」「多見」及「寡聞」「寡見」相應，故簡16似確該接於簡12+15之下（整理者蓋原以類似的原因而以簡15與16相次）。</w:t>
      </w:r>
    </w:p>
    <w:p w14:paraId="3F87C7D2" w14:textId="77777777" w:rsidR="00213F86" w:rsidRPr="00237020" w:rsidRDefault="00213F86" w:rsidP="00213F86">
      <w:pPr>
        <w:pStyle w:val="a9"/>
        <w:widowControl/>
        <w:numPr>
          <w:ilvl w:val="0"/>
          <w:numId w:val="9"/>
        </w:numPr>
        <w:rPr>
          <w:rFonts w:asciiTheme="majorEastAsia" w:eastAsiaTheme="majorEastAsia" w:hAnsiTheme="majorEastAsia" w:cs="Times New Roman"/>
          <w:lang w:eastAsia="zh-CN"/>
        </w:rPr>
      </w:pPr>
      <w:r w:rsidRPr="00237020">
        <w:rPr>
          <w:rFonts w:asciiTheme="majorEastAsia" w:eastAsiaTheme="majorEastAsia" w:hAnsiTheme="majorEastAsia" w:cs="Times New Roman"/>
          <w:lang w:eastAsia="zh-CN"/>
        </w:rPr>
        <w:t>2+1、7+8、11+24：</w:t>
      </w:r>
    </w:p>
    <w:p w14:paraId="5709A991" w14:textId="2EC668FC" w:rsidR="00213F86" w:rsidRPr="00237020" w:rsidRDefault="00213F86" w:rsidP="00213F86">
      <w:pPr>
        <w:pStyle w:val="a9"/>
        <w:widowControl/>
        <w:numPr>
          <w:ilvl w:val="0"/>
          <w:numId w:val="8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簡16尚缺二十二字左右，而等孔子將此道理講完，似適乃可充滿此數，因而可以</w:t>
      </w:r>
      <w:r w:rsidR="0076616A" w:rsidRPr="00237020">
        <w:rPr>
          <w:rFonts w:asciiTheme="majorEastAsia" w:eastAsiaTheme="majorEastAsia" w:hAnsiTheme="majorEastAsia" w:cs="Times New Roman"/>
        </w:rPr>
        <w:t>「</w:t>
      </w:r>
      <w:r w:rsidRPr="00237020">
        <w:rPr>
          <w:rFonts w:asciiTheme="majorEastAsia" w:eastAsiaTheme="majorEastAsia" w:hAnsiTheme="majorEastAsia" w:cs="Times New Roman"/>
        </w:rPr>
        <w:t>子曰</w:t>
      </w:r>
      <w:r w:rsidR="0076616A" w:rsidRPr="00237020">
        <w:rPr>
          <w:rFonts w:asciiTheme="majorEastAsia" w:eastAsiaTheme="majorEastAsia" w:hAnsiTheme="majorEastAsia" w:cs="Times New Roman"/>
        </w:rPr>
        <w:t>」</w:t>
      </w:r>
      <w:r w:rsidRPr="00237020">
        <w:rPr>
          <w:rFonts w:asciiTheme="majorEastAsia" w:eastAsiaTheme="majorEastAsia" w:hAnsiTheme="majorEastAsia" w:cs="Times New Roman"/>
        </w:rPr>
        <w:t>開頭的簡2+1次其下，儘管該簡内容並無直接關係而似已轉動了話題。</w:t>
      </w:r>
    </w:p>
    <w:p w14:paraId="28BAF732" w14:textId="20FA119B" w:rsidR="00213F86" w:rsidRPr="00237020" w:rsidRDefault="00213F86" w:rsidP="00213F86">
      <w:pPr>
        <w:pStyle w:val="a9"/>
        <w:widowControl/>
        <w:numPr>
          <w:ilvl w:val="0"/>
          <w:numId w:val="8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再來因爲簡1末尾有</w:t>
      </w:r>
      <w:r w:rsidR="0076616A" w:rsidRPr="00237020">
        <w:rPr>
          <w:rFonts w:asciiTheme="majorEastAsia" w:eastAsiaTheme="majorEastAsia" w:hAnsiTheme="majorEastAsia" w:cs="Times New Roman"/>
        </w:rPr>
        <w:t>「</w:t>
      </w:r>
      <w:r w:rsidRPr="00237020">
        <w:rPr>
          <w:rFonts w:asciiTheme="majorEastAsia" w:eastAsiaTheme="majorEastAsia" w:hAnsiTheme="majorEastAsia" w:cs="Times New Roman"/>
        </w:rPr>
        <w:t>子貢</w:t>
      </w:r>
      <w:r w:rsidR="0076616A" w:rsidRPr="00237020">
        <w:rPr>
          <w:rFonts w:asciiTheme="majorEastAsia" w:eastAsiaTheme="majorEastAsia" w:hAnsiTheme="majorEastAsia" w:cs="Times New Roman"/>
        </w:rPr>
        <w:t>」</w:t>
      </w:r>
      <w:r w:rsidRPr="00237020">
        <w:rPr>
          <w:rFonts w:asciiTheme="majorEastAsia" w:eastAsiaTheme="majorEastAsia" w:hAnsiTheme="majorEastAsia" w:cs="Times New Roman"/>
        </w:rPr>
        <w:t>二字，而簡8上亦有</w:t>
      </w:r>
      <w:r w:rsidR="0076616A" w:rsidRPr="00237020">
        <w:rPr>
          <w:rFonts w:asciiTheme="majorEastAsia" w:eastAsiaTheme="majorEastAsia" w:hAnsiTheme="majorEastAsia" w:cs="Times New Roman"/>
        </w:rPr>
        <w:t>「</w:t>
      </w:r>
      <w:r w:rsidRPr="00237020">
        <w:rPr>
          <w:rFonts w:asciiTheme="majorEastAsia" w:eastAsiaTheme="majorEastAsia" w:hAnsiTheme="majorEastAsia" w:cs="Times New Roman"/>
        </w:rPr>
        <w:t>子貢曰</w:t>
      </w:r>
      <w:r w:rsidR="0076616A" w:rsidRPr="00237020">
        <w:rPr>
          <w:rFonts w:asciiTheme="majorEastAsia" w:eastAsiaTheme="majorEastAsia" w:hAnsiTheme="majorEastAsia" w:cs="Times New Roman"/>
        </w:rPr>
        <w:t>」</w:t>
      </w:r>
      <w:r w:rsidRPr="00237020">
        <w:rPr>
          <w:rFonts w:asciiTheme="majorEastAsia" w:eastAsiaTheme="majorEastAsia" w:hAnsiTheme="majorEastAsia" w:cs="Times New Roman"/>
        </w:rPr>
        <w:t>之問，所以已有其他學者將簡7+8放在簡2+1之下，如梁静：《上博簡〈弟子問〉文本研究》；蘇建洲：《〈上博五·弟子問〉研究》。</w:t>
      </w:r>
    </w:p>
    <w:p w14:paraId="27A9F2A3" w14:textId="77777777" w:rsidR="00213F86" w:rsidRPr="00237020" w:rsidRDefault="00213F86" w:rsidP="00213F86">
      <w:pPr>
        <w:pStyle w:val="a9"/>
        <w:widowControl/>
        <w:numPr>
          <w:ilvl w:val="0"/>
          <w:numId w:val="8"/>
        </w:num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筆者則將此兩者直接相連，而如果在簡1末尾之「子貢【問曰】」後，補簡7之首所缺八個字爲「何如則可以謂仁矣」之類的字，則講孝子之心的簡7+8其實可以較順利連接到言及「此之謂仁」的第11簡。</w:t>
      </w:r>
    </w:p>
    <w:p w14:paraId="2B217D84" w14:textId="19098DBA" w:rsidR="00CF392A" w:rsidRPr="004337D2" w:rsidRDefault="00213F86" w:rsidP="004337D2">
      <w:pPr>
        <w:pStyle w:val="a9"/>
        <w:widowControl/>
        <w:numPr>
          <w:ilvl w:val="0"/>
          <w:numId w:val="8"/>
        </w:numPr>
        <w:rPr>
          <w:rFonts w:asciiTheme="majorEastAsia" w:eastAsiaTheme="majorEastAsia" w:hAnsiTheme="majorEastAsia" w:cs="Times New Roman" w:hint="eastAsia"/>
        </w:rPr>
      </w:pPr>
      <w:r w:rsidRPr="00237020">
        <w:rPr>
          <w:rFonts w:asciiTheme="majorEastAsia" w:eastAsiaTheme="majorEastAsia" w:hAnsiTheme="majorEastAsia" w:cs="Times New Roman"/>
        </w:rPr>
        <w:t>最後，第11簡便有宰我之問「君子」，而將孔子之答覆連接到第24簡以結束後，即有篇末(或章末)符號及留白空間，全篇顯然於此告終。</w:t>
      </w:r>
    </w:p>
    <w:p w14:paraId="0FC89735" w14:textId="72C83758" w:rsidR="00213F86" w:rsidRPr="00237020" w:rsidRDefault="00CF392A" w:rsidP="00213F86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color w:val="FF0000"/>
        </w:rPr>
      </w:pPr>
      <w:r w:rsidRPr="00237020">
        <w:rPr>
          <w:rFonts w:asciiTheme="majorEastAsia" w:eastAsiaTheme="majorEastAsia" w:hAnsiTheme="majorEastAsia" w:cs="Times New Roman"/>
          <w:color w:val="FF0000"/>
        </w:rPr>
        <w:t>本文編聯</w:t>
      </w:r>
      <w:r w:rsidR="00213F86" w:rsidRPr="00237020">
        <w:rPr>
          <w:rFonts w:asciiTheme="majorEastAsia" w:eastAsiaTheme="majorEastAsia" w:hAnsiTheme="majorEastAsia" w:cs="Times New Roman"/>
          <w:color w:val="FF0000"/>
        </w:rPr>
        <w:t>説明：以顧史考排序為底本，綜合其他學者意見，</w:t>
      </w:r>
      <w:bookmarkStart w:id="3" w:name="_Hlk167066545"/>
      <w:r w:rsidR="00213F86" w:rsidRPr="00237020">
        <w:rPr>
          <w:rFonts w:asciiTheme="majorEastAsia" w:eastAsiaTheme="majorEastAsia" w:hAnsiTheme="majorEastAsia" w:cs="Times New Roman"/>
          <w:color w:val="FF0000"/>
        </w:rPr>
        <w:t>建議次序為</w:t>
      </w:r>
      <w:bookmarkEnd w:id="3"/>
      <w:r w:rsidR="00213F86" w:rsidRPr="00237020">
        <w:rPr>
          <w:rFonts w:asciiTheme="majorEastAsia" w:eastAsiaTheme="majorEastAsia" w:hAnsiTheme="majorEastAsia" w:cs="Times New Roman"/>
          <w:color w:val="FF0000"/>
        </w:rPr>
        <w:t>5，14，18，10，13，19</w:t>
      </w:r>
      <w:r w:rsidR="0076616A" w:rsidRPr="00237020">
        <w:rPr>
          <w:rFonts w:asciiTheme="majorEastAsia" w:eastAsiaTheme="majorEastAsia" w:hAnsiTheme="majorEastAsia" w:cs="Times New Roman"/>
          <w:color w:val="FF0000"/>
        </w:rPr>
        <w:t>、</w:t>
      </w:r>
      <w:r w:rsidR="00213F86" w:rsidRPr="00237020">
        <w:rPr>
          <w:rFonts w:asciiTheme="majorEastAsia" w:eastAsiaTheme="majorEastAsia" w:hAnsiTheme="majorEastAsia" w:cs="Times New Roman"/>
          <w:color w:val="FF0000"/>
        </w:rPr>
        <w:t>6、（未之見也）9，23，21，17、20，4，12、15，16，2、1，7、8，11、24，22；附簡。</w:t>
      </w:r>
    </w:p>
    <w:p w14:paraId="1D5D8893" w14:textId="78279C0B" w:rsidR="00213F86" w:rsidRPr="00237020" w:rsidRDefault="00213F86" w:rsidP="00213F86">
      <w:pPr>
        <w:pStyle w:val="a9"/>
        <w:numPr>
          <w:ilvl w:val="0"/>
          <w:numId w:val="9"/>
        </w:numPr>
        <w:rPr>
          <w:rFonts w:asciiTheme="majorEastAsia" w:eastAsiaTheme="majorEastAsia" w:hAnsiTheme="majorEastAsia" w:cs="Times New Roman"/>
          <w:color w:val="0070C0"/>
        </w:rPr>
      </w:pPr>
      <w:r w:rsidRPr="00237020">
        <w:rPr>
          <w:rFonts w:asciiTheme="majorEastAsia" w:eastAsiaTheme="majorEastAsia" w:hAnsiTheme="majorEastAsia" w:cs="Times New Roman"/>
          <w:color w:val="0070C0"/>
        </w:rPr>
        <w:t>本文不將《君》簡10</w:t>
      </w:r>
      <w:r w:rsidR="007A6558" w:rsidRPr="00237020">
        <w:rPr>
          <w:rFonts w:asciiTheme="majorEastAsia" w:eastAsiaTheme="majorEastAsia" w:hAnsiTheme="majorEastAsia" w:cs="Times New Roman"/>
          <w:color w:val="0070C0"/>
        </w:rPr>
        <w:t>歸</w:t>
      </w:r>
      <w:r w:rsidRPr="00237020">
        <w:rPr>
          <w:rFonts w:asciiTheme="majorEastAsia" w:eastAsiaTheme="majorEastAsia" w:hAnsiTheme="majorEastAsia" w:cs="Times New Roman"/>
          <w:color w:val="0070C0"/>
        </w:rPr>
        <w:t>入《弟》</w:t>
      </w:r>
    </w:p>
    <w:p w14:paraId="284D2B59" w14:textId="1B6A5E3B" w:rsidR="00213F86" w:rsidRPr="00237020" w:rsidRDefault="00213F86" w:rsidP="00213F86">
      <w:pPr>
        <w:pStyle w:val="a9"/>
        <w:numPr>
          <w:ilvl w:val="0"/>
          <w:numId w:val="9"/>
        </w:numPr>
        <w:rPr>
          <w:rFonts w:asciiTheme="majorEastAsia" w:eastAsiaTheme="majorEastAsia" w:hAnsiTheme="majorEastAsia" w:cs="Times New Roman"/>
          <w:color w:val="0070C0"/>
        </w:rPr>
      </w:pPr>
      <w:r w:rsidRPr="00237020">
        <w:rPr>
          <w:rFonts w:asciiTheme="majorEastAsia" w:eastAsiaTheme="majorEastAsia" w:hAnsiTheme="majorEastAsia" w:cs="Times New Roman"/>
          <w:color w:val="0070C0"/>
        </w:rPr>
        <w:t>本文</w:t>
      </w:r>
      <w:r w:rsidR="007A6558" w:rsidRPr="00237020">
        <w:rPr>
          <w:rFonts w:asciiTheme="majorEastAsia" w:eastAsiaTheme="majorEastAsia" w:hAnsiTheme="majorEastAsia" w:cs="Times New Roman"/>
          <w:color w:val="0070C0"/>
        </w:rPr>
        <w:t>仍保留</w:t>
      </w:r>
      <w:r w:rsidRPr="00237020">
        <w:rPr>
          <w:rFonts w:asciiTheme="majorEastAsia" w:eastAsiaTheme="majorEastAsia" w:hAnsiTheme="majorEastAsia" w:cs="Times New Roman"/>
          <w:color w:val="0070C0"/>
        </w:rPr>
        <w:t>《弟》簡22</w:t>
      </w:r>
      <w:r w:rsidR="007A6558" w:rsidRPr="00237020">
        <w:rPr>
          <w:rFonts w:asciiTheme="majorEastAsia" w:eastAsiaTheme="majorEastAsia" w:hAnsiTheme="majorEastAsia" w:cs="Times New Roman"/>
          <w:color w:val="0070C0"/>
        </w:rPr>
        <w:t>，不歸</w:t>
      </w:r>
      <w:r w:rsidRPr="00237020">
        <w:rPr>
          <w:rFonts w:asciiTheme="majorEastAsia" w:eastAsiaTheme="majorEastAsia" w:hAnsiTheme="majorEastAsia" w:cs="Times New Roman"/>
          <w:color w:val="0070C0"/>
        </w:rPr>
        <w:t>入《君》</w:t>
      </w:r>
    </w:p>
    <w:p w14:paraId="265184E5" w14:textId="22BB561E" w:rsidR="00CF392A" w:rsidRPr="00237020" w:rsidRDefault="00CF392A">
      <w:pPr>
        <w:widowControl/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br w:type="page"/>
      </w:r>
    </w:p>
    <w:p w14:paraId="20640B07" w14:textId="77777777" w:rsidR="00213F86" w:rsidRPr="00237020" w:rsidRDefault="00213F86" w:rsidP="00213F86">
      <w:pPr>
        <w:pStyle w:val="2"/>
        <w:spacing w:line="240" w:lineRule="auto"/>
        <w:rPr>
          <w:rFonts w:asciiTheme="majorEastAsia" w:hAnsiTheme="majorEastAsia" w:cs="Times New Roman"/>
          <w:sz w:val="24"/>
          <w:szCs w:val="24"/>
        </w:rPr>
      </w:pPr>
      <w:r w:rsidRPr="00237020">
        <w:rPr>
          <w:rFonts w:asciiTheme="majorEastAsia" w:hAnsiTheme="majorEastAsia" w:cs="Times New Roman"/>
          <w:sz w:val="24"/>
          <w:szCs w:val="24"/>
        </w:rPr>
        <w:lastRenderedPageBreak/>
        <w:t>釋文</w:t>
      </w:r>
    </w:p>
    <w:p w14:paraId="3D094703" w14:textId="77777777" w:rsidR="00213F86" w:rsidRPr="00237020" w:rsidRDefault="00213F86" w:rsidP="00213F86">
      <w:pPr>
        <w:rPr>
          <w:rFonts w:asciiTheme="majorEastAsia" w:eastAsiaTheme="majorEastAsia" w:hAnsiTheme="majorEastAsia" w:cs="Times New Roman"/>
        </w:rPr>
      </w:pPr>
    </w:p>
    <w:p w14:paraId="0969F9A0" w14:textId="66E6A301" w:rsidR="00213F86" w:rsidRPr="00237020" w:rsidRDefault="00213F86" w:rsidP="00213F86">
      <w:p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……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19A363B" wp14:editId="541F5DBC">
            <wp:extent cx="147411" cy="123825"/>
            <wp:effectExtent l="0" t="0" r="5080" b="0"/>
            <wp:docPr id="5323665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者，可</w:t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525BC924" wp14:editId="26404DBC">
            <wp:extent cx="168603" cy="174625"/>
            <wp:effectExtent l="0" t="0" r="3175" b="0"/>
            <wp:docPr id="6726754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75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662" cy="17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（略）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"/>
      </w:r>
      <w:r w:rsidRPr="00237020">
        <w:rPr>
          <w:rFonts w:asciiTheme="majorEastAsia" w:eastAsiaTheme="majorEastAsia" w:hAnsiTheme="majorEastAsia" w:cs="Times New Roman"/>
        </w:rPr>
        <w:t>而告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2"/>
      </w:r>
      <w:r w:rsidRPr="00237020">
        <w:rPr>
          <w:rFonts w:asciiTheme="majorEastAsia" w:eastAsiaTheme="majorEastAsia" w:hAnsiTheme="majorEastAsia" w:cs="Times New Roman"/>
        </w:rPr>
        <w:t>也。」子曰：「少（小）子，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BF2EF1B" wp14:editId="01CB8F11">
            <wp:extent cx="173449" cy="187325"/>
            <wp:effectExtent l="0" t="0" r="0" b="3175"/>
            <wp:docPr id="17181266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26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529" cy="1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（來），聖（聽）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3"/>
      </w:r>
      <w:r w:rsidRPr="00237020">
        <w:rPr>
          <w:rFonts w:asciiTheme="majorEastAsia" w:eastAsiaTheme="majorEastAsia" w:hAnsiTheme="majorEastAsia" w:cs="Times New Roman"/>
        </w:rPr>
        <w:t>余言，</w:t>
      </w:r>
      <w:ins w:id="40" w:author="MAK, Chi Ki Caily" w:date="2024-09-21T11:55:00Z" w16du:dateUtc="2024-09-21T03:55:00Z">
        <w:r w:rsidR="00124CC0" w:rsidRPr="00237020">
          <w:rPr>
            <w:rFonts w:asciiTheme="majorEastAsia" w:eastAsiaTheme="majorEastAsia" w:hAnsiTheme="majorEastAsia" w:cs="Times New Roman"/>
          </w:rPr>
          <w:t>登</w:t>
        </w:r>
      </w:ins>
      <w:r w:rsidR="00124CC0" w:rsidRPr="00237020">
        <w:rPr>
          <w:rFonts w:asciiTheme="majorEastAsia" w:eastAsiaTheme="majorEastAsia" w:hAnsiTheme="majorEastAsia" w:cs="Times New Roman" w:hint="eastAsia"/>
        </w:rPr>
        <w:t>/</w:t>
      </w:r>
      <w:r w:rsidRPr="00237020">
        <w:rPr>
          <w:rFonts w:asciiTheme="majorEastAsia" w:eastAsiaTheme="majorEastAsia" w:hAnsiTheme="majorEastAsia" w:cs="Times New Roman"/>
        </w:rPr>
        <w:t>荳（壽）年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4"/>
      </w:r>
      <w:r w:rsidRPr="00237020">
        <w:rPr>
          <w:rFonts w:asciiTheme="majorEastAsia" w:eastAsiaTheme="majorEastAsia" w:hAnsiTheme="majorEastAsia" w:cs="Times New Roman"/>
        </w:rPr>
        <w:t>不（亙―恆）至，耇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5"/>
      </w:r>
      <w:r w:rsidRPr="00237020">
        <w:rPr>
          <w:rFonts w:asciiTheme="majorEastAsia" w:eastAsiaTheme="majorEastAsia" w:hAnsiTheme="majorEastAsia" w:cs="Times New Roman"/>
        </w:rPr>
        <w:t>老不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93C31C0" wp14:editId="154D83E6">
            <wp:extent cx="170744" cy="139700"/>
            <wp:effectExtent l="0" t="0" r="1270" b="0"/>
            <wp:docPr id="158111185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55" cy="14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（復）壯，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9C9BD62" wp14:editId="2B734699">
            <wp:extent cx="154305" cy="200025"/>
            <wp:effectExtent l="0" t="0" r="0" b="9525"/>
            <wp:docPr id="10850246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24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099" cy="20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（賢）者忣（</w:t>
      </w:r>
      <w:r w:rsidRPr="00237020">
        <w:rPr>
          <w:rFonts w:asciiTheme="majorEastAsia" w:eastAsiaTheme="majorEastAsia" w:hAnsiTheme="majorEastAsia" w:cs="Times New Roman"/>
          <w:color w:val="FF0000"/>
        </w:rPr>
        <w:t>及/急</w:t>
      </w:r>
      <w:r w:rsidRPr="00237020">
        <w:rPr>
          <w:rFonts w:asciiTheme="majorEastAsia" w:eastAsiaTheme="majorEastAsia" w:hAnsiTheme="majorEastAsia" w:cs="Times New Roman"/>
        </w:rPr>
        <w:t>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6"/>
      </w:r>
      <w:r w:rsidRPr="00237020">
        <w:rPr>
          <w:rFonts w:asciiTheme="majorEastAsia" w:eastAsiaTheme="majorEastAsia" w:hAnsiTheme="majorEastAsia" w:cs="Times New Roman"/>
        </w:rPr>
        <w:t>【5】</w:t>
      </w:r>
    </w:p>
    <w:p w14:paraId="232E5FD5" w14:textId="055986A3" w:rsidR="00213F86" w:rsidRPr="00237020" w:rsidRDefault="00213F86" w:rsidP="00213F86">
      <w:p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lastRenderedPageBreak/>
        <w:t>……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51F3197" wp14:editId="58BE4512">
            <wp:extent cx="147411" cy="123825"/>
            <wp:effectExtent l="0" t="0" r="5080" b="0"/>
            <wp:docPr id="11091017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從，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66CADDD" wp14:editId="6256C775">
            <wp:extent cx="160279" cy="149225"/>
            <wp:effectExtent l="0" t="0" r="0" b="3175"/>
            <wp:docPr id="8825403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52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352" cy="1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（吾）子皆能又（有）</w:t>
      </w:r>
      <w:r w:rsidRPr="00237020">
        <w:rPr>
          <w:rFonts w:ascii="新細明體-ExtB" w:eastAsia="新細明體-ExtB" w:hAnsi="新細明體-ExtB" w:cs="新細明體-ExtB" w:hint="eastAsia"/>
        </w:rPr>
        <w:t>𠱾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7"/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362EBAFB" wp14:editId="39C8031B">
            <wp:extent cx="139700" cy="139700"/>
            <wp:effectExtent l="0" t="0" r="0" b="0"/>
            <wp:docPr id="19832247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01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719" cy="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（乎）？</w:t>
      </w:r>
      <w:ins w:id="42" w:author="MAK, Chi Ki Caily" w:date="2024-09-21T12:41:00Z" w16du:dateUtc="2024-09-21T04:41:00Z">
        <w:r w:rsidR="00A309F4" w:rsidRPr="00237020">
          <w:rPr>
            <w:rStyle w:val="af0"/>
            <w:rFonts w:asciiTheme="majorEastAsia" w:eastAsiaTheme="majorEastAsia" w:hAnsiTheme="majorEastAsia" w:cs="Times New Roman"/>
          </w:rPr>
          <w:footnoteReference w:id="8"/>
        </w:r>
      </w:ins>
      <w:r w:rsidRPr="00237020">
        <w:rPr>
          <w:rFonts w:asciiTheme="majorEastAsia" w:eastAsiaTheme="majorEastAsia" w:hAnsiTheme="majorEastAsia" w:cs="Times New Roman"/>
        </w:rPr>
        <w:t>君子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92BE711" wp14:editId="344C6339">
            <wp:extent cx="115981" cy="171449"/>
            <wp:effectExtent l="0" t="0" r="0" b="635"/>
            <wp:docPr id="14868588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58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540" cy="17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（道）朝（</w:t>
      </w:r>
      <w:r w:rsidRPr="00237020">
        <w:rPr>
          <w:rFonts w:asciiTheme="majorEastAsia" w:eastAsiaTheme="majorEastAsia" w:hAnsiTheme="majorEastAsia" w:cs="Times New Roman"/>
          <w:color w:val="FF0000"/>
        </w:rPr>
        <w:t>昭</w:t>
      </w:r>
      <w:r w:rsidRPr="00237020">
        <w:rPr>
          <w:rFonts w:asciiTheme="majorEastAsia" w:eastAsiaTheme="majorEastAsia" w:hAnsiTheme="majorEastAsia" w:cs="Times New Roman"/>
        </w:rPr>
        <w:t>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9"/>
      </w:r>
      <w:r w:rsidRPr="00237020">
        <w:rPr>
          <w:rFonts w:asciiTheme="majorEastAsia" w:eastAsiaTheme="majorEastAsia" w:hAnsiTheme="majorEastAsia" w:cs="Times New Roman"/>
        </w:rPr>
        <w:t>，肰（然）</w:t>
      </w:r>
      <w:ins w:id="55" w:author="MAK, Chi Ki Caily" w:date="2024-09-21T12:43:00Z" w16du:dateUtc="2024-09-21T04:43:00Z">
        <w:r w:rsidR="00A309F4" w:rsidRPr="00237020">
          <w:rPr>
            <w:rStyle w:val="af0"/>
            <w:rFonts w:asciiTheme="majorEastAsia" w:eastAsiaTheme="majorEastAsia" w:hAnsiTheme="majorEastAsia" w:cs="Times New Roman"/>
          </w:rPr>
          <w:footnoteReference w:id="10"/>
        </w:r>
      </w:ins>
      <w:r w:rsidRPr="00237020">
        <w:rPr>
          <w:rFonts w:asciiTheme="majorEastAsia" w:eastAsiaTheme="majorEastAsia" w:hAnsiTheme="majorEastAsia" w:cs="Times New Roman"/>
        </w:rPr>
        <w:t>則夫二厽（三）子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1"/>
      </w:r>
      <w:r w:rsidRPr="00237020">
        <w:rPr>
          <w:rFonts w:asciiTheme="majorEastAsia" w:eastAsiaTheme="majorEastAsia" w:hAnsiTheme="majorEastAsia" w:cs="Times New Roman"/>
        </w:rPr>
        <w:t>者……【14】</w:t>
      </w:r>
    </w:p>
    <w:p w14:paraId="519CD7B6" w14:textId="77777777" w:rsidR="00213F86" w:rsidRPr="00237020" w:rsidRDefault="00213F86" w:rsidP="00213F86">
      <w:p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…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90C4FCA" wp14:editId="385DB6B9">
            <wp:extent cx="147411" cy="123825"/>
            <wp:effectExtent l="0" t="0" r="5080" b="0"/>
            <wp:docPr id="19092039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者，皆可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E37B5D7" wp14:editId="3A47E2C1">
            <wp:extent cx="161925" cy="179917"/>
            <wp:effectExtent l="0" t="0" r="0" b="0"/>
            <wp:docPr id="14258618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61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673" cy="18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（以）為者（諸）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2D2E472" wp14:editId="1F92DD8E">
            <wp:extent cx="215900" cy="196850"/>
            <wp:effectExtent l="0" t="0" r="0" b="0"/>
            <wp:docPr id="14020072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07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269" cy="19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04A590A" wp14:editId="1F46C747">
            <wp:extent cx="196850" cy="237860"/>
            <wp:effectExtent l="0" t="0" r="0" b="0"/>
            <wp:docPr id="6770818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818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304" cy="25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  <w:lang w:eastAsia="zh-CN"/>
        </w:rPr>
        <w:sym w:font="Wingdings" w:char="F0E0"/>
      </w:r>
      <w:r w:rsidRPr="00237020">
        <w:rPr>
          <w:rFonts w:asciiTheme="majorEastAsia" w:eastAsiaTheme="majorEastAsia" w:hAnsiTheme="majorEastAsia" w:cs="Times New Roman"/>
        </w:rPr>
        <w:t>侯）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2"/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9579ED2" wp14:editId="3174C8B0">
            <wp:extent cx="187325" cy="204355"/>
            <wp:effectExtent l="0" t="0" r="3175" b="5715"/>
            <wp:docPr id="4405124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12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009" cy="20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（相）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843DF14" wp14:editId="0ED1E5A0">
            <wp:extent cx="158749" cy="164419"/>
            <wp:effectExtent l="0" t="0" r="0" b="7620"/>
            <wp:docPr id="17165854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713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147" cy="1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（歖</w:t>
      </w:r>
      <w:r w:rsidRPr="00237020">
        <w:rPr>
          <w:rFonts w:asciiTheme="majorEastAsia" w:eastAsiaTheme="majorEastAsia" w:hAnsiTheme="majorEastAsia" w:cs="Times New Roman"/>
          <w:lang w:eastAsia="zh-CN"/>
        </w:rPr>
        <w:sym w:font="Wingdings" w:char="F0E0"/>
      </w:r>
      <w:r w:rsidRPr="00237020">
        <w:rPr>
          <w:rFonts w:asciiTheme="majorEastAsia" w:eastAsiaTheme="majorEastAsia" w:hAnsiTheme="majorEastAsia" w:cs="Times New Roman"/>
        </w:rPr>
        <w:t>矣）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3"/>
      </w:r>
      <w:r w:rsidRPr="00237020">
        <w:rPr>
          <w:rFonts w:asciiTheme="majorEastAsia" w:eastAsiaTheme="majorEastAsia" w:hAnsiTheme="majorEastAsia" w:cs="Times New Roman"/>
        </w:rPr>
        <w:t>。東西南北，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4"/>
      </w:r>
      <w:r w:rsidRPr="00237020">
        <w:rPr>
          <w:rFonts w:asciiTheme="majorEastAsia" w:eastAsiaTheme="majorEastAsia" w:hAnsiTheme="majorEastAsia" w:cs="Times New Roman"/>
        </w:rPr>
        <w:t>不剞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5"/>
      </w:r>
      <w:r w:rsidRPr="00237020">
        <w:rPr>
          <w:rFonts w:asciiTheme="majorEastAsia" w:eastAsiaTheme="majorEastAsia" w:hAnsiTheme="majorEastAsia" w:cs="Times New Roman"/>
        </w:rPr>
        <w:t>□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562D90F" wp14:editId="5C2DD530">
            <wp:extent cx="147411" cy="123825"/>
            <wp:effectExtent l="0" t="0" r="5080" b="0"/>
            <wp:docPr id="21041881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…【18】</w:t>
      </w:r>
    </w:p>
    <w:p w14:paraId="7D4DD2FB" w14:textId="4E9894FA" w:rsidR="00213F86" w:rsidRPr="00237020" w:rsidRDefault="00213F86" w:rsidP="00213F86">
      <w:p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……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DA3DEB2" wp14:editId="02A321B8">
            <wp:extent cx="147411" cy="123825"/>
            <wp:effectExtent l="0" t="0" r="5080" b="0"/>
            <wp:docPr id="13108439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女（汝）弗智（知）也</w:t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47513528" wp14:editId="11712AE9">
            <wp:extent cx="139700" cy="139700"/>
            <wp:effectExtent l="0" t="0" r="0" b="0"/>
            <wp:docPr id="19376730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01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719" cy="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（乎），</w:t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3D87DBED" wp14:editId="200CDE2E">
            <wp:extent cx="114300" cy="125361"/>
            <wp:effectExtent l="0" t="0" r="0" b="8255"/>
            <wp:docPr id="18038156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15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109" cy="13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（由）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6"/>
      </w:r>
      <w:r w:rsidRPr="00237020">
        <w:rPr>
          <w:rFonts w:asciiTheme="majorEastAsia" w:eastAsiaTheme="majorEastAsia" w:hAnsiTheme="majorEastAsia" w:cs="Times New Roman"/>
        </w:rPr>
        <w:t>，夫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8B43E57" wp14:editId="25C848DA">
            <wp:extent cx="174932" cy="193675"/>
            <wp:effectExtent l="0" t="0" r="0" b="0"/>
            <wp:docPr id="6385325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32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513" cy="19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（以）</w:t>
      </w:r>
      <w:ins w:id="70" w:author="MAK, Chi Ki Caily" w:date="2024-09-21T12:45:00Z" w16du:dateUtc="2024-09-21T04:45:00Z">
        <w:r w:rsidR="00A309F4" w:rsidRPr="00237020">
          <w:rPr>
            <w:rStyle w:val="af0"/>
            <w:rFonts w:asciiTheme="majorEastAsia" w:eastAsiaTheme="majorEastAsia" w:hAnsiTheme="majorEastAsia" w:cs="Times New Roman"/>
          </w:rPr>
          <w:footnoteReference w:id="17"/>
        </w:r>
      </w:ins>
      <w:r w:rsidRPr="00237020">
        <w:rPr>
          <w:rFonts w:asciiTheme="majorEastAsia" w:eastAsiaTheme="majorEastAsia" w:hAnsiTheme="majorEastAsia" w:cs="Times New Roman"/>
        </w:rPr>
        <w:t>衆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F9FA459" wp14:editId="7A7092F1">
            <wp:extent cx="162847" cy="168275"/>
            <wp:effectExtent l="0" t="0" r="8890" b="3175"/>
            <wp:docPr id="19671931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931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5021" cy="17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（犯）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BC2129F" wp14:editId="6F514D54">
            <wp:extent cx="133350" cy="138113"/>
            <wp:effectExtent l="0" t="0" r="0" b="0"/>
            <wp:docPr id="12046598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598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315" cy="13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 xml:space="preserve"> （難），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D107B1D" wp14:editId="1C4FDB15">
            <wp:extent cx="140212" cy="155235"/>
            <wp:effectExtent l="0" t="0" r="0" b="0"/>
            <wp:docPr id="10762578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32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795" cy="16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（以）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E947C69" wp14:editId="6175A26E">
            <wp:extent cx="179917" cy="158750"/>
            <wp:effectExtent l="0" t="0" r="0" b="0"/>
            <wp:docPr id="13318143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143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524" cy="15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（親）受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8E55171" wp14:editId="10724315">
            <wp:extent cx="154752" cy="149225"/>
            <wp:effectExtent l="0" t="0" r="0" b="3175"/>
            <wp:docPr id="15645774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774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7029" cy="15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（備/</w:t>
      </w:r>
      <w:r w:rsidRPr="00237020">
        <w:rPr>
          <w:rFonts w:asciiTheme="majorEastAsia" w:eastAsiaTheme="majorEastAsia" w:hAnsiTheme="majorEastAsia" w:cs="Times New Roman"/>
          <w:color w:val="FF0000"/>
        </w:rPr>
        <w:t>祿</w:t>
      </w:r>
      <w:r w:rsidRPr="00237020">
        <w:rPr>
          <w:rFonts w:asciiTheme="majorEastAsia" w:eastAsiaTheme="majorEastAsia" w:hAnsiTheme="majorEastAsia" w:cs="Times New Roman"/>
        </w:rPr>
        <w:t>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8"/>
      </w:r>
      <w:r w:rsidRPr="00237020">
        <w:rPr>
          <w:rFonts w:asciiTheme="majorEastAsia" w:eastAsiaTheme="majorEastAsia" w:hAnsiTheme="majorEastAsia" w:cs="Times New Roman"/>
        </w:rPr>
        <w:t>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A8426D1" wp14:editId="0AD1DD85">
            <wp:extent cx="139700" cy="121073"/>
            <wp:effectExtent l="0" t="0" r="0" b="0"/>
            <wp:docPr id="4258301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301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1267" cy="12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（勞）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02BF6A2" wp14:editId="21A16AFD">
            <wp:extent cx="140212" cy="155235"/>
            <wp:effectExtent l="0" t="0" r="0" b="0"/>
            <wp:docPr id="6629967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32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5950" cy="16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（以）城（成）事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9"/>
      </w:r>
      <w:r w:rsidRPr="00237020">
        <w:rPr>
          <w:rFonts w:asciiTheme="majorEastAsia" w:eastAsiaTheme="majorEastAsia" w:hAnsiTheme="majorEastAsia" w:cs="Times New Roman"/>
        </w:rPr>
        <w:t>，</w:t>
      </w:r>
      <w:r w:rsidRPr="00237020">
        <w:rPr>
          <w:rFonts w:asciiTheme="majorEastAsia" w:eastAsiaTheme="majorEastAsia" w:hAnsiTheme="majorEastAsia" w:cs="Times New Roman"/>
        </w:rPr>
        <w:lastRenderedPageBreak/>
        <w:t>見/</w:t>
      </w:r>
      <w:ins w:id="87" w:author="MAK, Chi Ki Caily" w:date="2024-09-21T13:14:00Z" w16du:dateUtc="2024-09-21T05:14:00Z">
        <w:r w:rsidR="00822D82" w:rsidRPr="00237020">
          <w:rPr>
            <w:rFonts w:asciiTheme="majorEastAsia" w:eastAsiaTheme="majorEastAsia" w:hAnsiTheme="majorEastAsia" w:cs="Times New Roman" w:hint="eastAsia"/>
          </w:rPr>
          <w:t>印</w:t>
        </w:r>
      </w:ins>
      <w:ins w:id="88" w:author="MAK, Chi Ki Caily" w:date="2024-09-21T13:15:00Z" w16du:dateUtc="2024-09-21T05:15:00Z">
        <w:r w:rsidR="00822D82" w:rsidRPr="00237020">
          <w:rPr>
            <w:rFonts w:asciiTheme="majorEastAsia" w:eastAsiaTheme="majorEastAsia" w:hAnsiTheme="majorEastAsia" w:cs="Times New Roman" w:hint="eastAsia"/>
          </w:rPr>
          <w:t>（慇）</w:t>
        </w:r>
      </w:ins>
      <w:ins w:id="89" w:author="MAK, Chi Ki Caily" w:date="2024-09-21T13:14:00Z" w16du:dateUtc="2024-09-21T05:14:00Z">
        <w:r w:rsidR="00822D82" w:rsidRPr="00237020">
          <w:rPr>
            <w:rFonts w:asciiTheme="majorEastAsia" w:eastAsiaTheme="majorEastAsia" w:hAnsiTheme="majorEastAsia" w:cs="Times New Roman" w:hint="eastAsia"/>
          </w:rPr>
          <w:t>/</w:t>
        </w:r>
      </w:ins>
      <w:r w:rsidRPr="00237020">
        <w:rPr>
          <w:rFonts w:asciiTheme="majorEastAsia" w:eastAsiaTheme="majorEastAsia" w:hAnsiTheme="majorEastAsia" w:cs="Times New Roman"/>
          <w:color w:val="FF0000"/>
        </w:rPr>
        <w:t>色</w:t>
      </w:r>
      <w:r w:rsidRPr="00237020">
        <w:rPr>
          <w:rFonts w:asciiTheme="majorEastAsia" w:eastAsiaTheme="majorEastAsia" w:hAnsiTheme="majorEastAsia" w:cs="Times New Roman"/>
        </w:rPr>
        <w:t>（嗇）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20"/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8921FFC" wp14:editId="28E1E99B">
            <wp:extent cx="140212" cy="155235"/>
            <wp:effectExtent l="0" t="0" r="0" b="0"/>
            <wp:docPr id="8688721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32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795" cy="16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（以）</w:t>
      </w:r>
      <w:bookmarkStart w:id="116" w:name="_Hlk176521983"/>
      <w:r w:rsidRPr="00237020">
        <w:rPr>
          <w:rFonts w:asciiTheme="majorEastAsia" w:eastAsiaTheme="majorEastAsia" w:hAnsiTheme="majorEastAsia" w:cs="Times New Roman"/>
        </w:rPr>
        <w:t>擅/</w:t>
      </w:r>
      <w:r w:rsidRPr="00237020">
        <w:rPr>
          <w:rFonts w:asciiTheme="majorEastAsia" w:eastAsiaTheme="majorEastAsia" w:hAnsiTheme="majorEastAsia" w:cs="Times New Roman"/>
          <w:color w:val="FF0000"/>
        </w:rPr>
        <w:t>侸</w:t>
      </w:r>
      <w:bookmarkEnd w:id="116"/>
      <w:r w:rsidRPr="00237020">
        <w:rPr>
          <w:rFonts w:asciiTheme="majorEastAsia" w:eastAsiaTheme="majorEastAsia" w:hAnsiTheme="majorEastAsia" w:cs="Times New Roman"/>
        </w:rPr>
        <w:t>（屬）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21"/>
      </w:r>
      <w:r w:rsidRPr="00237020">
        <w:rPr>
          <w:rFonts w:asciiTheme="majorEastAsia" w:eastAsiaTheme="majorEastAsia" w:hAnsiTheme="majorEastAsia" w:cs="Times New Roman"/>
        </w:rPr>
        <w:t>官。士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DCB97BA" wp14:editId="0688B229">
            <wp:extent cx="135706" cy="168275"/>
            <wp:effectExtent l="0" t="0" r="0" b="3175"/>
            <wp:docPr id="13402852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852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7398" cy="17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（治）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22"/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5277E79" wp14:editId="172BCEE9">
            <wp:extent cx="140212" cy="155235"/>
            <wp:effectExtent l="0" t="0" r="0" b="0"/>
            <wp:docPr id="14686467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32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5950" cy="16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（以）力則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23"/>
      </w:r>
      <w:r w:rsidRPr="00237020">
        <w:rPr>
          <w:rFonts w:asciiTheme="majorEastAsia" w:eastAsiaTheme="majorEastAsia" w:hAnsiTheme="majorEastAsia" w:cs="Times New Roman"/>
        </w:rPr>
        <w:t>俎（</w:t>
      </w:r>
      <w:r w:rsidRPr="00237020">
        <w:rPr>
          <w:rFonts w:asciiTheme="majorEastAsia" w:eastAsiaTheme="majorEastAsia" w:hAnsiTheme="majorEastAsia" w:cs="Times New Roman"/>
          <w:color w:val="FF0000"/>
        </w:rPr>
        <w:t>沮</w:t>
      </w:r>
      <w:r w:rsidRPr="00237020">
        <w:rPr>
          <w:rFonts w:asciiTheme="majorEastAsia" w:eastAsiaTheme="majorEastAsia" w:hAnsiTheme="majorEastAsia" w:cs="Times New Roman"/>
        </w:rPr>
        <w:t>/䏠）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24"/>
      </w:r>
      <w:r w:rsidRPr="00237020">
        <w:rPr>
          <w:rFonts w:asciiTheme="majorEastAsia" w:eastAsiaTheme="majorEastAsia" w:hAnsiTheme="majorEastAsia" w:cs="Times New Roman"/>
        </w:rPr>
        <w:t>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6AD8A27" wp14:editId="4A99B4E9">
            <wp:extent cx="140212" cy="155235"/>
            <wp:effectExtent l="0" t="0" r="0" b="0"/>
            <wp:docPr id="17589783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32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5950" cy="16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（以）【10】</w:t>
      </w:r>
    </w:p>
    <w:p w14:paraId="0CDCCD9A" w14:textId="77777777" w:rsidR="00213F86" w:rsidRPr="00237020" w:rsidRDefault="00213F86" w:rsidP="00213F86">
      <w:p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…</w:t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5778D41A" wp14:editId="516DD0D8">
            <wp:extent cx="128905" cy="133350"/>
            <wp:effectExtent l="0" t="0" r="4445" b="0"/>
            <wp:docPr id="7811063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063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030" cy="13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（就）人，不曲方（防）</w:t>
      </w:r>
      <w:r w:rsidRPr="00237020">
        <w:rPr>
          <w:rStyle w:val="af0"/>
          <w:rFonts w:asciiTheme="majorEastAsia" w:eastAsiaTheme="majorEastAsia" w:hAnsiTheme="majorEastAsia" w:cs="Times New Roman"/>
          <w:lang w:eastAsia="zh-CN"/>
        </w:rPr>
        <w:footnoteReference w:id="25"/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7CF1E1C8" wp14:editId="666FA466">
            <wp:extent cx="136459" cy="123667"/>
            <wp:effectExtent l="0" t="0" r="0" b="0"/>
            <wp:docPr id="3253291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291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9750" cy="15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（以）</w:t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6402C8E0" wp14:editId="59E121D3">
            <wp:extent cx="160940" cy="155575"/>
            <wp:effectExtent l="0" t="0" r="0" b="0"/>
            <wp:docPr id="8956426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426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3624" cy="15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（去）</w:t>
      </w:r>
      <w:r w:rsidRPr="00237020">
        <w:rPr>
          <w:rStyle w:val="af0"/>
          <w:rFonts w:asciiTheme="majorEastAsia" w:eastAsiaTheme="majorEastAsia" w:hAnsiTheme="majorEastAsia" w:cs="Times New Roman"/>
          <w:lang w:eastAsia="zh-CN"/>
        </w:rPr>
        <w:footnoteReference w:id="26"/>
      </w:r>
      <w:r w:rsidRPr="00237020">
        <w:rPr>
          <w:rFonts w:asciiTheme="majorEastAsia" w:eastAsiaTheme="majorEastAsia" w:hAnsiTheme="majorEastAsia" w:cs="Times New Roman"/>
        </w:rPr>
        <w:t>人。」</w:t>
      </w:r>
    </w:p>
    <w:p w14:paraId="4FF19FA9" w14:textId="0DC847D8" w:rsidR="00E54002" w:rsidRPr="00237020" w:rsidRDefault="00213F86" w:rsidP="00213F86">
      <w:p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lastRenderedPageBreak/>
        <w:t>子曰：「君子亡（無）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27"/>
      </w:r>
      <w:r w:rsidRPr="00237020">
        <w:rPr>
          <w:rFonts w:asciiTheme="majorEastAsia" w:eastAsiaTheme="majorEastAsia" w:hAnsiTheme="majorEastAsia" w:cs="Times New Roman"/>
        </w:rPr>
        <w:t xml:space="preserve"> 所不足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28"/>
      </w:r>
      <w:r w:rsidRPr="00237020">
        <w:rPr>
          <w:rFonts w:asciiTheme="majorEastAsia" w:eastAsiaTheme="majorEastAsia" w:hAnsiTheme="majorEastAsia" w:cs="Times New Roman"/>
        </w:rPr>
        <w:t>， 無所又（有）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CDB7D6F" wp14:editId="7B67E6BC">
            <wp:extent cx="140043" cy="134208"/>
            <wp:effectExtent l="0" t="0" r="0" b="0"/>
            <wp:docPr id="6093549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549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4762" cy="1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（餘）。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29"/>
      </w:r>
      <w:r w:rsidRPr="00237020">
        <w:rPr>
          <w:rFonts w:asciiTheme="majorEastAsia" w:eastAsiaTheme="majorEastAsia" w:hAnsiTheme="majorEastAsia" w:cs="Times New Roman"/>
        </w:rPr>
        <w:t>割（蓋）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30"/>
      </w:r>
      <w:r w:rsidRPr="00237020">
        <w:rPr>
          <w:rFonts w:asciiTheme="majorEastAsia" w:eastAsiaTheme="majorEastAsia" w:hAnsiTheme="majorEastAsia" w:cs="Times New Roman"/>
        </w:rPr>
        <w:t>[有夫行]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31"/>
      </w:r>
      <w:r w:rsidRPr="00237020">
        <w:rPr>
          <w:rFonts w:asciiTheme="majorEastAsia" w:eastAsiaTheme="majorEastAsia" w:hAnsiTheme="majorEastAsia" w:cs="Times New Roman"/>
        </w:rPr>
        <w:t>【13】</w:t>
      </w:r>
    </w:p>
    <w:p w14:paraId="5535187A" w14:textId="43DFA085" w:rsidR="00213F86" w:rsidRPr="00237020" w:rsidRDefault="00213F86" w:rsidP="00213F86">
      <w:p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長。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32"/>
      </w:r>
      <w:r w:rsidRPr="00237020">
        <w:rPr>
          <w:rFonts w:asciiTheme="majorEastAsia" w:eastAsiaTheme="majorEastAsia" w:hAnsiTheme="majorEastAsia" w:cs="Times New Roman"/>
        </w:rPr>
        <w:t>巨（蘧）白（伯）玉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7DCE13C" wp14:editId="2FB97F95">
            <wp:extent cx="143042" cy="143042"/>
            <wp:effectExtent l="0" t="0" r="9525" b="9525"/>
            <wp:docPr id="802458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58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4788" cy="14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</w:t>
      </w:r>
      <w:ins w:id="149" w:author="MAK, Chi Ki Caily" w:date="2024-09-21T13:27:00Z" w16du:dateUtc="2024-09-21T05:27:00Z">
        <w:r w:rsidR="006A5F2C" w:rsidRPr="00237020">
          <w:rPr>
            <w:rFonts w:asciiTheme="majorEastAsia" w:eastAsiaTheme="majorEastAsia" w:hAnsiTheme="majorEastAsia" w:cs="Times New Roman" w:hint="eastAsia"/>
          </w:rPr>
          <w:t>止/</w:t>
        </w:r>
      </w:ins>
      <w:r w:rsidRPr="00237020">
        <w:rPr>
          <w:rFonts w:asciiTheme="majorEastAsia" w:eastAsiaTheme="majorEastAsia" w:hAnsiTheme="majorEastAsia" w:cs="Times New Roman"/>
        </w:rPr>
        <w:t>侍）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33"/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A604739" wp14:editId="5A995C94">
            <wp:extent cx="176964" cy="163856"/>
            <wp:effectExtent l="0" t="0" r="0" b="7620"/>
            <wp:docPr id="17142546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546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3278" cy="16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（乎）</w:t>
      </w:r>
      <w:ins w:id="151" w:author="MAK, Chi Ki Caily" w:date="2024-09-21T13:27:00Z" w16du:dateUtc="2024-09-21T05:27:00Z">
        <w:r w:rsidR="006A5F2C" w:rsidRPr="00237020">
          <w:rPr>
            <w:rFonts w:asciiTheme="majorEastAsia" w:eastAsiaTheme="majorEastAsia" w:hAnsiTheme="majorEastAsia" w:cs="Times New Roman" w:hint="eastAsia"/>
          </w:rPr>
          <w:t>（，）</w:t>
        </w:r>
      </w:ins>
      <w:r w:rsidRPr="00237020">
        <w:rPr>
          <w:rStyle w:val="af0"/>
          <w:rFonts w:asciiTheme="majorEastAsia" w:eastAsiaTheme="majorEastAsia" w:hAnsiTheme="majorEastAsia" w:cs="Times New Roman"/>
        </w:rPr>
        <w:footnoteReference w:id="34"/>
      </w:r>
      <w:r w:rsidRPr="00237020">
        <w:rPr>
          <w:rFonts w:asciiTheme="majorEastAsia" w:eastAsiaTheme="majorEastAsia" w:hAnsiTheme="majorEastAsia" w:cs="Times New Roman"/>
        </w:rPr>
        <w:t>子</w:t>
      </w:r>
      <w:ins w:id="154" w:author="MAK, Chi Ki Caily" w:date="2024-09-21T13:27:00Z" w16du:dateUtc="2024-09-21T05:27:00Z">
        <w:r w:rsidR="006A5F2C" w:rsidRPr="00237020">
          <w:rPr>
            <w:rFonts w:asciiTheme="majorEastAsia" w:eastAsiaTheme="majorEastAsia" w:hAnsiTheme="majorEastAsia" w:cs="Times New Roman" w:hint="eastAsia"/>
          </w:rPr>
          <w:t>（</w:t>
        </w:r>
      </w:ins>
      <w:r w:rsidRPr="00237020">
        <w:rPr>
          <w:rFonts w:asciiTheme="majorEastAsia" w:eastAsiaTheme="majorEastAsia" w:hAnsiTheme="majorEastAsia" w:cs="Times New Roman"/>
        </w:rPr>
        <w:t>，</w:t>
      </w:r>
      <w:ins w:id="155" w:author="MAK, Chi Ki Caily" w:date="2024-09-21T13:28:00Z" w16du:dateUtc="2024-09-21T05:28:00Z">
        <w:r w:rsidR="006A5F2C" w:rsidRPr="00237020">
          <w:rPr>
            <w:rFonts w:asciiTheme="majorEastAsia" w:eastAsiaTheme="majorEastAsia" w:hAnsiTheme="majorEastAsia" w:cs="Times New Roman" w:hint="eastAsia"/>
          </w:rPr>
          <w:t>）</w:t>
        </w:r>
      </w:ins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88171CE" wp14:editId="28F7D616">
            <wp:extent cx="112128" cy="121878"/>
            <wp:effectExtent l="0" t="0" r="2540" b="0"/>
            <wp:docPr id="15998124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124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565" cy="12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=（惇惇/</w:t>
      </w:r>
      <w:r w:rsidRPr="00237020">
        <w:rPr>
          <w:rFonts w:asciiTheme="majorEastAsia" w:eastAsiaTheme="majorEastAsia" w:hAnsiTheme="majorEastAsia" w:cs="Times New Roman"/>
          <w:color w:val="FF0000"/>
        </w:rPr>
        <w:t>雍雍</w:t>
      </w:r>
      <w:r w:rsidRPr="00237020">
        <w:rPr>
          <w:rFonts w:asciiTheme="majorEastAsia" w:eastAsiaTheme="majorEastAsia" w:hAnsiTheme="majorEastAsia" w:cs="Times New Roman"/>
        </w:rPr>
        <w:t>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35"/>
      </w:r>
      <w:r w:rsidRPr="00237020">
        <w:rPr>
          <w:rFonts w:asciiTheme="majorEastAsia" w:eastAsiaTheme="majorEastAsia" w:hAnsiTheme="majorEastAsia" w:cs="Times New Roman"/>
        </w:rPr>
        <w:t>女（如）也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36"/>
      </w:r>
      <w:r w:rsidRPr="00237020">
        <w:rPr>
          <w:rFonts w:asciiTheme="majorEastAsia" w:eastAsiaTheme="majorEastAsia" w:hAnsiTheme="majorEastAsia" w:cs="Times New Roman"/>
        </w:rPr>
        <w:t>丌（其）聖（聽）；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37"/>
      </w:r>
      <w:r w:rsidRPr="00237020">
        <w:rPr>
          <w:rFonts w:asciiTheme="majorEastAsia" w:eastAsiaTheme="majorEastAsia" w:hAnsiTheme="majorEastAsia" w:cs="Times New Roman"/>
        </w:rPr>
        <w:t>子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6DCD332" wp14:editId="209F10C3">
            <wp:extent cx="143711" cy="143711"/>
            <wp:effectExtent l="0" t="0" r="8890" b="8890"/>
            <wp:docPr id="1090210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10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5429" cy="14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（路）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152DC63" wp14:editId="32DD89BF">
            <wp:extent cx="168108" cy="162504"/>
            <wp:effectExtent l="0" t="0" r="3810" b="9525"/>
            <wp:docPr id="12792465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465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6746" cy="17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（往）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7FA3EAC" wp14:editId="564347F7">
            <wp:extent cx="176964" cy="163856"/>
            <wp:effectExtent l="0" t="0" r="0" b="7620"/>
            <wp:docPr id="10441454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546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3278" cy="16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（乎）</w:t>
      </w:r>
      <w:ins w:id="162" w:author="MAK, Chi Ki Caily" w:date="2024-09-21T13:28:00Z" w16du:dateUtc="2024-09-21T05:28:00Z">
        <w:r w:rsidR="006A5F2C" w:rsidRPr="00237020">
          <w:rPr>
            <w:rFonts w:asciiTheme="majorEastAsia" w:eastAsiaTheme="majorEastAsia" w:hAnsiTheme="majorEastAsia" w:cs="Times New Roman" w:hint="eastAsia"/>
          </w:rPr>
          <w:t>（，）</w:t>
        </w:r>
      </w:ins>
      <w:r w:rsidRPr="00237020">
        <w:rPr>
          <w:rStyle w:val="af0"/>
          <w:rFonts w:asciiTheme="majorEastAsia" w:eastAsiaTheme="majorEastAsia" w:hAnsiTheme="majorEastAsia" w:cs="Times New Roman"/>
        </w:rPr>
        <w:footnoteReference w:id="38"/>
      </w:r>
      <w:r w:rsidRPr="00237020">
        <w:rPr>
          <w:rFonts w:asciiTheme="majorEastAsia" w:eastAsiaTheme="majorEastAsia" w:hAnsiTheme="majorEastAsia" w:cs="Times New Roman"/>
        </w:rPr>
        <w:t>子</w:t>
      </w:r>
      <w:ins w:id="163" w:author="MAK, Chi Ki Caily" w:date="2024-09-21T13:40:00Z" w16du:dateUtc="2024-09-21T05:40:00Z">
        <w:r w:rsidR="00A33C2E" w:rsidRPr="00237020">
          <w:rPr>
            <w:rFonts w:asciiTheme="majorEastAsia" w:eastAsiaTheme="majorEastAsia" w:hAnsiTheme="majorEastAsia" w:cs="Times New Roman" w:hint="eastAsia"/>
          </w:rPr>
          <w:lastRenderedPageBreak/>
          <w:t>_</w:t>
        </w:r>
        <w:r w:rsidR="00A33C2E" w:rsidRPr="00237020">
          <w:rPr>
            <w:rStyle w:val="af0"/>
            <w:rFonts w:asciiTheme="majorEastAsia" w:eastAsiaTheme="majorEastAsia" w:hAnsiTheme="majorEastAsia" w:cs="Times New Roman"/>
            <w:lang w:eastAsia="zh-CN"/>
          </w:rPr>
          <w:footnoteReference w:id="39"/>
        </w:r>
      </w:ins>
      <w:ins w:id="175" w:author="MAK, Chi Ki Caily" w:date="2024-09-21T13:28:00Z" w16du:dateUtc="2024-09-21T05:28:00Z">
        <w:r w:rsidR="006A5F2C" w:rsidRPr="00237020">
          <w:rPr>
            <w:rFonts w:asciiTheme="majorEastAsia" w:eastAsiaTheme="majorEastAsia" w:hAnsiTheme="majorEastAsia" w:cs="Times New Roman" w:hint="eastAsia"/>
          </w:rPr>
          <w:t>（</w:t>
        </w:r>
      </w:ins>
      <w:r w:rsidRPr="00237020">
        <w:rPr>
          <w:rFonts w:asciiTheme="majorEastAsia" w:eastAsiaTheme="majorEastAsia" w:hAnsiTheme="majorEastAsia" w:cs="Times New Roman"/>
        </w:rPr>
        <w:t>，</w:t>
      </w:r>
      <w:ins w:id="176" w:author="MAK, Chi Ki Caily" w:date="2024-09-21T13:28:00Z" w16du:dateUtc="2024-09-21T05:28:00Z">
        <w:r w:rsidR="006A5F2C" w:rsidRPr="00237020">
          <w:rPr>
            <w:rFonts w:asciiTheme="majorEastAsia" w:eastAsiaTheme="majorEastAsia" w:hAnsiTheme="majorEastAsia" w:cs="Times New Roman" w:hint="eastAsia"/>
          </w:rPr>
          <w:t>）</w:t>
        </w:r>
      </w:ins>
      <w:r w:rsidRPr="00237020">
        <w:rPr>
          <w:rStyle w:val="af0"/>
          <w:rFonts w:asciiTheme="majorEastAsia" w:eastAsiaTheme="majorEastAsia" w:hAnsiTheme="majorEastAsia" w:cs="Times New Roman"/>
        </w:rPr>
        <w:footnoteReference w:id="40"/>
      </w:r>
      <w:r w:rsidRPr="00237020">
        <w:rPr>
          <w:rFonts w:asciiTheme="majorEastAsia" w:eastAsiaTheme="majorEastAsia" w:hAnsiTheme="majorEastAsia" w:cs="Times New Roman"/>
        </w:rPr>
        <w:t>噩=（</w:t>
      </w:r>
      <w:r w:rsidRPr="00237020">
        <w:rPr>
          <w:rFonts w:asciiTheme="majorEastAsia" w:eastAsiaTheme="majorEastAsia" w:hAnsiTheme="majorEastAsia" w:cs="Times New Roman"/>
          <w:color w:val="FF0000"/>
        </w:rPr>
        <w:t>咢咢/愕愕</w:t>
      </w:r>
      <w:r w:rsidRPr="00237020">
        <w:rPr>
          <w:rFonts w:asciiTheme="majorEastAsia" w:eastAsiaTheme="majorEastAsia" w:hAnsiTheme="majorEastAsia" w:cs="Times New Roman"/>
        </w:rPr>
        <w:t>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41"/>
      </w:r>
      <w:r w:rsidRPr="00237020">
        <w:rPr>
          <w:rFonts w:asciiTheme="majorEastAsia" w:eastAsiaTheme="majorEastAsia" w:hAnsiTheme="majorEastAsia" w:cs="Times New Roman"/>
        </w:rPr>
        <w:t>女（如）也女（如）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E2CB5C1" wp14:editId="4445A3F3">
            <wp:extent cx="121652" cy="146996"/>
            <wp:effectExtent l="0" t="0" r="0" b="5715"/>
            <wp:docPr id="8434793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793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4333" cy="15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（誅）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42"/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EAF7E6A" wp14:editId="6D9179E1">
            <wp:extent cx="147411" cy="123825"/>
            <wp:effectExtent l="0" t="0" r="5080" b="0"/>
            <wp:docPr id="11968145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……【19】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0F8DAD5" wp14:editId="15F01E69">
            <wp:extent cx="147411" cy="123825"/>
            <wp:effectExtent l="0" t="0" r="5080" b="0"/>
            <wp:docPr id="17719921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D39" w:rsidRPr="00237020">
        <w:rPr>
          <w:rFonts w:asciiTheme="majorEastAsia" w:eastAsiaTheme="majorEastAsia" w:hAnsiTheme="majorEastAsia" w:cs="Times New Roman" w:hint="eastAsia"/>
        </w:rPr>
        <w:t>[夫何擇]</w:t>
      </w:r>
      <w:r w:rsidR="006B5D39" w:rsidRPr="00237020">
        <w:rPr>
          <w:rStyle w:val="af0"/>
          <w:rFonts w:asciiTheme="majorEastAsia" w:eastAsiaTheme="majorEastAsia" w:hAnsiTheme="majorEastAsia" w:cs="Times New Roman"/>
        </w:rPr>
        <w:footnoteReference w:id="43"/>
      </w:r>
      <w:r w:rsidRPr="00237020">
        <w:rPr>
          <w:rFonts w:asciiTheme="majorEastAsia" w:eastAsiaTheme="majorEastAsia" w:hAnsiTheme="majorEastAsia" w:cs="Times New Roman"/>
        </w:rPr>
        <w:t>女/安（焉）。」子曰：「</w:t>
      </w:r>
      <w:r w:rsidR="009F1294" w:rsidRPr="00237020">
        <w:rPr>
          <w:rFonts w:asciiTheme="majorEastAsia" w:eastAsiaTheme="majorEastAsia" w:hAnsiTheme="majorEastAsia" w:cs="Times New Roman" w:hint="eastAsia"/>
        </w:rPr>
        <w:t>貧</w:t>
      </w:r>
      <w:r w:rsidRPr="00237020">
        <w:rPr>
          <w:rFonts w:asciiTheme="majorEastAsia" w:eastAsiaTheme="majorEastAsia" w:hAnsiTheme="majorEastAsia" w:cs="Times New Roman"/>
        </w:rPr>
        <w:t>戔（賤）而不約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44"/>
      </w:r>
      <w:r w:rsidRPr="00237020">
        <w:rPr>
          <w:rFonts w:asciiTheme="majorEastAsia" w:eastAsiaTheme="majorEastAsia" w:hAnsiTheme="majorEastAsia" w:cs="Times New Roman"/>
        </w:rPr>
        <w:t>者，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7CB4D87" wp14:editId="0D6A1467">
            <wp:extent cx="160279" cy="149225"/>
            <wp:effectExtent l="0" t="0" r="0" b="3175"/>
            <wp:docPr id="17666520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52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352" cy="1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（吾）見之壴（喜</w:t>
      </w:r>
      <w:r w:rsidRPr="00237020">
        <w:rPr>
          <w:rFonts w:asciiTheme="majorEastAsia" w:eastAsiaTheme="majorEastAsia" w:hAnsiTheme="majorEastAsia" w:cs="Times New Roman"/>
          <w:lang w:eastAsia="zh-CN"/>
        </w:rPr>
        <w:sym w:font="Wingdings" w:char="F0E0"/>
      </w:r>
      <w:r w:rsidRPr="00237020">
        <w:rPr>
          <w:rFonts w:asciiTheme="majorEastAsia" w:eastAsiaTheme="majorEastAsia" w:hAnsiTheme="majorEastAsia" w:cs="Times New Roman"/>
        </w:rPr>
        <w:t>矣）;</w:t>
      </w:r>
      <w:r w:rsidRPr="00237020">
        <w:rPr>
          <w:rFonts w:asciiTheme="majorEastAsia" w:eastAsiaTheme="majorEastAsia" w:hAnsiTheme="majorEastAsia" w:cs="Times New Roman"/>
          <w:noProof/>
        </w:rPr>
        <w:t xml:space="preserve"> 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99D7D86" wp14:editId="69E549CE">
            <wp:extent cx="109302" cy="116840"/>
            <wp:effectExtent l="0" t="0" r="5080" b="0"/>
            <wp:docPr id="5623284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284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0616" cy="12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（富）貴而不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C4D52A8" wp14:editId="5D68C34F">
            <wp:extent cx="167922" cy="161925"/>
            <wp:effectExtent l="0" t="0" r="3810" b="0"/>
            <wp:docPr id="13868884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884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2448" cy="16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（喬</w:t>
      </w:r>
      <w:r w:rsidRPr="00237020">
        <w:rPr>
          <w:rFonts w:asciiTheme="majorEastAsia" w:eastAsiaTheme="majorEastAsia" w:hAnsiTheme="majorEastAsia" w:cs="Times New Roman"/>
          <w:lang w:eastAsia="zh-CN"/>
        </w:rPr>
        <w:sym w:font="Wingdings" w:char="F0E0"/>
      </w:r>
      <w:r w:rsidRPr="00237020">
        <w:rPr>
          <w:rFonts w:asciiTheme="majorEastAsia" w:eastAsiaTheme="majorEastAsia" w:hAnsiTheme="majorEastAsia" w:cs="Times New Roman"/>
        </w:rPr>
        <w:t>驕）者，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7198418" wp14:editId="48ED50C1">
            <wp:extent cx="160279" cy="149225"/>
            <wp:effectExtent l="0" t="0" r="0" b="3175"/>
            <wp:docPr id="7103529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52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352" cy="1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（吾）䎽（聞）而【6】[未之見也。]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45"/>
      </w:r>
      <w:r w:rsidRPr="00237020">
        <w:rPr>
          <w:rFonts w:asciiTheme="majorEastAsia" w:eastAsiaTheme="majorEastAsia" w:hAnsiTheme="majorEastAsia" w:cs="Times New Roman"/>
        </w:rPr>
        <w:t xml:space="preserve"> 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33FD341" wp14:editId="529847F8">
            <wp:extent cx="147411" cy="123825"/>
            <wp:effectExtent l="0" t="0" r="5080" b="0"/>
            <wp:docPr id="18130047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士，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70DC964" wp14:editId="26F3C211">
            <wp:extent cx="160279" cy="149225"/>
            <wp:effectExtent l="0" t="0" r="0" b="3175"/>
            <wp:docPr id="7758166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52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352" cy="1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（吾）見之壴（喜─矣）；事而弗受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46"/>
      </w:r>
      <w:r w:rsidRPr="00237020">
        <w:rPr>
          <w:rFonts w:asciiTheme="majorEastAsia" w:eastAsiaTheme="majorEastAsia" w:hAnsiTheme="majorEastAsia" w:cs="Times New Roman"/>
        </w:rPr>
        <w:t>者，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068DD9D" wp14:editId="020ACF44">
            <wp:extent cx="160279" cy="149225"/>
            <wp:effectExtent l="0" t="0" r="0" b="3175"/>
            <wp:docPr id="10939760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52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352" cy="1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（吾）䎽（聞）而</w:t>
      </w:r>
      <w:r w:rsidRPr="00237020">
        <w:rPr>
          <w:rFonts w:asciiTheme="majorEastAsia" w:eastAsiaTheme="majorEastAsia" w:hAnsiTheme="majorEastAsia" w:cs="Times New Roman"/>
        </w:rPr>
        <w:lastRenderedPageBreak/>
        <w:t>未之見也。」子曰：「人而下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3BE27A9" wp14:editId="610474EF">
            <wp:extent cx="132292" cy="174625"/>
            <wp:effectExtent l="0" t="0" r="1270" b="0"/>
            <wp:docPr id="11344640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640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5925" cy="1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（臨）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47"/>
      </w:r>
      <w:r w:rsidRPr="00237020">
        <w:rPr>
          <w:rFonts w:asciiTheme="majorEastAsia" w:eastAsiaTheme="majorEastAsia" w:hAnsiTheme="majorEastAsia" w:cs="Times New Roman"/>
        </w:rPr>
        <w:t>，猷（猶）上</w:t>
      </w:r>
      <w:ins w:id="229" w:author="MAK, Chi Ki Caily" w:date="2024-09-21T14:21:00Z" w16du:dateUtc="2024-09-21T06:21:00Z">
        <w:r w:rsidR="001A5933" w:rsidRPr="00237020">
          <w:rPr>
            <w:rStyle w:val="af0"/>
            <w:rFonts w:asciiTheme="majorEastAsia" w:eastAsiaTheme="majorEastAsia" w:hAnsiTheme="majorEastAsia" w:cs="Times New Roman"/>
          </w:rPr>
          <w:footnoteReference w:id="48"/>
        </w:r>
      </w:ins>
      <w:r w:rsidRPr="00237020">
        <w:rPr>
          <w:rFonts w:asciiTheme="majorEastAsia" w:eastAsiaTheme="majorEastAsia" w:hAnsiTheme="majorEastAsia" w:cs="Times New Roman"/>
        </w:rPr>
        <w:t>臨也。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306CD05" wp14:editId="36F3E447">
            <wp:extent cx="147411" cy="123825"/>
            <wp:effectExtent l="0" t="0" r="5080" b="0"/>
            <wp:docPr id="9646195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……【9】</w:t>
      </w:r>
    </w:p>
    <w:p w14:paraId="241E0FFB" w14:textId="34AB5274" w:rsidR="00213F86" w:rsidRPr="00237020" w:rsidRDefault="00213F86" w:rsidP="00213F86">
      <w:pPr>
        <w:rPr>
          <w:rFonts w:asciiTheme="majorEastAsia" w:eastAsiaTheme="majorEastAsia" w:hAnsiTheme="majorEastAsia" w:cs="Times New Roman"/>
          <w:highlight w:val="yellow"/>
        </w:rPr>
      </w:pPr>
      <w:r w:rsidRPr="00237020">
        <w:rPr>
          <w:rFonts w:asciiTheme="majorEastAsia" w:eastAsiaTheme="majorEastAsia" w:hAnsiTheme="majorEastAsia" w:cs="Times New Roman"/>
        </w:rPr>
        <w:t>……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057DAE3" wp14:editId="357513FA">
            <wp:extent cx="147411" cy="123825"/>
            <wp:effectExtent l="0" t="0" r="5080" b="0"/>
            <wp:docPr id="14614027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□□</w:t>
      </w:r>
      <w:r w:rsidRPr="00237020">
        <w:rPr>
          <w:rFonts w:asciiTheme="majorEastAsia" w:eastAsiaTheme="majorEastAsia" w:hAnsiTheme="majorEastAsia" w:cs="Times New Roman"/>
          <w:color w:val="FF0000"/>
        </w:rPr>
        <w:t>□□/之又（有）</w:t>
      </w:r>
      <w:r w:rsidRPr="00237020">
        <w:rPr>
          <w:rStyle w:val="af0"/>
          <w:rFonts w:asciiTheme="majorEastAsia" w:eastAsiaTheme="majorEastAsia" w:hAnsiTheme="majorEastAsia" w:cs="Times New Roman"/>
          <w:color w:val="FF0000"/>
        </w:rPr>
        <w:footnoteReference w:id="49"/>
      </w:r>
      <w:r w:rsidRPr="00237020">
        <w:rPr>
          <w:rFonts w:asciiTheme="majorEastAsia" w:eastAsiaTheme="majorEastAsia" w:hAnsiTheme="majorEastAsia" w:cs="Times New Roman"/>
        </w:rPr>
        <w:t>。子曰：「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78C2BAB" wp14:editId="077434C3">
            <wp:extent cx="134686" cy="139031"/>
            <wp:effectExtent l="0" t="0" r="0" b="0"/>
            <wp:docPr id="17379320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320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4851" cy="1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</w:t>
      </w:r>
      <w:r w:rsidRPr="00237020">
        <w:rPr>
          <w:rFonts w:asciiTheme="majorEastAsia" w:eastAsiaTheme="majorEastAsia" w:hAnsiTheme="majorEastAsia" w:cs="Times New Roman"/>
          <w:color w:val="FF0000"/>
        </w:rPr>
        <w:t>列/賴</w:t>
      </w:r>
      <w:r w:rsidRPr="00237020">
        <w:rPr>
          <w:rFonts w:asciiTheme="majorEastAsia" w:eastAsiaTheme="majorEastAsia" w:hAnsiTheme="majorEastAsia" w:cs="Times New Roman"/>
        </w:rPr>
        <w:t>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50"/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018D710" wp14:editId="23FF3976">
            <wp:extent cx="176530" cy="165735"/>
            <wp:effectExtent l="0" t="0" r="0" b="5715"/>
            <wp:docPr id="11981349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（乎）丌（其）下，不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14C23A2" wp14:editId="30FFC76F">
            <wp:extent cx="124660" cy="124660"/>
            <wp:effectExtent l="0" t="0" r="8890" b="8890"/>
            <wp:docPr id="12847970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970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486" cy="12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（折）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51"/>
      </w:r>
      <w:r w:rsidRPr="00237020">
        <w:rPr>
          <w:rFonts w:asciiTheme="majorEastAsia" w:eastAsiaTheme="majorEastAsia" w:hAnsiTheme="majorEastAsia" w:cs="Times New Roman"/>
        </w:rPr>
        <w:t>丌（其）枳（枝）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52"/>
      </w:r>
      <w:r w:rsidRPr="00237020">
        <w:rPr>
          <w:rFonts w:asciiTheme="majorEastAsia" w:eastAsiaTheme="majorEastAsia" w:hAnsiTheme="majorEastAsia" w:cs="Times New Roman"/>
        </w:rPr>
        <w:t>，飤（食）丌（其）實</w:t>
      </w:r>
      <w:ins w:id="239" w:author="MAK, Chi Ki Caily" w:date="2024-09-21T14:24:00Z" w16du:dateUtc="2024-09-21T06:24:00Z">
        <w:r w:rsidR="001A5933" w:rsidRPr="00237020">
          <w:rPr>
            <w:rStyle w:val="af0"/>
            <w:rFonts w:asciiTheme="majorEastAsia" w:eastAsiaTheme="majorEastAsia" w:hAnsiTheme="majorEastAsia" w:cs="Times New Roman"/>
          </w:rPr>
          <w:footnoteReference w:id="53"/>
        </w:r>
      </w:ins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F92AF09" wp14:editId="1951D193">
            <wp:extent cx="147411" cy="123825"/>
            <wp:effectExtent l="0" t="0" r="5080" b="0"/>
            <wp:docPr id="722760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  <w:color w:val="FF0000"/>
        </w:rPr>
        <w:t>/【者，不毀其器。】</w:t>
      </w:r>
      <w:r w:rsidRPr="00237020">
        <w:rPr>
          <w:rFonts w:asciiTheme="majorEastAsia" w:eastAsiaTheme="majorEastAsia" w:hAnsiTheme="majorEastAsia" w:cs="Times New Roman"/>
        </w:rPr>
        <w:t>……【23】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54"/>
      </w:r>
    </w:p>
    <w:p w14:paraId="06951BE5" w14:textId="6DC32F3B" w:rsidR="00213F86" w:rsidRPr="00237020" w:rsidRDefault="00213F86" w:rsidP="00213F86">
      <w:pPr>
        <w:rPr>
          <w:rFonts w:asciiTheme="majorEastAsia" w:eastAsiaTheme="majorEastAsia" w:hAnsiTheme="majorEastAsia" w:cs="Times New Roman"/>
          <w:highlight w:val="yellow"/>
        </w:rPr>
      </w:pPr>
      <w:r w:rsidRPr="00237020">
        <w:rPr>
          <w:rFonts w:asciiTheme="majorEastAsia" w:eastAsiaTheme="majorEastAsia" w:hAnsiTheme="majorEastAsia" w:cs="Times New Roman"/>
        </w:rPr>
        <w:lastRenderedPageBreak/>
        <w:t>…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15BD385" wp14:editId="5ACE648C">
            <wp:extent cx="172085" cy="160020"/>
            <wp:effectExtent l="0" t="0" r="0" b="0"/>
            <wp:docPr id="9717565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（吾）未見芋（</w:t>
      </w:r>
      <w:ins w:id="262" w:author="MAK, Chi Ki Caily" w:date="2024-09-21T14:27:00Z" w16du:dateUtc="2024-09-21T06:27:00Z">
        <w:r w:rsidR="001A5933" w:rsidRPr="00237020">
          <w:rPr>
            <w:rFonts w:asciiTheme="majorEastAsia" w:eastAsiaTheme="majorEastAsia" w:hAnsiTheme="majorEastAsia" w:cs="Times New Roman" w:hint="eastAsia"/>
          </w:rPr>
          <w:t>夸/</w:t>
        </w:r>
      </w:ins>
      <w:r w:rsidRPr="00237020">
        <w:rPr>
          <w:rFonts w:asciiTheme="majorEastAsia" w:eastAsiaTheme="majorEastAsia" w:hAnsiTheme="majorEastAsia" w:cs="Times New Roman"/>
        </w:rPr>
        <w:t>華）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55"/>
      </w:r>
      <w:r w:rsidRPr="00237020">
        <w:rPr>
          <w:rFonts w:asciiTheme="majorEastAsia" w:eastAsiaTheme="majorEastAsia" w:hAnsiTheme="majorEastAsia" w:cs="Times New Roman"/>
        </w:rPr>
        <w:t>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AF4377F" wp14:editId="4601E332">
            <wp:extent cx="171617" cy="209754"/>
            <wp:effectExtent l="0" t="0" r="0" b="0"/>
            <wp:docPr id="9273362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362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7071" cy="21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（信）者，未見善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56"/>
      </w:r>
      <w:r w:rsidRPr="00237020">
        <w:rPr>
          <w:rFonts w:asciiTheme="majorEastAsia" w:eastAsiaTheme="majorEastAsia" w:hAnsiTheme="majorEastAsia" w:cs="Times New Roman"/>
        </w:rPr>
        <w:t>事人而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175C9C2" wp14:editId="2EC9F417">
            <wp:extent cx="182312" cy="189064"/>
            <wp:effectExtent l="0" t="0" r="8255" b="1905"/>
            <wp:docPr id="10633485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485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9382" cy="19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（貞）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57"/>
      </w:r>
      <w:r w:rsidRPr="00237020">
        <w:rPr>
          <w:rFonts w:asciiTheme="majorEastAsia" w:eastAsiaTheme="majorEastAsia" w:hAnsiTheme="majorEastAsia" w:cs="Times New Roman"/>
        </w:rPr>
        <w:t>者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58"/>
      </w:r>
      <w:r w:rsidRPr="00237020">
        <w:rPr>
          <w:rFonts w:asciiTheme="majorEastAsia" w:eastAsiaTheme="majorEastAsia" w:hAnsiTheme="majorEastAsia" w:cs="Times New Roman"/>
        </w:rPr>
        <w:t>。含（今）之殜（世）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4A5DD51" wp14:editId="3A28206D">
            <wp:extent cx="171474" cy="209579"/>
            <wp:effectExtent l="0" t="0" r="0" b="0"/>
            <wp:docPr id="9673328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328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…【21】</w:t>
      </w:r>
    </w:p>
    <w:p w14:paraId="42F65BC9" w14:textId="77777777" w:rsidR="00213F86" w:rsidRPr="00237020" w:rsidRDefault="00213F86" w:rsidP="00213F86">
      <w:p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……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458D30B" wp14:editId="4EA51B4C">
            <wp:extent cx="147411" cy="123825"/>
            <wp:effectExtent l="0" t="0" r="5080" b="0"/>
            <wp:docPr id="13910916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弗王，善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F1513B8" wp14:editId="56A23CE7">
            <wp:extent cx="158749" cy="164419"/>
            <wp:effectExtent l="0" t="0" r="0" b="7620"/>
            <wp:docPr id="6496713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713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147" cy="1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（歖</w:t>
      </w:r>
      <w:r w:rsidRPr="00237020">
        <w:rPr>
          <w:rFonts w:asciiTheme="majorEastAsia" w:eastAsiaTheme="majorEastAsia" w:hAnsiTheme="majorEastAsia" w:cs="Times New Roman"/>
          <w:lang w:eastAsia="zh-CN"/>
        </w:rPr>
        <w:sym w:font="Wingdings" w:char="F0E0"/>
      </w:r>
      <w:r w:rsidRPr="00237020">
        <w:rPr>
          <w:rFonts w:asciiTheme="majorEastAsia" w:eastAsiaTheme="majorEastAsia" w:hAnsiTheme="majorEastAsia" w:cs="Times New Roman"/>
        </w:rPr>
        <w:t>矣）夫，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59"/>
      </w:r>
      <w:r w:rsidRPr="00237020">
        <w:rPr>
          <w:rFonts w:asciiTheme="majorEastAsia" w:eastAsiaTheme="majorEastAsia" w:hAnsiTheme="majorEastAsia" w:cs="Times New Roman"/>
        </w:rPr>
        <w:t>女（焉）能王人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60"/>
      </w:r>
      <w:r w:rsidRPr="00237020">
        <w:rPr>
          <w:rFonts w:asciiTheme="majorEastAsia" w:eastAsiaTheme="majorEastAsia" w:hAnsiTheme="majorEastAsia" w:cs="Times New Roman"/>
        </w:rPr>
        <w:t>？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9075990" wp14:editId="1A03B584">
            <wp:extent cx="184150" cy="158574"/>
            <wp:effectExtent l="0" t="0" r="6350" b="0"/>
            <wp:docPr id="20961445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445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7701" cy="16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（由）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61"/>
      </w:r>
      <w:r w:rsidRPr="00237020">
        <w:rPr>
          <w:rFonts w:asciiTheme="majorEastAsia" w:eastAsiaTheme="majorEastAsia" w:hAnsiTheme="majorEastAsia" w:cs="Times New Roman"/>
        </w:rPr>
        <w:t>！</w:t>
      </w:r>
    </w:p>
    <w:p w14:paraId="002C08C3" w14:textId="77777777" w:rsidR="00213F86" w:rsidRPr="00237020" w:rsidRDefault="00213F86" w:rsidP="00213F86">
      <w:p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lastRenderedPageBreak/>
        <w:t>子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B575861" wp14:editId="00E64966">
            <wp:extent cx="104775" cy="104775"/>
            <wp:effectExtent l="0" t="0" r="9525" b="9525"/>
            <wp:docPr id="2528165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165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4789" cy="10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（過）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D9A7E76" wp14:editId="4AF23562">
            <wp:extent cx="150813" cy="127000"/>
            <wp:effectExtent l="0" t="0" r="1905" b="6350"/>
            <wp:docPr id="19319687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687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8994" cy="13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（曹），（顏）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62"/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8F6BEA4" wp14:editId="3CFC670E">
            <wp:extent cx="147411" cy="123825"/>
            <wp:effectExtent l="0" t="0" r="5080" b="0"/>
            <wp:docPr id="16603219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【17】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A0A56E2" wp14:editId="39B3EAED">
            <wp:extent cx="90616" cy="114780"/>
            <wp:effectExtent l="0" t="0" r="0" b="0"/>
            <wp:docPr id="7841299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299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2603" cy="11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 xml:space="preserve"> 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648633C" wp14:editId="6213C62B">
            <wp:extent cx="127000" cy="110066"/>
            <wp:effectExtent l="0" t="0" r="6350" b="4445"/>
            <wp:docPr id="4062365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365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2183" cy="11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（淵）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BA64381" wp14:editId="24786436">
            <wp:extent cx="173584" cy="127635"/>
            <wp:effectExtent l="0" t="0" r="0" b="5715"/>
            <wp:docPr id="10021501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501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6765" cy="1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（馭）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63"/>
      </w:r>
      <w:r w:rsidRPr="00237020">
        <w:rPr>
          <w:rFonts w:asciiTheme="majorEastAsia" w:eastAsiaTheme="majorEastAsia" w:hAnsiTheme="majorEastAsia" w:cs="Times New Roman"/>
        </w:rPr>
        <w:t>，至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9A935DF" wp14:editId="2B848614">
            <wp:extent cx="149225" cy="164662"/>
            <wp:effectExtent l="0" t="0" r="3175" b="6985"/>
            <wp:docPr id="9190711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711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0348" cy="16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（老）丘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64"/>
      </w:r>
      <w:r w:rsidRPr="00237020">
        <w:rPr>
          <w:rFonts w:asciiTheme="majorEastAsia" w:eastAsiaTheme="majorEastAsia" w:hAnsiTheme="majorEastAsia" w:cs="Times New Roman"/>
        </w:rPr>
        <w:t>，又（有）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6186D7B" wp14:editId="422CD4B6">
            <wp:extent cx="139700" cy="120822"/>
            <wp:effectExtent l="0" t="0" r="0" b="0"/>
            <wp:docPr id="15997331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331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0756" cy="1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（戎</w:t>
      </w:r>
      <w:r w:rsidRPr="00237020">
        <w:rPr>
          <w:rFonts w:asciiTheme="majorEastAsia" w:eastAsiaTheme="majorEastAsia" w:hAnsiTheme="majorEastAsia" w:cs="Times New Roman"/>
          <w:lang w:eastAsia="zh-CN"/>
        </w:rPr>
        <w:sym w:font="Wingdings" w:char="F0E0"/>
      </w:r>
      <w:r w:rsidRPr="00237020">
        <w:rPr>
          <w:rFonts w:asciiTheme="majorEastAsia" w:eastAsiaTheme="majorEastAsia" w:hAnsiTheme="majorEastAsia" w:cs="Times New Roman"/>
        </w:rPr>
        <w:t>農）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65"/>
      </w:r>
      <w:r w:rsidRPr="00237020">
        <w:rPr>
          <w:rFonts w:asciiTheme="majorEastAsia" w:eastAsiaTheme="majorEastAsia" w:hAnsiTheme="majorEastAsia" w:cs="Times New Roman"/>
        </w:rPr>
        <w:t>植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66"/>
      </w:r>
      <w:r w:rsidRPr="00237020">
        <w:rPr>
          <w:rFonts w:asciiTheme="majorEastAsia" w:eastAsiaTheme="majorEastAsia" w:hAnsiTheme="majorEastAsia" w:cs="Times New Roman"/>
        </w:rPr>
        <w:t>丌（其）槈（耨）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67"/>
      </w:r>
      <w:r w:rsidRPr="00237020">
        <w:rPr>
          <w:rFonts w:asciiTheme="majorEastAsia" w:eastAsiaTheme="majorEastAsia" w:hAnsiTheme="majorEastAsia" w:cs="Times New Roman"/>
        </w:rPr>
        <w:t>而訶（歌）女（焉）。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68"/>
      </w:r>
      <w:r w:rsidRPr="00237020">
        <w:rPr>
          <w:rFonts w:asciiTheme="majorEastAsia" w:eastAsiaTheme="majorEastAsia" w:hAnsiTheme="majorEastAsia" w:cs="Times New Roman"/>
        </w:rPr>
        <w:t>子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CE91977" wp14:editId="2582D1C9">
            <wp:extent cx="120650" cy="159039"/>
            <wp:effectExtent l="0" t="0" r="0" b="0"/>
            <wp:docPr id="7154017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0174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1785" cy="16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 xml:space="preserve">[虡（據）/撫] 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69"/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26B6C08C" wp14:editId="4C057AFF">
            <wp:extent cx="139700" cy="139700"/>
            <wp:effectExtent l="0" t="0" r="0" b="0"/>
            <wp:docPr id="18131641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01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719" cy="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（乎）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94C7510" wp14:editId="553393EB">
            <wp:extent cx="209549" cy="160244"/>
            <wp:effectExtent l="0" t="0" r="635" b="0"/>
            <wp:docPr id="4546506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5069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2593" cy="16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（軾）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70"/>
      </w:r>
      <w:r w:rsidRPr="00237020">
        <w:rPr>
          <w:rFonts w:asciiTheme="majorEastAsia" w:eastAsiaTheme="majorEastAsia" w:hAnsiTheme="majorEastAsia" w:cs="Times New Roman"/>
        </w:rPr>
        <w:t>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6BE858C" wp14:editId="46162A45">
            <wp:extent cx="147411" cy="123825"/>
            <wp:effectExtent l="0" t="0" r="5080" b="0"/>
            <wp:docPr id="5364450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……【20】</w:t>
      </w:r>
    </w:p>
    <w:p w14:paraId="7B7A88F6" w14:textId="0E67BB57" w:rsidR="00213F86" w:rsidRPr="00237020" w:rsidRDefault="00213F86" w:rsidP="00FE201F">
      <w:pPr>
        <w:rPr>
          <w:rFonts w:asciiTheme="majorEastAsia" w:eastAsiaTheme="majorEastAsia" w:hAnsiTheme="majorEastAsia"/>
        </w:rPr>
      </w:pPr>
      <w:r w:rsidRPr="00237020">
        <w:rPr>
          <w:rFonts w:asciiTheme="majorEastAsia" w:eastAsiaTheme="majorEastAsia" w:hAnsiTheme="majorEastAsia" w:cs="Times New Roman"/>
        </w:rPr>
        <w:t>……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6E54592" wp14:editId="44AAC3C9">
            <wp:extent cx="156519" cy="191301"/>
            <wp:effectExtent l="0" t="0" r="0" b="0"/>
            <wp:docPr id="12382419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419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6851" cy="19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風也，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625D660" wp14:editId="549E1157">
            <wp:extent cx="266737" cy="276264"/>
            <wp:effectExtent l="0" t="0" r="0" b="9525"/>
            <wp:docPr id="12043637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637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（亂）節而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F0C2918" wp14:editId="20916C8A">
            <wp:extent cx="165100" cy="196849"/>
            <wp:effectExtent l="0" t="0" r="6350" b="0"/>
            <wp:docPr id="17744320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3204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1665" cy="20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（哀）聖（聲）。（曹）之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5FDB66A" wp14:editId="714BB089">
            <wp:extent cx="107950" cy="121444"/>
            <wp:effectExtent l="0" t="0" r="6350" b="0"/>
            <wp:docPr id="1782767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67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9023" cy="12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（喪），丌（其）必此</w:t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7FC0622A" wp14:editId="1282E2C4">
            <wp:extent cx="139700" cy="139700"/>
            <wp:effectExtent l="0" t="0" r="0" b="0"/>
            <wp:docPr id="14589663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01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719" cy="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（乎）？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71"/>
      </w:r>
      <w:r w:rsidRPr="00237020">
        <w:rPr>
          <w:rFonts w:asciiTheme="majorEastAsia" w:eastAsiaTheme="majorEastAsia" w:hAnsiTheme="majorEastAsia" w:cs="Times New Roman"/>
        </w:rPr>
        <w:t>韋（回）！」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72"/>
      </w:r>
      <w:r w:rsidRPr="00237020">
        <w:rPr>
          <w:rFonts w:asciiTheme="majorEastAsia" w:eastAsiaTheme="majorEastAsia" w:hAnsiTheme="majorEastAsia" w:cs="Times New Roman"/>
        </w:rPr>
        <w:t>子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2423645" wp14:editId="0128D055">
            <wp:extent cx="200024" cy="167763"/>
            <wp:effectExtent l="0" t="0" r="0" b="3810"/>
            <wp:docPr id="4522843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843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7569" cy="17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（嘆）曰：「烏（於）！莫我智（知）也夫。」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73"/>
      </w:r>
      <w:r w:rsidRPr="00237020">
        <w:rPr>
          <w:rFonts w:asciiTheme="majorEastAsia" w:eastAsiaTheme="majorEastAsia" w:hAnsiTheme="majorEastAsia" w:cs="Times New Roman"/>
        </w:rPr>
        <w:t>子遊（游）曰：「又（有）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5CD0980" wp14:editId="75F224F3">
            <wp:extent cx="158115" cy="135889"/>
            <wp:effectExtent l="0" t="0" r="0" b="0"/>
            <wp:docPr id="2834552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5524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8319" cy="17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（地）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74"/>
      </w:r>
      <w:r w:rsidRPr="00237020">
        <w:rPr>
          <w:rFonts w:asciiTheme="majorEastAsia" w:eastAsiaTheme="majorEastAsia" w:hAnsiTheme="majorEastAsia" w:cs="Times New Roman"/>
        </w:rPr>
        <w:t>之胃（謂）也</w:t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6580857C" wp14:editId="0E8DCA61">
            <wp:extent cx="139700" cy="139700"/>
            <wp:effectExtent l="0" t="0" r="0" b="0"/>
            <wp:docPr id="5543464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01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719" cy="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（乎）？」子</w:t>
      </w:r>
      <w:bookmarkStart w:id="341" w:name="_Hlk176476346"/>
      <w:r w:rsidRPr="00237020">
        <w:rPr>
          <w:rFonts w:asciiTheme="majorEastAsia" w:eastAsiaTheme="majorEastAsia" w:hAnsiTheme="majorEastAsia" w:cs="Times New Roman"/>
        </w:rPr>
        <w:t>曰：</w:t>
      </w:r>
      <w:r w:rsidRPr="00237020">
        <w:rPr>
          <w:rFonts w:asciiTheme="majorEastAsia" w:eastAsiaTheme="majorEastAsia" w:hAnsiTheme="majorEastAsia" w:cs="Times New Roman"/>
        </w:rPr>
        <w:lastRenderedPageBreak/>
        <w:t>「侒（偃）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75"/>
      </w:r>
      <w:r w:rsidRPr="00237020">
        <w:rPr>
          <w:rFonts w:asciiTheme="majorEastAsia" w:eastAsiaTheme="majorEastAsia" w:hAnsiTheme="majorEastAsia" w:cs="Times New Roman"/>
        </w:rPr>
        <w:t>…【4】</w:t>
      </w:r>
      <w:bookmarkEnd w:id="341"/>
      <w:ins w:id="342" w:author="MAK, Chi Ki Caily" w:date="2024-09-21T10:39:00Z" w16du:dateUtc="2024-09-21T02:39:00Z">
        <w:r w:rsidR="005D65F1" w:rsidRPr="00237020">
          <w:rPr>
            <w:rFonts w:asciiTheme="majorEastAsia" w:eastAsiaTheme="majorEastAsia" w:hAnsiTheme="majorEastAsia" w:cs="Times New Roman" w:hint="eastAsia"/>
          </w:rPr>
          <w:t>也，求爲之言；又</w:t>
        </w:r>
        <w:r w:rsidR="005D65F1" w:rsidRPr="00237020">
          <w:rPr>
            <w:rFonts w:asciiTheme="majorEastAsia" w:eastAsiaTheme="majorEastAsia" w:hAnsiTheme="majorEastAsia" w:cs="Times New Roman"/>
          </w:rPr>
          <w:t>（</w:t>
        </w:r>
        <w:r w:rsidR="005D65F1" w:rsidRPr="00237020">
          <w:rPr>
            <w:rFonts w:asciiTheme="majorEastAsia" w:eastAsiaTheme="majorEastAsia" w:hAnsiTheme="majorEastAsia" w:cs="Times New Roman" w:hint="eastAsia"/>
          </w:rPr>
          <w:t>有</w:t>
        </w:r>
        <w:r w:rsidR="005D65F1" w:rsidRPr="00237020">
          <w:rPr>
            <w:rFonts w:asciiTheme="majorEastAsia" w:eastAsiaTheme="majorEastAsia" w:hAnsiTheme="majorEastAsia" w:cs="Times New Roman"/>
          </w:rPr>
          <w:t>）</w:t>
        </w:r>
        <w:r w:rsidR="005D65F1" w:rsidRPr="00237020">
          <w:rPr>
            <w:rFonts w:asciiTheme="majorEastAsia" w:eastAsiaTheme="majorEastAsia" w:hAnsiTheme="majorEastAsia" w:cs="Times New Roman" w:hint="eastAsia"/>
          </w:rPr>
          <w:t>夫言也，求爲之行。</w:t>
        </w:r>
        <w:r w:rsidR="005D65F1" w:rsidRPr="00237020">
          <w:rPr>
            <w:rStyle w:val="af0"/>
            <w:rFonts w:asciiTheme="majorEastAsia" w:eastAsiaTheme="majorEastAsia" w:hAnsiTheme="majorEastAsia" w:cs="Times New Roman"/>
          </w:rPr>
          <w:footnoteReference w:id="76"/>
        </w:r>
        <w:r w:rsidR="005D65F1" w:rsidRPr="00237020">
          <w:rPr>
            <w:rFonts w:asciiTheme="majorEastAsia" w:eastAsiaTheme="majorEastAsia" w:hAnsiTheme="majorEastAsia" w:cs="Times New Roman" w:hint="eastAsia"/>
          </w:rPr>
          <w:t>言行相</w:t>
        </w:r>
        <w:r w:rsidR="005D65F1" w:rsidRPr="00237020">
          <w:rPr>
            <w:rFonts w:asciiTheme="majorEastAsia" w:eastAsiaTheme="majorEastAsia" w:hAnsiTheme="majorEastAsia" w:cs="Times New Roman"/>
            <w:noProof/>
          </w:rPr>
          <w:drawing>
            <wp:inline distT="0" distB="0" distL="0" distR="0" wp14:anchorId="3C8AA38A" wp14:editId="2DB0C20C">
              <wp:extent cx="138023" cy="162671"/>
              <wp:effectExtent l="0" t="0" r="0" b="8890"/>
              <wp:docPr id="768052730" name="圖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68052730" name=""/>
                      <pic:cNvPicPr/>
                    </pic:nvPicPr>
                    <pic:blipFill>
                      <a:blip r:embed="rId6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80" cy="1676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5D65F1" w:rsidRPr="00237020">
          <w:rPr>
            <w:rFonts w:asciiTheme="majorEastAsia" w:eastAsiaTheme="majorEastAsia" w:hAnsiTheme="majorEastAsia" w:cs="Times New Roman" w:hint="eastAsia"/>
          </w:rPr>
          <w:t>（近）</w:t>
        </w:r>
        <w:r w:rsidR="005D65F1" w:rsidRPr="00237020">
          <w:rPr>
            <w:rStyle w:val="af0"/>
            <w:rFonts w:asciiTheme="majorEastAsia" w:eastAsiaTheme="majorEastAsia" w:hAnsiTheme="majorEastAsia" w:cs="Times New Roman"/>
          </w:rPr>
          <w:footnoteReference w:id="77"/>
        </w:r>
        <w:r w:rsidR="005D65F1" w:rsidRPr="00237020">
          <w:rPr>
            <w:rFonts w:asciiTheme="majorEastAsia" w:eastAsiaTheme="majorEastAsia" w:hAnsiTheme="majorEastAsia" w:cs="Times New Roman" w:hint="eastAsia"/>
          </w:rPr>
          <w:t>，肰（然）句（後）君子。</w:t>
        </w:r>
        <w:r w:rsidR="005D65F1" w:rsidRPr="00237020">
          <w:rPr>
            <w:rStyle w:val="af0"/>
            <w:rFonts w:asciiTheme="majorEastAsia" w:eastAsiaTheme="majorEastAsia" w:hAnsiTheme="majorEastAsia" w:cs="Times New Roman"/>
          </w:rPr>
          <w:footnoteReference w:id="78"/>
        </w:r>
      </w:ins>
    </w:p>
    <w:p w14:paraId="5E024EDA" w14:textId="7B268085" w:rsidR="00213F86" w:rsidRPr="00237020" w:rsidRDefault="000C2868" w:rsidP="00213F86">
      <w:p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（</w:t>
      </w:r>
      <w:r w:rsidR="00213F86" w:rsidRPr="00237020">
        <w:rPr>
          <w:rFonts w:asciiTheme="majorEastAsia" w:eastAsiaTheme="majorEastAsia" w:hAnsiTheme="majorEastAsia" w:cs="Times New Roman"/>
        </w:rPr>
        <w:t>子</w:t>
      </w:r>
      <w:r w:rsidRPr="00237020">
        <w:rPr>
          <w:rFonts w:asciiTheme="majorEastAsia" w:eastAsiaTheme="majorEastAsia" w:hAnsiTheme="majorEastAsia" w:cs="Times New Roman"/>
        </w:rPr>
        <w:t>）</w:t>
      </w:r>
      <w:r w:rsidR="00213F86"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997E9A6" wp14:editId="73EB40B8">
            <wp:extent cx="147411" cy="123825"/>
            <wp:effectExtent l="0" t="0" r="5080" b="0"/>
            <wp:docPr id="9569713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F86" w:rsidRPr="00237020">
        <w:rPr>
          <w:rFonts w:asciiTheme="majorEastAsia" w:eastAsiaTheme="majorEastAsia" w:hAnsiTheme="majorEastAsia" w:cs="Times New Roman"/>
        </w:rPr>
        <w:t>【12】</w:t>
      </w:r>
      <w:r w:rsidR="00213F86"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231ED49F" wp14:editId="70CFA250">
            <wp:extent cx="103854" cy="131548"/>
            <wp:effectExtent l="0" t="0" r="0" b="0"/>
            <wp:docPr id="15242971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971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4584" cy="13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F86" w:rsidRPr="00237020">
        <w:rPr>
          <w:rFonts w:asciiTheme="majorEastAsia" w:eastAsiaTheme="majorEastAsia" w:hAnsiTheme="majorEastAsia" w:cs="Times New Roman"/>
        </w:rPr>
        <w:t>曰：「韋（回），</w:t>
      </w:r>
      <w:r w:rsidR="00213F86"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892CCFF" wp14:editId="62CF4F3E">
            <wp:extent cx="120650" cy="129268"/>
            <wp:effectExtent l="0" t="0" r="0" b="4445"/>
            <wp:docPr id="19316523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5232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21598" cy="13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F86" w:rsidRPr="00237020">
        <w:rPr>
          <w:rFonts w:asciiTheme="majorEastAsia" w:eastAsiaTheme="majorEastAsia" w:hAnsiTheme="majorEastAsia" w:cs="Times New Roman"/>
        </w:rPr>
        <w:t>（來）</w:t>
      </w:r>
      <w:r w:rsidR="00213F86" w:rsidRPr="00237020">
        <w:rPr>
          <w:rStyle w:val="af0"/>
          <w:rFonts w:asciiTheme="majorEastAsia" w:eastAsiaTheme="majorEastAsia" w:hAnsiTheme="majorEastAsia" w:cs="Times New Roman"/>
        </w:rPr>
        <w:footnoteReference w:id="79"/>
      </w:r>
      <w:r w:rsidR="00213F86" w:rsidRPr="00237020">
        <w:rPr>
          <w:rFonts w:asciiTheme="majorEastAsia" w:eastAsiaTheme="majorEastAsia" w:hAnsiTheme="majorEastAsia" w:cs="Times New Roman"/>
        </w:rPr>
        <w:t>，</w:t>
      </w:r>
      <w:r w:rsidR="00213F86"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61FD9FC" wp14:editId="4EFA77EE">
            <wp:extent cx="160279" cy="149225"/>
            <wp:effectExtent l="0" t="0" r="0" b="3175"/>
            <wp:docPr id="5330826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52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352" cy="1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F86" w:rsidRPr="00237020">
        <w:rPr>
          <w:rFonts w:asciiTheme="majorEastAsia" w:eastAsiaTheme="majorEastAsia" w:hAnsiTheme="majorEastAsia" w:cs="Times New Roman"/>
        </w:rPr>
        <w:t>（吾）告女（汝），丌（其）</w:t>
      </w:r>
      <w:r w:rsidR="00213F86"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9D7C810" wp14:editId="66230F83">
            <wp:extent cx="145676" cy="165100"/>
            <wp:effectExtent l="0" t="0" r="6985" b="6350"/>
            <wp:docPr id="18568824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8246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7764" cy="16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F86" w:rsidRPr="00237020">
        <w:rPr>
          <w:rFonts w:asciiTheme="majorEastAsia" w:eastAsiaTheme="majorEastAsia" w:hAnsiTheme="majorEastAsia" w:cs="Times New Roman"/>
        </w:rPr>
        <w:t>（</w:t>
      </w:r>
      <w:r w:rsidR="00213F86" w:rsidRPr="00237020">
        <w:rPr>
          <w:rFonts w:asciiTheme="majorEastAsia" w:eastAsiaTheme="majorEastAsia" w:hAnsiTheme="majorEastAsia" w:cs="Times New Roman"/>
          <w:color w:val="FF0000"/>
        </w:rPr>
        <w:t>阻/組</w:t>
      </w:r>
      <w:r w:rsidR="00213F86" w:rsidRPr="00237020">
        <w:rPr>
          <w:rFonts w:asciiTheme="majorEastAsia" w:eastAsiaTheme="majorEastAsia" w:hAnsiTheme="majorEastAsia" w:cs="Times New Roman"/>
        </w:rPr>
        <w:t>）</w:t>
      </w:r>
      <w:r w:rsidR="00213F86" w:rsidRPr="00237020">
        <w:rPr>
          <w:rStyle w:val="af0"/>
          <w:rFonts w:asciiTheme="majorEastAsia" w:eastAsiaTheme="majorEastAsia" w:hAnsiTheme="majorEastAsia" w:cs="Times New Roman"/>
        </w:rPr>
        <w:footnoteReference w:id="80"/>
      </w:r>
      <w:r w:rsidR="00213F86" w:rsidRPr="00237020">
        <w:rPr>
          <w:rFonts w:asciiTheme="majorEastAsia" w:eastAsiaTheme="majorEastAsia" w:hAnsiTheme="majorEastAsia" w:cs="Times New Roman"/>
        </w:rPr>
        <w:t xml:space="preserve">者 </w:t>
      </w:r>
      <w:r w:rsidR="00213F86" w:rsidRPr="00237020">
        <w:rPr>
          <w:rStyle w:val="af0"/>
          <w:rFonts w:asciiTheme="majorEastAsia" w:eastAsiaTheme="majorEastAsia" w:hAnsiTheme="majorEastAsia" w:cs="Times New Roman"/>
        </w:rPr>
        <w:footnoteReference w:id="81"/>
      </w:r>
      <w:r w:rsidR="00213F86"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6A16FE9C" wp14:editId="0F32A7B4">
            <wp:extent cx="139700" cy="139700"/>
            <wp:effectExtent l="0" t="0" r="0" b="0"/>
            <wp:docPr id="1580019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01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719" cy="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F86" w:rsidRPr="00237020">
        <w:rPr>
          <w:rFonts w:asciiTheme="majorEastAsia" w:eastAsiaTheme="majorEastAsia" w:hAnsiTheme="majorEastAsia" w:cs="Times New Roman"/>
        </w:rPr>
        <w:t>（乎）？隹（雖）多䎽（聞）</w:t>
      </w:r>
      <w:r w:rsidR="00213F86" w:rsidRPr="00237020">
        <w:rPr>
          <w:rStyle w:val="af0"/>
          <w:rFonts w:asciiTheme="majorEastAsia" w:eastAsiaTheme="majorEastAsia" w:hAnsiTheme="majorEastAsia" w:cs="Times New Roman"/>
        </w:rPr>
        <w:footnoteReference w:id="82"/>
      </w:r>
      <w:r w:rsidR="00213F86" w:rsidRPr="00237020">
        <w:rPr>
          <w:rFonts w:asciiTheme="majorEastAsia" w:eastAsiaTheme="majorEastAsia" w:hAnsiTheme="majorEastAsia" w:cs="Times New Roman"/>
        </w:rPr>
        <w:t>而不</w:t>
      </w:r>
      <w:r w:rsidR="00213F86"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5584FA0" wp14:editId="47F37F8C">
            <wp:extent cx="146050" cy="162278"/>
            <wp:effectExtent l="0" t="0" r="6350" b="9525"/>
            <wp:docPr id="8346003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0034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0077" cy="16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F86" w:rsidRPr="00237020">
        <w:rPr>
          <w:rFonts w:asciiTheme="majorEastAsia" w:eastAsiaTheme="majorEastAsia" w:hAnsiTheme="majorEastAsia" w:cs="Times New Roman"/>
        </w:rPr>
        <w:t>（友）</w:t>
      </w:r>
      <w:r w:rsidR="00213F86"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370F034" wp14:editId="7EBBECA1">
            <wp:extent cx="193675" cy="199544"/>
            <wp:effectExtent l="0" t="0" r="0" b="0"/>
            <wp:docPr id="16103377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377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7361" cy="20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F86" w:rsidRPr="00237020">
        <w:rPr>
          <w:rFonts w:asciiTheme="majorEastAsia" w:eastAsiaTheme="majorEastAsia" w:hAnsiTheme="majorEastAsia" w:cs="Times New Roman"/>
        </w:rPr>
        <w:t>（賢），丌（其）……【15】</w:t>
      </w:r>
      <w:r w:rsidR="00213F86" w:rsidRPr="00237020">
        <w:rPr>
          <w:rStyle w:val="af0"/>
          <w:rFonts w:asciiTheme="majorEastAsia" w:eastAsiaTheme="majorEastAsia" w:hAnsiTheme="majorEastAsia" w:cs="Times New Roman"/>
        </w:rPr>
        <w:footnoteReference w:id="83"/>
      </w:r>
    </w:p>
    <w:p w14:paraId="171589D0" w14:textId="127FD7E7" w:rsidR="00213F86" w:rsidRPr="00237020" w:rsidRDefault="00213F86" w:rsidP="00213F86">
      <w:p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lastRenderedPageBreak/>
        <w:t>……□</w:t>
      </w:r>
      <w:ins w:id="401" w:author="MAK, Chi Ki Caily" w:date="2024-09-21T15:12:00Z" w16du:dateUtc="2024-09-21T07:12:00Z">
        <w:r w:rsidR="00E906CD" w:rsidRPr="00237020">
          <w:rPr>
            <w:rStyle w:val="af0"/>
            <w:rFonts w:asciiTheme="majorEastAsia" w:eastAsiaTheme="majorEastAsia" w:hAnsiTheme="majorEastAsia" w:cs="Times New Roman"/>
          </w:rPr>
          <w:footnoteReference w:id="84"/>
        </w:r>
      </w:ins>
      <w:r w:rsidRPr="00237020">
        <w:rPr>
          <w:rFonts w:asciiTheme="majorEastAsia" w:eastAsiaTheme="majorEastAsia" w:hAnsiTheme="majorEastAsia" w:cs="Times New Roman"/>
        </w:rPr>
        <w:t>女（焉）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95F8E3B" wp14:editId="21E03046">
            <wp:extent cx="174751" cy="136524"/>
            <wp:effectExtent l="0" t="0" r="0" b="0"/>
            <wp:docPr id="5915055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0555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4297" cy="14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（終）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85"/>
      </w:r>
      <w:r w:rsidRPr="00237020">
        <w:rPr>
          <w:rFonts w:asciiTheme="majorEastAsia" w:eastAsiaTheme="majorEastAsia" w:hAnsiTheme="majorEastAsia" w:cs="Times New Roman"/>
        </w:rPr>
        <w:t>。」</w:t>
      </w:r>
    </w:p>
    <w:p w14:paraId="30549EDF" w14:textId="77777777" w:rsidR="00213F86" w:rsidRPr="00237020" w:rsidRDefault="00213F86" w:rsidP="00213F86">
      <w:p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子曰：「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0A8A1CE" wp14:editId="50543467">
            <wp:extent cx="128095" cy="142875"/>
            <wp:effectExtent l="0" t="0" r="5715" b="0"/>
            <wp:docPr id="7617665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6651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0631" cy="14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（寡）䎽（聞）則沽（固/孤）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86"/>
      </w:r>
      <w:r w:rsidRPr="00237020">
        <w:rPr>
          <w:rFonts w:asciiTheme="majorEastAsia" w:eastAsiaTheme="majorEastAsia" w:hAnsiTheme="majorEastAsia" w:cs="Times New Roman"/>
        </w:rPr>
        <w:t>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96B21B8" wp14:editId="2DF96291">
            <wp:extent cx="128095" cy="142875"/>
            <wp:effectExtent l="0" t="0" r="5715" b="0"/>
            <wp:docPr id="12092885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6651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0631" cy="14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（寡）見則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3471C88" wp14:editId="6A1E6EA9">
            <wp:extent cx="150446" cy="139700"/>
            <wp:effectExtent l="0" t="0" r="2540" b="0"/>
            <wp:docPr id="3449174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1742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3746" cy="14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（肆）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87"/>
      </w:r>
      <w:r w:rsidRPr="00237020">
        <w:rPr>
          <w:rFonts w:asciiTheme="majorEastAsia" w:eastAsiaTheme="majorEastAsia" w:hAnsiTheme="majorEastAsia" w:cs="Times New Roman"/>
        </w:rPr>
        <w:t>；多䎽（聞）則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C8840C2" wp14:editId="02291385">
            <wp:extent cx="152400" cy="152400"/>
            <wp:effectExtent l="0" t="0" r="0" b="0"/>
            <wp:docPr id="4192902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9020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2420" cy="1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（惑）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88"/>
      </w:r>
      <w:r w:rsidRPr="00237020">
        <w:rPr>
          <w:rFonts w:asciiTheme="majorEastAsia" w:eastAsiaTheme="majorEastAsia" w:hAnsiTheme="majorEastAsia" w:cs="Times New Roman"/>
        </w:rPr>
        <w:t>，多見則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CDE7BE7" wp14:editId="7E443BA9">
            <wp:extent cx="147411" cy="123825"/>
            <wp:effectExtent l="0" t="0" r="5080" b="0"/>
            <wp:docPr id="11532098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……【16】</w:t>
      </w:r>
    </w:p>
    <w:p w14:paraId="74E31E5A" w14:textId="6F7E85E1" w:rsidR="00213F86" w:rsidRPr="00237020" w:rsidRDefault="00213F86" w:rsidP="00213F86">
      <w:p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子曰：「脠（延）</w:t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106408EE" wp14:editId="68B7403D">
            <wp:extent cx="271639" cy="222250"/>
            <wp:effectExtent l="0" t="0" r="0" b="6350"/>
            <wp:docPr id="152763193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48" cy="23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（陵）季子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89"/>
      </w:r>
      <w:r w:rsidRPr="00237020">
        <w:rPr>
          <w:rFonts w:asciiTheme="majorEastAsia" w:eastAsiaTheme="majorEastAsia" w:hAnsiTheme="majorEastAsia" w:cs="Times New Roman"/>
        </w:rPr>
        <w:t>，丌（其）天民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90"/>
      </w:r>
      <w:r w:rsidRPr="00237020">
        <w:rPr>
          <w:rFonts w:asciiTheme="majorEastAsia" w:eastAsiaTheme="majorEastAsia" w:hAnsiTheme="majorEastAsia" w:cs="Times New Roman"/>
        </w:rPr>
        <w:t>也</w:t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592863B0" wp14:editId="7D85369E">
            <wp:extent cx="139700" cy="139700"/>
            <wp:effectExtent l="0" t="0" r="0" b="0"/>
            <wp:docPr id="7931011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01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719" cy="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（乎）？生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91"/>
      </w:r>
      <w:r w:rsidRPr="00237020">
        <w:rPr>
          <w:rFonts w:asciiTheme="majorEastAsia" w:eastAsiaTheme="majorEastAsia" w:hAnsiTheme="majorEastAsia" w:cs="Times New Roman"/>
        </w:rPr>
        <w:t>而不因丌</w:t>
      </w:r>
      <w:r w:rsidRPr="00237020">
        <w:rPr>
          <w:rFonts w:asciiTheme="majorEastAsia" w:eastAsiaTheme="majorEastAsia" w:hAnsiTheme="majorEastAsia" w:cs="Times New Roman"/>
        </w:rPr>
        <w:lastRenderedPageBreak/>
        <w:t>（其）浴（俗）。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92"/>
      </w:r>
      <w:r w:rsidRPr="00237020">
        <w:rPr>
          <w:rFonts w:asciiTheme="majorEastAsia" w:eastAsiaTheme="majorEastAsia" w:hAnsiTheme="majorEastAsia" w:cs="Times New Roman"/>
        </w:rPr>
        <w:t>吳人生七□（年）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93"/>
      </w:r>
      <w:r w:rsidRPr="00237020">
        <w:rPr>
          <w:rFonts w:asciiTheme="majorEastAsia" w:eastAsiaTheme="majorEastAsia" w:hAnsiTheme="majorEastAsia" w:cs="Times New Roman"/>
        </w:rPr>
        <w:t>？【2】</w:t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7A8D49E0" wp14:editId="19580798">
            <wp:extent cx="82378" cy="104345"/>
            <wp:effectExtent l="0" t="0" r="0" b="0"/>
            <wp:docPr id="17795211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211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4567" cy="10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而毄（墼－裼）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94"/>
      </w:r>
      <w:ins w:id="450" w:author="MAK, Chi Ki Caily" w:date="2024-09-21T15:25:00Z" w16du:dateUtc="2024-09-21T07:25:00Z">
        <w:r w:rsidR="0050176A" w:rsidRPr="00237020">
          <w:rPr>
            <w:rFonts w:asciiTheme="majorEastAsia" w:eastAsiaTheme="majorEastAsia" w:hAnsiTheme="majorEastAsia" w:cs="Times New Roman" w:hint="eastAsia"/>
          </w:rPr>
          <w:t>（</w:t>
        </w:r>
      </w:ins>
      <w:r w:rsidRPr="00237020">
        <w:rPr>
          <w:rFonts w:asciiTheme="majorEastAsia" w:eastAsiaTheme="majorEastAsia" w:hAnsiTheme="majorEastAsia" w:cs="Times New Roman"/>
        </w:rPr>
        <w:t>，</w:t>
      </w:r>
      <w:ins w:id="451" w:author="MAK, Chi Ki Caily" w:date="2024-09-21T15:25:00Z" w16du:dateUtc="2024-09-21T07:25:00Z">
        <w:r w:rsidR="0050176A" w:rsidRPr="00237020">
          <w:rPr>
            <w:rFonts w:asciiTheme="majorEastAsia" w:eastAsiaTheme="majorEastAsia" w:hAnsiTheme="majorEastAsia" w:cs="Times New Roman" w:hint="eastAsia"/>
          </w:rPr>
          <w:t>）</w:t>
        </w:r>
      </w:ins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1281760" wp14:editId="5A15B0D0">
            <wp:extent cx="178594" cy="158750"/>
            <wp:effectExtent l="0" t="0" r="0" b="0"/>
            <wp:docPr id="2601268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2688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1700" cy="16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（散－袒）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95"/>
      </w:r>
      <w:r w:rsidRPr="00237020">
        <w:rPr>
          <w:rFonts w:asciiTheme="majorEastAsia" w:eastAsiaTheme="majorEastAsia" w:hAnsiTheme="majorEastAsia" w:cs="Times New Roman"/>
        </w:rPr>
        <w:t>□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96"/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0D2D0DD5" wp14:editId="147857EF">
            <wp:extent cx="139700" cy="139700"/>
            <wp:effectExtent l="0" t="0" r="0" b="0"/>
            <wp:docPr id="929558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01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719" cy="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（乎）丌（其）䧹（膺）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97"/>
      </w:r>
      <w:r w:rsidRPr="00237020">
        <w:rPr>
          <w:rFonts w:asciiTheme="majorEastAsia" w:eastAsiaTheme="majorEastAsia" w:hAnsiTheme="majorEastAsia" w:cs="Times New Roman"/>
        </w:rPr>
        <w:t>，脠（延） 陵季=（季子）僑（矯）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98"/>
      </w:r>
      <w:r w:rsidRPr="00237020">
        <w:rPr>
          <w:rFonts w:asciiTheme="majorEastAsia" w:eastAsiaTheme="majorEastAsia" w:hAnsiTheme="majorEastAsia" w:cs="Times New Roman"/>
        </w:rPr>
        <w:lastRenderedPageBreak/>
        <w:t>而弗受。脠（延）陵季=（季子），丌（ 其）天民也</w:t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67D21E19" wp14:editId="02D9A0B8">
            <wp:extent cx="139700" cy="139700"/>
            <wp:effectExtent l="0" t="0" r="0" b="0"/>
            <wp:docPr id="20145886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01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719" cy="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（乎）？」子贛（貢）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1F75B14" wp14:editId="396DFCDD">
            <wp:extent cx="147411" cy="123825"/>
            <wp:effectExtent l="0" t="0" r="5080" b="0"/>
            <wp:docPr id="5739016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……【1】</w:t>
      </w:r>
    </w:p>
    <w:p w14:paraId="2B2536C5" w14:textId="5BA44C99" w:rsidR="00213F86" w:rsidRPr="00237020" w:rsidRDefault="00213F86" w:rsidP="00213F86">
      <w:p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……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DB2F982" wp14:editId="661AD72D">
            <wp:extent cx="147411" cy="123825"/>
            <wp:effectExtent l="0" t="0" r="5080" b="0"/>
            <wp:docPr id="12016712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□/</w:t>
      </w:r>
      <w:r w:rsidRPr="00237020">
        <w:rPr>
          <w:rFonts w:asciiTheme="majorEastAsia" w:eastAsiaTheme="majorEastAsia" w:hAnsiTheme="majorEastAsia" w:cs="Times New Roman"/>
          <w:color w:val="FF0000"/>
        </w:rPr>
        <w:t>子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99"/>
      </w:r>
      <w:ins w:id="500" w:author="MAK, Chi Ki Caily" w:date="2024-09-21T15:35:00Z" w16du:dateUtc="2024-09-21T07:35:00Z">
        <w:r w:rsidR="0071365E" w:rsidRPr="00237020">
          <w:rPr>
            <w:rFonts w:asciiTheme="majorEastAsia" w:eastAsiaTheme="majorEastAsia" w:hAnsiTheme="majorEastAsia" w:cs="Times New Roman" w:hint="eastAsia"/>
            <w:color w:val="FF0000"/>
          </w:rPr>
          <w:t>_</w:t>
        </w:r>
        <w:r w:rsidR="0071365E" w:rsidRPr="00237020">
          <w:rPr>
            <w:rStyle w:val="af0"/>
            <w:rFonts w:asciiTheme="majorEastAsia" w:eastAsiaTheme="majorEastAsia" w:hAnsiTheme="majorEastAsia" w:cs="Times New Roman"/>
            <w:color w:val="FF0000"/>
            <w:lang w:eastAsia="zh-CN"/>
          </w:rPr>
          <w:footnoteReference w:id="100"/>
        </w:r>
      </w:ins>
      <w:r w:rsidRPr="00237020">
        <w:rPr>
          <w:rFonts w:asciiTheme="majorEastAsia" w:eastAsiaTheme="majorEastAsia" w:hAnsiTheme="majorEastAsia" w:cs="Times New Roman"/>
        </w:rPr>
        <w:t>曰：「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EBDC938" wp14:editId="41DD2416">
            <wp:extent cx="160279" cy="149225"/>
            <wp:effectExtent l="0" t="0" r="0" b="3175"/>
            <wp:docPr id="8222013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52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352" cy="1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（吾）䎽（聞）父毋（母）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01"/>
      </w:r>
      <w:r w:rsidRPr="00237020">
        <w:rPr>
          <w:rFonts w:asciiTheme="majorEastAsia" w:eastAsiaTheme="majorEastAsia" w:hAnsiTheme="majorEastAsia" w:cs="Times New Roman"/>
        </w:rPr>
        <w:t>之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BBE496A" wp14:editId="2E135727">
            <wp:extent cx="174625" cy="174625"/>
            <wp:effectExtent l="0" t="0" r="0" b="0"/>
            <wp:docPr id="8125027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0272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4648" cy="17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（喪）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02"/>
      </w:r>
      <w:r w:rsidRPr="00237020">
        <w:rPr>
          <w:rFonts w:asciiTheme="majorEastAsia" w:eastAsiaTheme="majorEastAsia" w:hAnsiTheme="majorEastAsia" w:cs="Times New Roman"/>
        </w:rPr>
        <w:t>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7033F5F" wp14:editId="12A2EEF0">
            <wp:extent cx="147411" cy="123825"/>
            <wp:effectExtent l="0" t="0" r="5080" b="0"/>
            <wp:docPr id="10000549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【7】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FB53559" wp14:editId="35CC47BD">
            <wp:extent cx="147411" cy="123825"/>
            <wp:effectExtent l="0" t="0" r="5080" b="0"/>
            <wp:docPr id="12520795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飤（食）肉女（如）飯土，酓（飲）酉（酒）女（如）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8E8DE2C" wp14:editId="18A026E3">
            <wp:extent cx="137795" cy="133350"/>
            <wp:effectExtent l="0" t="0" r="0" b="0"/>
            <wp:docPr id="10136292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2926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8536" cy="13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 xml:space="preserve"> （淆/</w:t>
      </w:r>
      <w:r w:rsidRPr="00237020">
        <w:rPr>
          <w:rFonts w:asciiTheme="majorEastAsia" w:eastAsiaTheme="majorEastAsia" w:hAnsiTheme="majorEastAsia" w:cs="Times New Roman"/>
          <w:color w:val="FF0000"/>
        </w:rPr>
        <w:t>澆</w:t>
      </w:r>
      <w:r w:rsidRPr="00237020">
        <w:rPr>
          <w:rFonts w:asciiTheme="majorEastAsia" w:eastAsiaTheme="majorEastAsia" w:hAnsiTheme="majorEastAsia" w:cs="Times New Roman"/>
        </w:rPr>
        <w:t>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03"/>
      </w:r>
      <w:r w:rsidRPr="00237020">
        <w:rPr>
          <w:rFonts w:asciiTheme="majorEastAsia" w:eastAsiaTheme="majorEastAsia" w:hAnsiTheme="majorEastAsia" w:cs="Times New Roman"/>
        </w:rPr>
        <w:t>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3009154" wp14:editId="731A8117">
            <wp:extent cx="137432" cy="133350"/>
            <wp:effectExtent l="0" t="0" r="0" b="0"/>
            <wp:docPr id="21611331" name="圖片 4" descr="&amp;13.E7A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&amp;13.E7A9;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36" cy="138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（信）</w:t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01BE837B" wp14:editId="04C6C022">
            <wp:extent cx="139700" cy="139700"/>
            <wp:effectExtent l="0" t="0" r="0" b="0"/>
            <wp:docPr id="18707061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01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719" cy="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（乎）？」子贛（貢）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7C57F8A" wp14:editId="4EBAC1E4">
            <wp:extent cx="195943" cy="152400"/>
            <wp:effectExtent l="0" t="0" r="0" b="0"/>
            <wp:docPr id="3617175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1757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8941" cy="15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（曰）：「莫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DAD208A" wp14:editId="25C650BC">
            <wp:extent cx="171450" cy="171450"/>
            <wp:effectExtent l="0" t="0" r="0" b="0"/>
            <wp:docPr id="14443593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5937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（親）</w:t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441406DA" wp14:editId="4F57A8C5">
            <wp:extent cx="139700" cy="139700"/>
            <wp:effectExtent l="0" t="0" r="0" b="0"/>
            <wp:docPr id="16326400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01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719" cy="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（乎）父毋（母），死不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0F263A8" wp14:editId="1DE618EC">
            <wp:extent cx="139700" cy="135194"/>
            <wp:effectExtent l="0" t="0" r="0" b="0"/>
            <wp:docPr id="9051159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1594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2615" cy="1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（顧）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04"/>
      </w:r>
      <w:r w:rsidRPr="00237020">
        <w:rPr>
          <w:rFonts w:asciiTheme="majorEastAsia" w:eastAsiaTheme="majorEastAsia" w:hAnsiTheme="majorEastAsia" w:cs="Times New Roman"/>
        </w:rPr>
        <w:t>，生可（何）言</w:t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1F56D700" wp14:editId="6182D67E">
            <wp:extent cx="139700" cy="139700"/>
            <wp:effectExtent l="0" t="0" r="0" b="0"/>
            <wp:docPr id="4975620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01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719" cy="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（乎）？丌（其）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36B8227" wp14:editId="2B86F2BA">
            <wp:extent cx="137432" cy="133350"/>
            <wp:effectExtent l="0" t="0" r="0" b="0"/>
            <wp:docPr id="92020756" name="圖片 4" descr="&amp;13.E7A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&amp;13.E7A9;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36" cy="138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（信）也。□（子）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05"/>
      </w:r>
      <w:r w:rsidRPr="00237020">
        <w:rPr>
          <w:rFonts w:asciiTheme="majorEastAsia" w:eastAsiaTheme="majorEastAsia" w:hAnsiTheme="majorEastAsia" w:cs="Times New Roman"/>
        </w:rPr>
        <w:t>…【8】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06"/>
      </w:r>
    </w:p>
    <w:p w14:paraId="615C93CC" w14:textId="77777777" w:rsidR="00213F86" w:rsidRPr="00237020" w:rsidRDefault="00213F86" w:rsidP="00213F86">
      <w:p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</w:rPr>
        <w:t>……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41AD9EC" wp14:editId="75270C7F">
            <wp:extent cx="147411" cy="123825"/>
            <wp:effectExtent l="0" t="0" r="5080" b="0"/>
            <wp:docPr id="2341641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6175533" wp14:editId="782C8979">
            <wp:extent cx="107950" cy="126724"/>
            <wp:effectExtent l="0" t="0" r="6350" b="6985"/>
            <wp:docPr id="21383154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1548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8609" cy="12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（歖</w:t>
      </w:r>
      <w:r w:rsidRPr="00237020">
        <w:rPr>
          <w:rFonts w:asciiTheme="majorEastAsia" w:eastAsiaTheme="majorEastAsia" w:hAnsiTheme="majorEastAsia" w:cs="Times New Roman"/>
          <w:lang w:eastAsia="zh-CN"/>
        </w:rPr>
        <w:sym w:font="Wingdings" w:char="F0E0"/>
      </w:r>
      <w:r w:rsidRPr="00237020">
        <w:rPr>
          <w:rFonts w:asciiTheme="majorEastAsia" w:eastAsiaTheme="majorEastAsia" w:hAnsiTheme="majorEastAsia" w:cs="Times New Roman"/>
        </w:rPr>
        <w:t>矣）也，此之胃（謂）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FA2E236" wp14:editId="06CD2A2E">
            <wp:extent cx="139700" cy="139700"/>
            <wp:effectExtent l="0" t="0" r="0" b="0"/>
            <wp:docPr id="3613218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2184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9719" cy="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（仁）。」</w:t>
      </w:r>
    </w:p>
    <w:p w14:paraId="379ED9EB" w14:textId="3CC520F5" w:rsidR="00213F86" w:rsidRPr="00237020" w:rsidRDefault="00213F86" w:rsidP="00213F86">
      <w:pPr>
        <w:rPr>
          <w:rFonts w:asciiTheme="majorEastAsia" w:eastAsiaTheme="majorEastAsia" w:hAnsiTheme="majorEastAsia" w:cs="Times New Roman"/>
        </w:rPr>
      </w:pPr>
      <w:r w:rsidRPr="00237020">
        <w:rPr>
          <w:rFonts w:asciiTheme="majorEastAsia" w:eastAsiaTheme="majorEastAsia" w:hAnsiTheme="majorEastAsia" w:cs="Times New Roman"/>
          <w:noProof/>
        </w:rPr>
        <w:lastRenderedPageBreak/>
        <w:drawing>
          <wp:inline distT="0" distB="0" distL="0" distR="0" wp14:anchorId="3C42950B" wp14:editId="639713B8">
            <wp:extent cx="168910" cy="128905"/>
            <wp:effectExtent l="0" t="0" r="2540" b="4445"/>
            <wp:docPr id="8044164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（宰）我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07"/>
      </w:r>
      <w:r w:rsidRPr="00237020">
        <w:rPr>
          <w:rFonts w:asciiTheme="majorEastAsia" w:eastAsiaTheme="majorEastAsia" w:hAnsiTheme="majorEastAsia" w:cs="Times New Roman"/>
        </w:rPr>
        <w:t>昏（問）君子-（子。子）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08"/>
      </w:r>
      <w:r w:rsidRPr="00237020">
        <w:rPr>
          <w:rFonts w:asciiTheme="majorEastAsia" w:eastAsiaTheme="majorEastAsia" w:hAnsiTheme="majorEastAsia" w:cs="Times New Roman"/>
        </w:rPr>
        <w:t>曰：「余（予），女（汝）能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7D7E428" wp14:editId="005883EA">
            <wp:extent cx="177800" cy="217311"/>
            <wp:effectExtent l="0" t="0" r="0" b="0"/>
            <wp:docPr id="16625020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0206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80675" cy="22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（愼）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EC95005" wp14:editId="6C0FA981">
            <wp:extent cx="172818" cy="154940"/>
            <wp:effectExtent l="0" t="0" r="0" b="0"/>
            <wp:docPr id="7930747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7470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1986" cy="1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（始）與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FE6B259" wp14:editId="4054DD2B">
            <wp:extent cx="152400" cy="152400"/>
            <wp:effectExtent l="0" t="0" r="0" b="0"/>
            <wp:docPr id="14149279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2795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（終）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09"/>
      </w:r>
      <w:r w:rsidRPr="00237020">
        <w:rPr>
          <w:rFonts w:asciiTheme="majorEastAsia" w:eastAsiaTheme="majorEastAsia" w:hAnsiTheme="majorEastAsia" w:cs="Times New Roman"/>
        </w:rPr>
        <w:t>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2B5967C" wp14:editId="5B5AE10C">
            <wp:extent cx="165100" cy="165100"/>
            <wp:effectExtent l="0" t="0" r="6350" b="6350"/>
            <wp:docPr id="8096220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2207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5123" cy="16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（斯）善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8786692" wp14:editId="4E03C761">
            <wp:extent cx="158749" cy="164419"/>
            <wp:effectExtent l="0" t="0" r="0" b="7620"/>
            <wp:docPr id="13320759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713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147" cy="1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</w:t>
      </w:r>
      <w:r w:rsidRPr="00237020">
        <w:rPr>
          <w:rFonts w:asciiTheme="majorEastAsia" w:eastAsiaTheme="majorEastAsia" w:hAnsiTheme="majorEastAsia" w:cs="Times New Roman"/>
          <w:color w:val="FF0000"/>
        </w:rPr>
        <w:t>幾/歖</w:t>
      </w:r>
      <w:r w:rsidRPr="00237020">
        <w:rPr>
          <w:rFonts w:asciiTheme="majorEastAsia" w:eastAsiaTheme="majorEastAsia" w:hAnsiTheme="majorEastAsia" w:cs="Times New Roman"/>
          <w:color w:val="FF0000"/>
          <w:lang w:eastAsia="zh-CN"/>
        </w:rPr>
        <w:sym w:font="Wingdings" w:char="F0E0"/>
      </w:r>
      <w:r w:rsidRPr="00237020">
        <w:rPr>
          <w:rFonts w:asciiTheme="majorEastAsia" w:eastAsiaTheme="majorEastAsia" w:hAnsiTheme="majorEastAsia" w:cs="Times New Roman"/>
          <w:color w:val="FF0000"/>
        </w:rPr>
        <w:t>矣</w:t>
      </w:r>
      <w:r w:rsidRPr="00237020">
        <w:rPr>
          <w:rFonts w:asciiTheme="majorEastAsia" w:eastAsiaTheme="majorEastAsia" w:hAnsiTheme="majorEastAsia" w:cs="Times New Roman"/>
        </w:rPr>
        <w:t>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10"/>
      </w:r>
      <w:r w:rsidRPr="00237020">
        <w:rPr>
          <w:rFonts w:asciiTheme="majorEastAsia" w:eastAsiaTheme="majorEastAsia" w:hAnsiTheme="majorEastAsia" w:cs="Times New Roman"/>
        </w:rPr>
        <w:t>，為君子</w:t>
      </w:r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0204B400" wp14:editId="097A1CB9">
            <wp:extent cx="139700" cy="139700"/>
            <wp:effectExtent l="0" t="0" r="0" b="0"/>
            <wp:docPr id="480871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01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719" cy="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（乎）？【11】</w:t>
      </w:r>
      <w:ins w:id="540" w:author="MAK, Chi Ki Caily" w:date="2024-09-21T16:12:00Z" w16du:dateUtc="2024-09-21T08:12:00Z">
        <w:r w:rsidR="00FB2E25" w:rsidRPr="00237020">
          <w:rPr>
            <w:rStyle w:val="af0"/>
            <w:rFonts w:asciiTheme="majorEastAsia" w:eastAsiaTheme="majorEastAsia" w:hAnsiTheme="majorEastAsia" w:cs="Times New Roman"/>
          </w:rPr>
          <w:footnoteReference w:id="111"/>
        </w:r>
      </w:ins>
      <w:r w:rsidRPr="00237020">
        <w:rPr>
          <w:rFonts w:asciiTheme="majorEastAsia" w:eastAsiaTheme="majorEastAsia" w:hAnsiTheme="majorEastAsia" w:cs="Times New Roman"/>
          <w:noProof/>
          <w:lang w:eastAsia="zh-CN"/>
        </w:rPr>
        <w:drawing>
          <wp:inline distT="0" distB="0" distL="0" distR="0" wp14:anchorId="2CACABF1" wp14:editId="774D1900">
            <wp:extent cx="116861" cy="148024"/>
            <wp:effectExtent l="0" t="0" r="0" b="0"/>
            <wp:docPr id="6177468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468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7509" cy="14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女（汝）女（焉）能也</w:t>
      </w:r>
      <w:r w:rsidRPr="00237020">
        <w:rPr>
          <w:rStyle w:val="af0"/>
          <w:rFonts w:asciiTheme="majorEastAsia" w:eastAsiaTheme="majorEastAsia" w:hAnsiTheme="majorEastAsia" w:cs="Times New Roman"/>
          <w:lang w:eastAsia="zh-CN"/>
        </w:rPr>
        <w:footnoteReference w:id="112"/>
      </w:r>
      <w:r w:rsidRPr="00237020">
        <w:rPr>
          <w:rFonts w:asciiTheme="majorEastAsia" w:eastAsiaTheme="majorEastAsia" w:hAnsiTheme="majorEastAsia" w:cs="Times New Roman"/>
        </w:rPr>
        <w:t>。…」【24】</w:t>
      </w:r>
    </w:p>
    <w:p w14:paraId="799903FE" w14:textId="77777777" w:rsidR="00213F86" w:rsidRPr="00237020" w:rsidRDefault="00213F86" w:rsidP="00213F86">
      <w:pPr>
        <w:rPr>
          <w:rFonts w:asciiTheme="majorEastAsia" w:eastAsiaTheme="majorEastAsia" w:hAnsiTheme="majorEastAsia" w:cs="Times New Roman"/>
          <w:highlight w:val="yellow"/>
        </w:rPr>
      </w:pPr>
      <w:r w:rsidRPr="00237020">
        <w:rPr>
          <w:rFonts w:asciiTheme="majorEastAsia" w:eastAsiaTheme="majorEastAsia" w:hAnsiTheme="majorEastAsia" w:cs="Times New Roman"/>
        </w:rPr>
        <w:t>…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E3B21DA" wp14:editId="3D8EAEB1">
            <wp:extent cx="147411" cy="123825"/>
            <wp:effectExtent l="0" t="0" r="5080" b="0"/>
            <wp:docPr id="8394557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子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5D097F1" wp14:editId="4E61B1A5">
            <wp:extent cx="160421" cy="150073"/>
            <wp:effectExtent l="0" t="0" r="0" b="2540"/>
            <wp:docPr id="21255643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6433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0350" cy="15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（聞）之曰：「賜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13"/>
      </w:r>
      <w:r w:rsidRPr="00237020">
        <w:rPr>
          <w:rFonts w:asciiTheme="majorEastAsia" w:eastAsiaTheme="majorEastAsia" w:hAnsiTheme="majorEastAsia" w:cs="Times New Roman"/>
        </w:rPr>
        <w:t>不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4E8F085" wp14:editId="475FCF2B">
            <wp:extent cx="176530" cy="165735"/>
            <wp:effectExtent l="0" t="0" r="0" b="5715"/>
            <wp:docPr id="20790921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（吾）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19B8EF2" wp14:editId="07C7AA17">
            <wp:extent cx="139031" cy="134686"/>
            <wp:effectExtent l="0" t="0" r="0" b="0"/>
            <wp:docPr id="4801402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4026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53153" cy="14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（知）只[也]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14"/>
      </w:r>
      <w:r w:rsidRPr="00237020">
        <w:rPr>
          <w:rFonts w:asciiTheme="majorEastAsia" w:eastAsiaTheme="majorEastAsia" w:hAnsiTheme="majorEastAsia" w:cs="Times New Roman"/>
        </w:rPr>
        <w:t>。□（夙）興夜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1D4F579" wp14:editId="31D9D084">
            <wp:extent cx="169080" cy="123992"/>
            <wp:effectExtent l="0" t="0" r="2540" b="9525"/>
            <wp:docPr id="4004393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3931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79101" cy="13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（寐），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C211C37" wp14:editId="6D442FA9">
            <wp:extent cx="164766" cy="155074"/>
            <wp:effectExtent l="0" t="0" r="6985" b="0"/>
            <wp:docPr id="19641876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8764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74360" cy="16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（以）求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BE563BF" wp14:editId="5A30923E">
            <wp:extent cx="160421" cy="150073"/>
            <wp:effectExtent l="0" t="0" r="0" b="2540"/>
            <wp:docPr id="13240244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6433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0350" cy="15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（聞）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15"/>
      </w:r>
      <w:r w:rsidRPr="00237020">
        <w:rPr>
          <w:rFonts w:asciiTheme="majorEastAsia" w:eastAsiaTheme="majorEastAsia" w:hAnsiTheme="majorEastAsia" w:cs="Times New Roman"/>
        </w:rPr>
        <w:t>……【22】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16"/>
      </w:r>
    </w:p>
    <w:p w14:paraId="063E4C2D" w14:textId="77777777" w:rsidR="00213F86" w:rsidRPr="00237020" w:rsidRDefault="00213F86" w:rsidP="00213F86">
      <w:pPr>
        <w:rPr>
          <w:rFonts w:asciiTheme="majorEastAsia" w:eastAsiaTheme="majorEastAsia" w:hAnsiTheme="majorEastAsia" w:cs="Times New Roman"/>
        </w:rPr>
      </w:pPr>
    </w:p>
    <w:p w14:paraId="781E5F75" w14:textId="220072BC" w:rsidR="00213F86" w:rsidRPr="00237020" w:rsidRDefault="00213F86" w:rsidP="00213F86">
      <w:pPr>
        <w:rPr>
          <w:rFonts w:asciiTheme="majorEastAsia" w:eastAsiaTheme="majorEastAsia" w:hAnsiTheme="majorEastAsia" w:cs="Times New Roman"/>
          <w:highlight w:val="yellow"/>
        </w:rPr>
      </w:pPr>
      <w:r w:rsidRPr="00237020">
        <w:rPr>
          <w:rFonts w:asciiTheme="majorEastAsia" w:eastAsiaTheme="majorEastAsia" w:hAnsiTheme="majorEastAsia" w:cs="Times New Roman"/>
        </w:rPr>
        <w:t>附簡：</w:t>
      </w:r>
    </w:p>
    <w:p w14:paraId="4041039D" w14:textId="77777777" w:rsidR="00213F86" w:rsidRPr="00237020" w:rsidRDefault="00213F86" w:rsidP="00213F86">
      <w:pPr>
        <w:rPr>
          <w:rFonts w:asciiTheme="majorEastAsia" w:eastAsiaTheme="majorEastAsia" w:hAnsiTheme="majorEastAsia" w:cs="Times New Roman"/>
          <w:highlight w:val="yellow"/>
        </w:rPr>
      </w:pPr>
      <w:r w:rsidRPr="00237020">
        <w:rPr>
          <w:rFonts w:asciiTheme="majorEastAsia" w:eastAsiaTheme="majorEastAsia" w:hAnsiTheme="majorEastAsia" w:cs="Times New Roman"/>
        </w:rPr>
        <w:t>……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9347E78" wp14:editId="0DE492AB">
            <wp:extent cx="147411" cy="123825"/>
            <wp:effectExtent l="0" t="0" r="5080" b="0"/>
            <wp:docPr id="5885846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曰：考（巧）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17"/>
      </w:r>
      <w:r w:rsidRPr="00237020">
        <w:rPr>
          <w:rFonts w:asciiTheme="majorEastAsia" w:eastAsiaTheme="majorEastAsia" w:hAnsiTheme="majorEastAsia" w:cs="Times New Roman"/>
        </w:rPr>
        <w:t>言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4DB7221" wp14:editId="41B624D2">
            <wp:extent cx="134687" cy="165769"/>
            <wp:effectExtent l="0" t="0" r="0" b="5715"/>
            <wp:docPr id="10078465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4652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40593" cy="17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（令）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18"/>
      </w:r>
      <w:r w:rsidRPr="00237020">
        <w:rPr>
          <w:rFonts w:asciiTheme="majorEastAsia" w:eastAsiaTheme="majorEastAsia" w:hAnsiTheme="majorEastAsia" w:cs="Times New Roman"/>
        </w:rPr>
        <w:t>色，未可胃（謂）</w:t>
      </w:r>
      <w:r w:rsidRPr="00237020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3AF550C" wp14:editId="785E6F25">
            <wp:extent cx="165769" cy="136516"/>
            <wp:effectExtent l="0" t="0" r="5715" b="0"/>
            <wp:docPr id="453567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677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71006" cy="14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20">
        <w:rPr>
          <w:rFonts w:asciiTheme="majorEastAsia" w:eastAsiaTheme="majorEastAsia" w:hAnsiTheme="majorEastAsia" w:cs="Times New Roman"/>
        </w:rPr>
        <w:t>（仁）也。□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19"/>
      </w:r>
      <w:r w:rsidRPr="00237020">
        <w:rPr>
          <w:rFonts w:asciiTheme="majorEastAsia" w:eastAsiaTheme="majorEastAsia" w:hAnsiTheme="majorEastAsia" w:cs="Times New Roman"/>
        </w:rPr>
        <w:t>者（諸）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20"/>
      </w:r>
      <w:r w:rsidRPr="00237020">
        <w:rPr>
          <w:rFonts w:asciiTheme="majorEastAsia" w:eastAsiaTheme="majorEastAsia" w:hAnsiTheme="majorEastAsia" w:cs="Times New Roman"/>
        </w:rPr>
        <w:t>丌（其）言，□</w:t>
      </w:r>
      <w:r w:rsidRPr="00237020">
        <w:rPr>
          <w:rStyle w:val="af0"/>
          <w:rFonts w:asciiTheme="majorEastAsia" w:eastAsiaTheme="majorEastAsia" w:hAnsiTheme="majorEastAsia" w:cs="Times New Roman"/>
        </w:rPr>
        <w:footnoteReference w:id="121"/>
      </w:r>
      <w:r w:rsidRPr="00237020">
        <w:rPr>
          <w:rFonts w:asciiTheme="majorEastAsia" w:eastAsiaTheme="majorEastAsia" w:hAnsiTheme="majorEastAsia" w:cs="Times New Roman"/>
        </w:rPr>
        <w:t>而不可……</w:t>
      </w:r>
    </w:p>
    <w:p w14:paraId="77E51A0C" w14:textId="77777777" w:rsidR="00213F86" w:rsidRPr="00237020" w:rsidRDefault="00213F86" w:rsidP="00213F86">
      <w:pPr>
        <w:rPr>
          <w:rFonts w:asciiTheme="majorEastAsia" w:eastAsiaTheme="majorEastAsia" w:hAnsiTheme="majorEastAsia" w:cs="Times New Roman"/>
        </w:rPr>
      </w:pPr>
    </w:p>
    <w:sectPr w:rsidR="00213F86" w:rsidRPr="002370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5BE827" w14:textId="77777777" w:rsidR="00524DA7" w:rsidRDefault="00524DA7" w:rsidP="00213F86">
      <w:pPr>
        <w:spacing w:after="0" w:line="240" w:lineRule="auto"/>
      </w:pPr>
      <w:r>
        <w:separator/>
      </w:r>
    </w:p>
  </w:endnote>
  <w:endnote w:type="continuationSeparator" w:id="0">
    <w:p w14:paraId="20E82B8B" w14:textId="77777777" w:rsidR="00524DA7" w:rsidRDefault="00524DA7" w:rsidP="00213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4C1EBC" w14:textId="77777777" w:rsidR="00524DA7" w:rsidRDefault="00524DA7" w:rsidP="00213F86">
      <w:pPr>
        <w:spacing w:after="0" w:line="240" w:lineRule="auto"/>
      </w:pPr>
      <w:r>
        <w:separator/>
      </w:r>
    </w:p>
  </w:footnote>
  <w:footnote w:type="continuationSeparator" w:id="0">
    <w:p w14:paraId="2F70BBC7" w14:textId="77777777" w:rsidR="00524DA7" w:rsidRDefault="00524DA7" w:rsidP="00213F86">
      <w:pPr>
        <w:spacing w:after="0" w:line="240" w:lineRule="auto"/>
      </w:pPr>
      <w:r>
        <w:continuationSeparator/>
      </w:r>
    </w:p>
  </w:footnote>
  <w:footnote w:id="1">
    <w:p w14:paraId="006827F0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張光裕：讀作「奉」。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蘇建洲、何有祖、劉洪濤：釋「逆」。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禤健聰：已見放郭店《緇衣》篇簡</w:t>
      </w:r>
      <w:r w:rsidRPr="00EC5A72">
        <w:rPr>
          <w:rFonts w:ascii="Times New Roman" w:eastAsiaTheme="majorEastAsia" w:hAnsi="Times New Roman" w:cs="Times New Roman"/>
        </w:rPr>
        <w:t>38</w:t>
      </w:r>
      <w:r w:rsidRPr="00EC5A72">
        <w:rPr>
          <w:rFonts w:ascii="Times New Roman" w:eastAsiaTheme="majorEastAsia" w:hAnsi="Times New Roman" w:cs="Times New Roman"/>
        </w:rPr>
        <w:t>，對應今本「格」字，所從聲符乃「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E94D3F4" wp14:editId="6E9417C5">
            <wp:extent cx="103346" cy="98425"/>
            <wp:effectExtent l="0" t="0" r="0" b="0"/>
            <wp:docPr id="935045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7797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8118" cy="1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陳斯鵬：此讀「略」，要約。此字還見於郭店《緇衣》簡</w:t>
      </w:r>
      <w:r w:rsidRPr="00EC5A72">
        <w:rPr>
          <w:rFonts w:ascii="Times New Roman" w:eastAsiaTheme="majorEastAsia" w:hAnsi="Times New Roman" w:cs="Times New Roman"/>
        </w:rPr>
        <w:t>39</w:t>
      </w:r>
      <w:r w:rsidRPr="00EC5A72">
        <w:rPr>
          <w:rFonts w:ascii="Times New Roman" w:eastAsiaTheme="majorEastAsia" w:hAnsi="Times New Roman" w:cs="Times New Roman"/>
        </w:rPr>
        <w:t>「精智，一而行之」，上博本《緇衣》異文亦以「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260E27E" wp14:editId="19DDD46B">
            <wp:extent cx="103346" cy="98425"/>
            <wp:effectExtent l="0" t="0" r="0" b="0"/>
            <wp:docPr id="8270201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7797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8118" cy="1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」為聲符，傳世本正作「略」，二竹簡本當從今本讀「略」，有要約之義。本簡「略而告」亦猶「要約告之」也。</w:t>
      </w:r>
    </w:p>
  </w:footnote>
  <w:footnote w:id="2">
    <w:p w14:paraId="36D0D930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劉洪濤：「告」讀「造」，至。「可逆而造」意近於「可坐而致」。這句話大概是講：某一事物或道理，雖然沒有親聞親見，但是根據事物發展的規律，也可以料得到是什麼樣子。</w:t>
      </w:r>
    </w:p>
  </w:footnote>
  <w:footnote w:id="3">
    <w:p w14:paraId="0528C65B" w14:textId="56AD2BE5" w:rsidR="00213F86" w:rsidRPr="00EC5A72" w:rsidRDefault="00213F86" w:rsidP="00124CC0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張光裕：釋「取」。李天虹：疑釋「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E2ABBC6" wp14:editId="78728FE4">
            <wp:extent cx="171429" cy="152381"/>
            <wp:effectExtent l="0" t="0" r="635" b="635"/>
            <wp:docPr id="7355996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43038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71429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」（聽），其「口」旁下的筆畫或是羡筆。「聽余言」和「吾語汝」語意相當。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孫偉龍、李守奎：疑是一個寫錯的字，其下部短橫可能是錯字的標識，此字釋讀為「聽」。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俞紹宏、張青松：察驗彩色圖版，此字有改動痕跡，應是先錯寫成了「取」，再就着「取」的字形改成「聖」。據侯乃峰，陳劍已有類似說法。</w:t>
      </w:r>
      <w:ins w:id="4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>/</w:t>
        </w:r>
        <w:r w:rsidR="00124CC0" w:rsidRPr="00EC5A72">
          <w:rPr>
            <w:rFonts w:ascii="Times New Roman" w:eastAsiaTheme="majorEastAsia" w:hAnsi="Times New Roman" w:cs="Times New Roman"/>
          </w:rPr>
          <w:t>蘇建洲：否認「其下部短橫可能是錯字的標識</w:t>
        </w:r>
      </w:ins>
      <w:ins w:id="5" w:author="MAK, Chi Ki Caily" w:date="2024-09-21T11:52:00Z" w16du:dateUtc="2024-09-21T03:52:00Z">
        <w:r w:rsidR="00124CC0" w:rsidRPr="00EC5A72">
          <w:rPr>
            <w:rFonts w:ascii="Times New Roman" w:eastAsiaTheme="majorEastAsia" w:hAnsi="Times New Roman" w:cs="Times New Roman"/>
          </w:rPr>
          <w:t>」</w:t>
        </w:r>
      </w:ins>
      <w:ins w:id="6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>此一種可能，然認爲此字確曾錯寫成</w:t>
        </w:r>
      </w:ins>
      <w:ins w:id="7" w:author="MAK, Chi Ki Caily" w:date="2024-09-21T11:52:00Z" w16du:dateUtc="2024-09-21T03:52:00Z">
        <w:r w:rsidR="00124CC0" w:rsidRPr="00EC5A72">
          <w:rPr>
            <w:rFonts w:ascii="Times New Roman" w:eastAsiaTheme="majorEastAsia" w:hAnsi="Times New Roman" w:cs="Times New Roman"/>
          </w:rPr>
          <w:t>「</w:t>
        </w:r>
      </w:ins>
      <w:ins w:id="8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>取</w:t>
        </w:r>
      </w:ins>
      <w:ins w:id="9" w:author="MAK, Chi Ki Caily" w:date="2024-09-21T11:52:00Z" w16du:dateUtc="2024-09-21T03:52:00Z">
        <w:r w:rsidR="00124CC0" w:rsidRPr="00EC5A72">
          <w:rPr>
            <w:rFonts w:ascii="Times New Roman" w:eastAsiaTheme="majorEastAsia" w:hAnsi="Times New Roman" w:cs="Times New Roman"/>
          </w:rPr>
          <w:t>」</w:t>
        </w:r>
      </w:ins>
      <w:ins w:id="10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>字，而後來直接將</w:t>
        </w:r>
      </w:ins>
      <w:ins w:id="11" w:author="MAK, Chi Ki Caily" w:date="2024-09-21T11:52:00Z" w16du:dateUtc="2024-09-21T03:52:00Z">
        <w:r w:rsidR="00124CC0" w:rsidRPr="00EC5A72">
          <w:rPr>
            <w:rFonts w:ascii="Times New Roman" w:eastAsiaTheme="majorEastAsia" w:hAnsi="Times New Roman" w:cs="Times New Roman"/>
          </w:rPr>
          <w:t>「</w:t>
        </w:r>
      </w:ins>
      <w:ins w:id="12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>又</w:t>
        </w:r>
      </w:ins>
      <w:ins w:id="13" w:author="MAK, Chi Ki Caily" w:date="2024-09-21T11:52:00Z" w16du:dateUtc="2024-09-21T03:52:00Z">
        <w:r w:rsidR="00124CC0" w:rsidRPr="00EC5A72">
          <w:rPr>
            <w:rFonts w:ascii="Times New Roman" w:eastAsiaTheme="majorEastAsia" w:hAnsi="Times New Roman" w:cs="Times New Roman"/>
          </w:rPr>
          <w:t>」</w:t>
        </w:r>
      </w:ins>
      <w:ins w:id="14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>字上部校改爲</w:t>
        </w:r>
      </w:ins>
      <w:ins w:id="15" w:author="MAK, Chi Ki Caily" w:date="2024-09-21T11:52:00Z" w16du:dateUtc="2024-09-21T03:52:00Z">
        <w:r w:rsidR="00124CC0" w:rsidRPr="00EC5A72">
          <w:rPr>
            <w:rFonts w:ascii="Times New Roman" w:eastAsiaTheme="majorEastAsia" w:hAnsi="Times New Roman" w:cs="Times New Roman"/>
          </w:rPr>
          <w:t>「</w:t>
        </w:r>
      </w:ins>
      <w:ins w:id="16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>口</w:t>
        </w:r>
      </w:ins>
      <w:ins w:id="17" w:author="MAK, Chi Ki Caily" w:date="2024-09-21T11:52:00Z" w16du:dateUtc="2024-09-21T03:52:00Z">
        <w:r w:rsidR="00124CC0" w:rsidRPr="00EC5A72">
          <w:rPr>
            <w:rFonts w:ascii="Times New Roman" w:eastAsiaTheme="majorEastAsia" w:hAnsi="Times New Roman" w:cs="Times New Roman"/>
          </w:rPr>
          <w:t>」</w:t>
        </w:r>
      </w:ins>
      <w:ins w:id="18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>形，而同時又加上下面横筆來表示</w:t>
        </w:r>
      </w:ins>
      <w:ins w:id="19" w:author="MAK, Chi Ki Caily" w:date="2024-09-21T11:52:00Z" w16du:dateUtc="2024-09-21T03:52:00Z">
        <w:r w:rsidR="00124CC0" w:rsidRPr="00EC5A72">
          <w:rPr>
            <w:rFonts w:ascii="Times New Roman" w:eastAsiaTheme="majorEastAsia" w:hAnsi="Times New Roman" w:cs="Times New Roman"/>
          </w:rPr>
          <w:t>「</w:t>
        </w:r>
      </w:ins>
      <w:ins w:id="20" w:author="MAK, Chi Ki Caily" w:date="2024-09-21T11:53:00Z" w16du:dateUtc="2024-09-21T03:53:00Z">
        <w:r w:rsidR="00124CC0" w:rsidRPr="00EC5A72">
          <w:rPr>
            <w:rFonts w:ascii="Times New Roman" w:eastAsiaTheme="majorEastAsia" w:hAnsi="Times New Roman" w:cs="Times New Roman"/>
            <w:noProof/>
          </w:rPr>
          <w:drawing>
            <wp:inline distT="0" distB="0" distL="0" distR="0" wp14:anchorId="58B66B78" wp14:editId="1042D39D">
              <wp:extent cx="81886" cy="102357"/>
              <wp:effectExtent l="0" t="0" r="0" b="0"/>
              <wp:docPr id="1179548849" name="圖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07582829" name=""/>
                      <pic:cNvPicPr/>
                    </pic:nvPicPr>
                    <pic:blipFill>
                      <a:blip r:embed="rId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753" cy="1084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21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 xml:space="preserve"> </w:t>
        </w:r>
      </w:ins>
      <w:ins w:id="22" w:author="MAK, Chi Ki Caily" w:date="2024-09-21T11:53:00Z" w16du:dateUtc="2024-09-21T03:53:00Z">
        <w:r w:rsidR="00124CC0" w:rsidRPr="00EC5A72">
          <w:rPr>
            <w:rFonts w:ascii="Times New Roman" w:eastAsiaTheme="majorEastAsia" w:hAnsi="Times New Roman" w:cs="Times New Roman"/>
          </w:rPr>
          <w:t>」</w:t>
        </w:r>
      </w:ins>
      <w:ins w:id="23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>。</w:t>
        </w:r>
      </w:ins>
      <w:ins w:id="24" w:author="MAK, Chi Ki Caily" w:date="2024-09-21T11:53:00Z" w16du:dateUtc="2024-09-21T03:53:00Z">
        <w:r w:rsidR="00124CC0" w:rsidRPr="00EC5A72">
          <w:rPr>
            <w:rFonts w:ascii="Times New Roman" w:eastAsiaTheme="majorEastAsia" w:hAnsi="Times New Roman" w:cs="Times New Roman"/>
          </w:rPr>
          <w:t>/</w:t>
        </w:r>
        <w:r w:rsidR="00124CC0" w:rsidRPr="00EC5A72">
          <w:rPr>
            <w:rFonts w:ascii="Times New Roman" w:eastAsiaTheme="majorEastAsia" w:hAnsi="Times New Roman" w:cs="Times New Roman"/>
          </w:rPr>
          <w:t>顧史考：</w:t>
        </w:r>
      </w:ins>
      <w:ins w:id="25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>此字是否原寫錯在此不論，然參照第１９簡</w:t>
        </w:r>
      </w:ins>
      <w:ins w:id="26" w:author="MAK, Chi Ki Caily" w:date="2024-09-21T11:53:00Z" w16du:dateUtc="2024-09-21T03:53:00Z">
        <w:r w:rsidR="00124CC0" w:rsidRPr="00EC5A72">
          <w:rPr>
            <w:rFonts w:ascii="Times New Roman" w:eastAsiaTheme="majorEastAsia" w:hAnsi="Times New Roman" w:cs="Times New Roman"/>
          </w:rPr>
          <w:t>「</w:t>
        </w:r>
      </w:ins>
      <w:ins w:id="27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>聖</w:t>
        </w:r>
      </w:ins>
      <w:ins w:id="28" w:author="MAK, Chi Ki Caily" w:date="2024-09-21T11:53:00Z" w16du:dateUtc="2024-09-21T03:53:00Z">
        <w:r w:rsidR="00124CC0" w:rsidRPr="00EC5A72">
          <w:rPr>
            <w:rFonts w:ascii="Times New Roman" w:eastAsiaTheme="majorEastAsia" w:hAnsi="Times New Roman" w:cs="Times New Roman"/>
          </w:rPr>
          <w:t>」</w:t>
        </w:r>
      </w:ins>
      <w:ins w:id="29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>字寫法，則確實將本字右下筆畫視爲</w:t>
        </w:r>
      </w:ins>
      <w:ins w:id="30" w:author="MAK, Chi Ki Caily" w:date="2024-09-21T11:53:00Z" w16du:dateUtc="2024-09-21T03:53:00Z">
        <w:r w:rsidR="00124CC0" w:rsidRPr="00EC5A72">
          <w:rPr>
            <w:rFonts w:ascii="Times New Roman" w:eastAsiaTheme="majorEastAsia" w:hAnsi="Times New Roman" w:cs="Times New Roman"/>
          </w:rPr>
          <w:t>「</w:t>
        </w:r>
        <w:r w:rsidR="00124CC0" w:rsidRPr="00EC5A72">
          <w:rPr>
            <w:rFonts w:ascii="Times New Roman" w:eastAsiaTheme="majorEastAsia" w:hAnsi="Times New Roman" w:cs="Times New Roman"/>
            <w:noProof/>
          </w:rPr>
          <w:drawing>
            <wp:inline distT="0" distB="0" distL="0" distR="0" wp14:anchorId="69714D16" wp14:editId="3AA73A08">
              <wp:extent cx="81886" cy="102357"/>
              <wp:effectExtent l="0" t="0" r="0" b="0"/>
              <wp:docPr id="444965783" name="圖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07582829" name=""/>
                      <pic:cNvPicPr/>
                    </pic:nvPicPr>
                    <pic:blipFill>
                      <a:blip r:embed="rId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753" cy="1084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124CC0" w:rsidRPr="00EC5A72">
          <w:rPr>
            <w:rFonts w:ascii="Times New Roman" w:eastAsiaTheme="majorEastAsia" w:hAnsi="Times New Roman" w:cs="Times New Roman"/>
          </w:rPr>
          <w:t>」</w:t>
        </w:r>
      </w:ins>
      <w:ins w:id="31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>字之省爲宜，該如蘇氏而釋爲</w:t>
        </w:r>
      </w:ins>
      <w:ins w:id="32" w:author="MAK, Chi Ki Caily" w:date="2024-09-21T11:53:00Z" w16du:dateUtc="2024-09-21T03:53:00Z">
        <w:r w:rsidR="00124CC0" w:rsidRPr="00EC5A72">
          <w:rPr>
            <w:rFonts w:ascii="Times New Roman" w:eastAsiaTheme="majorEastAsia" w:hAnsi="Times New Roman" w:cs="Times New Roman"/>
          </w:rPr>
          <w:t>「</w:t>
        </w:r>
      </w:ins>
      <w:ins w:id="33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>聖</w:t>
        </w:r>
      </w:ins>
      <w:ins w:id="34" w:author="MAK, Chi Ki Caily" w:date="2024-09-21T11:53:00Z" w16du:dateUtc="2024-09-21T03:53:00Z">
        <w:r w:rsidR="00124CC0" w:rsidRPr="00EC5A72">
          <w:rPr>
            <w:rFonts w:ascii="Times New Roman" w:eastAsiaTheme="majorEastAsia" w:hAnsi="Times New Roman" w:cs="Times New Roman"/>
          </w:rPr>
          <w:t>」</w:t>
        </w:r>
      </w:ins>
      <w:ins w:id="35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>字，如李氏而讀爲</w:t>
        </w:r>
      </w:ins>
      <w:ins w:id="36" w:author="MAK, Chi Ki Caily" w:date="2024-09-21T11:53:00Z" w16du:dateUtc="2024-09-21T03:53:00Z">
        <w:r w:rsidR="00124CC0" w:rsidRPr="00EC5A72">
          <w:rPr>
            <w:rFonts w:ascii="Times New Roman" w:eastAsiaTheme="majorEastAsia" w:hAnsi="Times New Roman" w:cs="Times New Roman"/>
          </w:rPr>
          <w:t>「</w:t>
        </w:r>
      </w:ins>
      <w:ins w:id="37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>聽</w:t>
        </w:r>
      </w:ins>
      <w:ins w:id="38" w:author="MAK, Chi Ki Caily" w:date="2024-09-21T11:53:00Z" w16du:dateUtc="2024-09-21T03:53:00Z">
        <w:r w:rsidR="00124CC0" w:rsidRPr="00EC5A72">
          <w:rPr>
            <w:rFonts w:ascii="Times New Roman" w:eastAsiaTheme="majorEastAsia" w:hAnsi="Times New Roman" w:cs="Times New Roman"/>
          </w:rPr>
          <w:t>」</w:t>
        </w:r>
      </w:ins>
      <w:ins w:id="39" w:author="MAK, Chi Ki Caily" w:date="2024-09-21T11:51:00Z" w16du:dateUtc="2024-09-21T03:51:00Z">
        <w:r w:rsidR="00124CC0" w:rsidRPr="00EC5A72">
          <w:rPr>
            <w:rFonts w:ascii="Times New Roman" w:eastAsiaTheme="majorEastAsia" w:hAnsi="Times New Roman" w:cs="Times New Roman"/>
          </w:rPr>
          <w:t>。</w:t>
        </w:r>
      </w:ins>
    </w:p>
  </w:footnote>
  <w:footnote w:id="4">
    <w:p w14:paraId="084E509A" w14:textId="4ACCD6E5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張光裕：釋「春秋」，猶言歲月。「春秋不恆至」，蓋勉勵年輕人把握光陰。</w:t>
      </w:r>
      <w:ins w:id="41" w:author="MAK, Chi Ki Caily" w:date="2024-09-21T11:55:00Z" w16du:dateUtc="2024-09-21T03:55:00Z">
        <w:r w:rsidR="00124CC0" w:rsidRPr="00EC5A72">
          <w:rPr>
            <w:rFonts w:ascii="Times New Roman" w:eastAsiaTheme="majorEastAsia" w:hAnsi="Times New Roman" w:cs="Times New Roman"/>
          </w:rPr>
          <w:t>陳偉：疑釋「豐年」。</w:t>
        </w:r>
        <w:r w:rsidR="00124CC0" w:rsidRPr="00EC5A72">
          <w:rPr>
            <w:rFonts w:ascii="Times New Roman" w:eastAsiaTheme="majorEastAsia" w:hAnsi="Times New Roman" w:cs="Times New Roman"/>
          </w:rPr>
          <w:t>/</w:t>
        </w:r>
        <w:r w:rsidR="00124CC0" w:rsidRPr="00EC5A72">
          <w:rPr>
            <w:rFonts w:ascii="Times New Roman" w:eastAsiaTheme="majorEastAsia" w:hAnsi="Times New Roman" w:cs="Times New Roman"/>
          </w:rPr>
          <w:t>徐在國：釋「荳」讀「壽」。「壽年」見於《風俗通</w:t>
        </w:r>
        <w:r w:rsidR="00124CC0" w:rsidRPr="00EC5A72">
          <w:rPr>
            <w:rFonts w:ascii="Times New Roman" w:eastAsiaTheme="majorEastAsia" w:hAnsi="Times New Roman" w:cs="Times New Roman"/>
          </w:rPr>
          <w:t>·</w:t>
        </w:r>
        <w:r w:rsidR="00124CC0" w:rsidRPr="00EC5A72">
          <w:rPr>
            <w:rFonts w:ascii="Times New Roman" w:eastAsiaTheme="majorEastAsia" w:hAnsi="Times New Roman" w:cs="Times New Roman"/>
          </w:rPr>
          <w:t>佚文》「彭祖壽年八百歲，猶恨唾遠」。「壽年不恆至」與「耇老不復壯」結構相同，意義相因。</w:t>
        </w:r>
        <w:r w:rsidR="00124CC0" w:rsidRPr="00EC5A72">
          <w:rPr>
            <w:rFonts w:ascii="Times New Roman" w:eastAsiaTheme="majorEastAsia" w:hAnsi="Times New Roman" w:cs="Times New Roman"/>
          </w:rPr>
          <w:t>/</w:t>
        </w:r>
        <w:r w:rsidR="00124CC0" w:rsidRPr="00EC5A72">
          <w:rPr>
            <w:rFonts w:ascii="Times New Roman" w:eastAsiaTheme="majorEastAsia" w:hAnsi="Times New Roman" w:cs="Times New Roman"/>
          </w:rPr>
          <w:t>田煒：「荳」出現時代較晚，不見於目前所見的上古文獻。讀「荳」為「壽」雖於文意甚安，然而「壽」字在戰國文字中是一個常用字，假借其他字的情況很少見。在古文字中，「止」旁常常會訛變成形近的「屮」旁，據此釋二字為「登年」，義為高壽。</w:t>
        </w:r>
        <w:r w:rsidR="00124CC0" w:rsidRPr="00EC5A72">
          <w:rPr>
            <w:rFonts w:ascii="Times New Roman" w:eastAsiaTheme="majorEastAsia" w:hAnsi="Times New Roman" w:cs="Times New Roman"/>
          </w:rPr>
          <w:t>/</w:t>
        </w:r>
        <w:r w:rsidR="00124CC0" w:rsidRPr="00EC5A72">
          <w:rPr>
            <w:rFonts w:ascii="Times New Roman" w:eastAsiaTheme="majorEastAsia" w:hAnsi="Times New Roman" w:cs="Times New Roman"/>
          </w:rPr>
          <w:t>俞紹宏、張青松：專世字書中有許多晚出的字形出現放先秦文字材料中，釋「荳」是有可能的，只不過其與後世漢字「荳」可能只是同形關係。「荳」讀「壽」「盛」均可備一說。視為「登」之誤也有可能。若是「登」字，可讀「丁」，或讀「盛」。文獻有「丁年」（泛指壯年），也有「盛年」（指青壯年），《國語</w:t>
        </w:r>
        <w:r w:rsidR="00124CC0" w:rsidRPr="00EC5A72">
          <w:rPr>
            <w:rFonts w:ascii="Times New Roman" w:eastAsiaTheme="majorEastAsia" w:hAnsi="Times New Roman" w:cs="Times New Roman"/>
          </w:rPr>
          <w:t>·</w:t>
        </w:r>
        <w:r w:rsidR="00124CC0" w:rsidRPr="00EC5A72">
          <w:rPr>
            <w:rFonts w:ascii="Times New Roman" w:eastAsiaTheme="majorEastAsia" w:hAnsi="Times New Roman" w:cs="Times New Roman"/>
          </w:rPr>
          <w:t>周語中》「登年」韋昭註「多歷年也」，多享年歲，猶延年。讀「丁」較勝。</w:t>
        </w:r>
      </w:ins>
    </w:p>
  </w:footnote>
  <w:footnote w:id="5">
    <w:p w14:paraId="4D6119D6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張光裕：《爾雅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釋詁》：「耇老，壽也。」「耇老不復壯」言青春之可貴，凡人皆宜加珍惜。審諸原簡字形，亦似為「耆」字，「耆老」也見諸《禮記》之《曲禮上》《檀弓上》。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俞紹宏、張青松：釋「耇」不誤。</w:t>
      </w:r>
    </w:p>
  </w:footnote>
  <w:footnote w:id="6">
    <w:p w14:paraId="21290AEC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侯乃峰：釋「急」。簡</w:t>
      </w:r>
      <w:r w:rsidRPr="00EC5A72">
        <w:rPr>
          <w:rFonts w:ascii="Times New Roman" w:eastAsiaTheme="majorEastAsia" w:hAnsi="Times New Roman" w:cs="Times New Roman"/>
        </w:rPr>
        <w:t>5</w:t>
      </w:r>
      <w:r w:rsidRPr="00EC5A72">
        <w:rPr>
          <w:rFonts w:ascii="Times New Roman" w:eastAsiaTheme="majorEastAsia" w:hAnsi="Times New Roman" w:cs="Times New Roman"/>
        </w:rPr>
        <w:t>下接讀簡</w:t>
      </w:r>
      <w:r w:rsidRPr="00EC5A72">
        <w:rPr>
          <w:rFonts w:ascii="Times New Roman" w:eastAsiaTheme="majorEastAsia" w:hAnsi="Times New Roman" w:cs="Times New Roman"/>
        </w:rPr>
        <w:t>13</w:t>
      </w:r>
      <w:r w:rsidRPr="00EC5A72">
        <w:rPr>
          <w:rFonts w:ascii="Times New Roman" w:eastAsiaTheme="majorEastAsia" w:hAnsi="Times New Roman" w:cs="Times New Roman"/>
        </w:rPr>
        <w:t>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俞紹宏、張青松：簡</w:t>
      </w:r>
      <w:r w:rsidRPr="00EC5A72">
        <w:rPr>
          <w:rFonts w:ascii="Times New Roman" w:eastAsiaTheme="majorEastAsia" w:hAnsi="Times New Roman" w:cs="Times New Roman"/>
        </w:rPr>
        <w:t>5</w:t>
      </w:r>
      <w:r w:rsidRPr="00EC5A72">
        <w:rPr>
          <w:rFonts w:ascii="Times New Roman" w:eastAsiaTheme="majorEastAsia" w:hAnsi="Times New Roman" w:cs="Times New Roman"/>
        </w:rPr>
        <w:t>下接讀簡</w:t>
      </w:r>
      <w:r w:rsidRPr="00EC5A72">
        <w:rPr>
          <w:rFonts w:ascii="Times New Roman" w:eastAsiaTheme="majorEastAsia" w:hAnsi="Times New Roman" w:cs="Times New Roman"/>
        </w:rPr>
        <w:t>13</w:t>
      </w:r>
      <w:r w:rsidRPr="00EC5A72">
        <w:rPr>
          <w:rFonts w:ascii="Times New Roman" w:eastAsiaTheme="majorEastAsia" w:hAnsi="Times New Roman" w:cs="Times New Roman"/>
        </w:rPr>
        <w:t>或可備一說</w:t>
      </w:r>
      <w:r w:rsidRPr="00EC5A72">
        <w:rPr>
          <w:rFonts w:ascii="Times New Roman" w:eastAsiaTheme="majorEastAsia" w:hAnsi="Times New Roman" w:cs="Times New Roman"/>
        </w:rPr>
        <w:t>.</w:t>
      </w:r>
    </w:p>
  </w:footnote>
  <w:footnote w:id="7">
    <w:p w14:paraId="718758B2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張光裕：讀「待」。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黃人二：讀「侍」。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俞紹宏、張青松：「</w:t>
      </w:r>
      <w:r w:rsidRPr="00EC5A72">
        <w:rPr>
          <w:rFonts w:ascii="Times New Roman" w:eastAsia="新細明體-ExtB" w:hAnsi="Times New Roman" w:cs="Times New Roman"/>
        </w:rPr>
        <w:t>𠱾</w:t>
      </w:r>
      <w:r w:rsidRPr="00EC5A72">
        <w:rPr>
          <w:rFonts w:ascii="Times New Roman" w:eastAsiaTheme="majorEastAsia" w:hAnsi="Times New Roman" w:cs="Times New Roman"/>
        </w:rPr>
        <w:t>」用法待考。「道」後一字右殘，也有可能是簡</w:t>
      </w:r>
      <w:r w:rsidRPr="00EC5A72">
        <w:rPr>
          <w:rFonts w:ascii="Times New Roman" w:eastAsiaTheme="majorEastAsia" w:hAnsi="Times New Roman" w:cs="Times New Roman"/>
        </w:rPr>
        <w:t>23</w:t>
      </w:r>
      <w:r w:rsidRPr="00EC5A72">
        <w:rPr>
          <w:rFonts w:ascii="Times New Roman" w:eastAsiaTheme="majorEastAsia" w:hAnsi="Times New Roman" w:cs="Times New Roman"/>
        </w:rPr>
        <w:t>「</w:t>
      </w:r>
      <w:r w:rsidRPr="00EC5A72">
        <w:rPr>
          <w:rFonts w:ascii="Times New Roman" w:eastAsia="新細明體-ExtB" w:hAnsi="Times New Roman" w:cs="Times New Roman"/>
        </w:rPr>
        <w:t>𣂣</w:t>
      </w:r>
      <w:r w:rsidRPr="00EC5A72">
        <w:rPr>
          <w:rFonts w:ascii="Times New Roman" w:eastAsiaTheme="majorEastAsia" w:hAnsi="Times New Roman" w:cs="Times New Roman"/>
        </w:rPr>
        <w:t>」字。</w:t>
      </w:r>
    </w:p>
  </w:footnote>
  <w:footnote w:id="8">
    <w:p w14:paraId="1C819765" w14:textId="14336548" w:rsidR="00A309F4" w:rsidRPr="004337D2" w:rsidRDefault="00A309F4" w:rsidP="00A309F4">
      <w:pPr>
        <w:pStyle w:val="ae"/>
        <w:rPr>
          <w:rFonts w:ascii="Times New Roman" w:eastAsiaTheme="majorEastAsia" w:hAnsi="Times New Roman" w:cs="Times New Roman"/>
        </w:rPr>
      </w:pPr>
      <w:ins w:id="43" w:author="MAK, Chi Ki Caily" w:date="2024-09-21T12:41:00Z" w16du:dateUtc="2024-09-21T04:41:00Z">
        <w:r w:rsidRPr="00EC5A72">
          <w:rPr>
            <w:rStyle w:val="af0"/>
            <w:rFonts w:ascii="Times New Roman" w:eastAsiaTheme="majorEastAsia" w:hAnsi="Times New Roman" w:cs="Times New Roman"/>
          </w:rPr>
          <w:footnoteRef/>
        </w:r>
        <w:r w:rsidRPr="00EC5A72">
          <w:rPr>
            <w:rFonts w:ascii="Times New Roman" w:eastAsiaTheme="majorEastAsia" w:hAnsi="Times New Roman" w:cs="Times New Roman"/>
          </w:rPr>
          <w:t xml:space="preserve"> </w:t>
        </w:r>
        <w:r w:rsidRPr="00EC5A72">
          <w:rPr>
            <w:rFonts w:ascii="Times New Roman" w:eastAsiaTheme="majorEastAsia" w:hAnsi="Times New Roman" w:cs="Times New Roman"/>
          </w:rPr>
          <w:t>梁静</w:t>
        </w:r>
      </w:ins>
      <w:ins w:id="44" w:author="MAK, Chi Ki Caily" w:date="2024-09-21T12:42:00Z" w16du:dateUtc="2024-09-21T04:42:00Z">
        <w:r w:rsidRPr="00EC5A72">
          <w:rPr>
            <w:rFonts w:ascii="Times New Roman" w:eastAsiaTheme="majorEastAsia" w:hAnsi="Times New Roman" w:cs="Times New Roman"/>
          </w:rPr>
          <w:t>：</w:t>
        </w:r>
      </w:ins>
      <w:ins w:id="45" w:author="MAK, Chi Ki Caily" w:date="2024-09-21T12:41:00Z" w16du:dateUtc="2024-09-21T04:41:00Z">
        <w:r w:rsidRPr="00EC5A72">
          <w:rPr>
            <w:rFonts w:ascii="Times New Roman" w:eastAsiaTheme="majorEastAsia" w:hAnsi="Times New Roman" w:cs="Times New Roman"/>
          </w:rPr>
          <w:t>此句可能是弟子所問，而「君子」以下則爲孔子的回答，並認爲此一對話可能是孔子與弟子厄於陳、蔡間時事，猜</w:t>
        </w:r>
      </w:ins>
      <w:ins w:id="46" w:author="MAK, Chi Ki Caily" w:date="2024-09-21T12:42:00Z" w16du:dateUtc="2024-09-21T04:42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47" w:author="MAK, Chi Ki Caily" w:date="2024-09-21T12:41:00Z" w16du:dateUtc="2024-09-21T04:41:00Z">
        <w:r w:rsidRPr="00EC5A72">
          <w:rPr>
            <w:rFonts w:ascii="Times New Roman" w:eastAsiaTheme="majorEastAsia" w:hAnsi="Times New Roman" w:cs="Times New Roman"/>
          </w:rPr>
          <w:t>二三子者</w:t>
        </w:r>
      </w:ins>
      <w:ins w:id="48" w:author="MAK, Chi Ki Caily" w:date="2024-09-21T12:42:00Z" w16du:dateUtc="2024-09-21T04:42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49" w:author="MAK, Chi Ki Caily" w:date="2024-09-21T12:41:00Z" w16du:dateUtc="2024-09-21T04:41:00Z">
        <w:r w:rsidRPr="00EC5A72">
          <w:rPr>
            <w:rFonts w:ascii="Times New Roman" w:eastAsiaTheme="majorEastAsia" w:hAnsi="Times New Roman" w:cs="Times New Roman"/>
          </w:rPr>
          <w:t>指子路、子貢及顔回三位。</w:t>
        </w:r>
      </w:ins>
      <w:ins w:id="50" w:author="MAK, Chi Ki Caily" w:date="2024-09-21T12:44:00Z" w16du:dateUtc="2024-09-21T04:44:00Z">
        <w:r w:rsidRPr="00EC5A72">
          <w:rPr>
            <w:rFonts w:ascii="Times New Roman" w:eastAsiaTheme="majorEastAsia" w:hAnsi="Times New Roman" w:cs="Times New Roman"/>
          </w:rPr>
          <w:t>/</w:t>
        </w:r>
      </w:ins>
      <w:ins w:id="51" w:author="MAK, Chi Ki Caily" w:date="2024-09-21T12:42:00Z" w16du:dateUtc="2024-09-21T04:42:00Z">
        <w:r w:rsidRPr="00EC5A72">
          <w:rPr>
            <w:rFonts w:ascii="Times New Roman" w:eastAsiaTheme="majorEastAsia" w:hAnsi="Times New Roman" w:cs="Times New Roman"/>
          </w:rPr>
          <w:t>顧史考：</w:t>
        </w:r>
      </w:ins>
      <w:ins w:id="52" w:author="MAK, Chi Ki Caily" w:date="2024-09-21T12:41:00Z" w16du:dateUtc="2024-09-21T04:41:00Z">
        <w:r w:rsidRPr="00EC5A72">
          <w:rPr>
            <w:rFonts w:ascii="Times New Roman" w:eastAsiaTheme="majorEastAsia" w:hAnsi="Times New Roman" w:cs="Times New Roman"/>
          </w:rPr>
          <w:t>當孔子之語。</w:t>
        </w:r>
      </w:ins>
    </w:p>
  </w:footnote>
  <w:footnote w:id="9">
    <w:p w14:paraId="7062A071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張光裕：釋「朝」。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楊澤生：「君子道」與「小人道」相對，「朝」讀「</w:t>
      </w:r>
      <w:bookmarkStart w:id="53" w:name="_Hlk166966339"/>
      <w:r w:rsidRPr="00EC5A72">
        <w:rPr>
          <w:rFonts w:ascii="Times New Roman" w:eastAsiaTheme="majorEastAsia" w:hAnsi="Times New Roman" w:cs="Times New Roman"/>
        </w:rPr>
        <w:t>昭</w:t>
      </w:r>
      <w:bookmarkEnd w:id="53"/>
      <w:r w:rsidRPr="00EC5A72">
        <w:rPr>
          <w:rFonts w:ascii="Times New Roman" w:eastAsiaTheme="majorEastAsia" w:hAnsi="Times New Roman" w:cs="Times New Roman"/>
        </w:rPr>
        <w:t>」。古書「</w:t>
      </w:r>
      <w:bookmarkStart w:id="54" w:name="_Hlk176521630"/>
      <w:r w:rsidRPr="00EC5A72">
        <w:rPr>
          <w:rFonts w:ascii="Times New Roman" w:eastAsiaTheme="majorEastAsia" w:hAnsi="Times New Roman" w:cs="Times New Roman"/>
        </w:rPr>
        <w:t>君子道長，小人道消</w:t>
      </w:r>
      <w:bookmarkEnd w:id="54"/>
      <w:r w:rsidRPr="00EC5A72">
        <w:rPr>
          <w:rFonts w:ascii="Times New Roman" w:eastAsiaTheme="majorEastAsia" w:hAnsi="Times New Roman" w:cs="Times New Roman"/>
        </w:rPr>
        <w:t>」或「小人道長，君子道消」常見。古書有「道昭」這種說法。</w:t>
      </w:r>
    </w:p>
  </w:footnote>
  <w:footnote w:id="10">
    <w:p w14:paraId="568ECF24" w14:textId="7C17DC3E" w:rsidR="00A309F4" w:rsidRPr="004337D2" w:rsidRDefault="00A309F4">
      <w:pPr>
        <w:pStyle w:val="ae"/>
        <w:rPr>
          <w:rFonts w:ascii="Times New Roman" w:eastAsiaTheme="majorEastAsia" w:hAnsi="Times New Roman" w:cs="Times New Roman"/>
        </w:rPr>
      </w:pPr>
      <w:ins w:id="56" w:author="MAK, Chi Ki Caily" w:date="2024-09-21T12:43:00Z" w16du:dateUtc="2024-09-21T04:43:00Z">
        <w:r w:rsidRPr="00EC5A72">
          <w:rPr>
            <w:rStyle w:val="af0"/>
            <w:rFonts w:ascii="Times New Roman" w:eastAsiaTheme="majorEastAsia" w:hAnsi="Times New Roman" w:cs="Times New Roman"/>
          </w:rPr>
          <w:footnoteRef/>
        </w:r>
        <w:r w:rsidRPr="00EC5A72">
          <w:rPr>
            <w:rFonts w:ascii="Times New Roman" w:eastAsiaTheme="majorEastAsia" w:hAnsi="Times New Roman" w:cs="Times New Roman"/>
          </w:rPr>
          <w:t xml:space="preserve"> </w:t>
        </w:r>
      </w:ins>
      <w:ins w:id="57" w:author="MAK, Chi Ki Caily" w:date="2024-09-21T12:44:00Z" w16du:dateUtc="2024-09-21T04:44:00Z">
        <w:r w:rsidRPr="00EC5A72">
          <w:rPr>
            <w:rFonts w:ascii="Times New Roman" w:eastAsiaTheme="majorEastAsia" w:hAnsi="Times New Roman" w:cs="Times New Roman"/>
          </w:rPr>
          <w:t>張光裕：「</w:t>
        </w:r>
      </w:ins>
      <w:ins w:id="58" w:author="MAK, Chi Ki Caily" w:date="2024-09-21T12:43:00Z" w16du:dateUtc="2024-09-21T04:43:00Z">
        <w:r w:rsidRPr="00EC5A72">
          <w:rPr>
            <w:rFonts w:ascii="Times New Roman" w:eastAsiaTheme="majorEastAsia" w:hAnsi="Times New Roman" w:cs="Times New Roman"/>
          </w:rPr>
          <w:t>朝</w:t>
        </w:r>
      </w:ins>
      <w:ins w:id="59" w:author="MAK, Chi Ki Caily" w:date="2024-09-21T12:44:00Z" w16du:dateUtc="2024-09-21T04:44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60" w:author="MAK, Chi Ki Caily" w:date="2024-09-21T12:43:00Z" w16du:dateUtc="2024-09-21T04:43:00Z">
        <w:r w:rsidRPr="00EC5A72">
          <w:rPr>
            <w:rFonts w:ascii="Times New Roman" w:eastAsiaTheme="majorEastAsia" w:hAnsi="Times New Roman" w:cs="Times New Roman"/>
          </w:rPr>
          <w:t>後放句號</w:t>
        </w:r>
      </w:ins>
      <w:ins w:id="61" w:author="MAK, Chi Ki Caily" w:date="2024-09-21T12:44:00Z" w16du:dateUtc="2024-09-21T04:44:00Z">
        <w:r w:rsidRPr="00EC5A72">
          <w:rPr>
            <w:rFonts w:ascii="Times New Roman" w:eastAsiaTheme="majorEastAsia" w:hAnsi="Times New Roman" w:cs="Times New Roman"/>
          </w:rPr>
          <w:t>。</w:t>
        </w:r>
        <w:r w:rsidRPr="00EC5A72">
          <w:rPr>
            <w:rFonts w:ascii="Times New Roman" w:eastAsiaTheme="majorEastAsia" w:hAnsi="Times New Roman" w:cs="Times New Roman"/>
          </w:rPr>
          <w:t>/</w:t>
        </w:r>
        <w:r w:rsidRPr="00EC5A72">
          <w:rPr>
            <w:rFonts w:ascii="Times New Roman" w:eastAsiaTheme="majorEastAsia" w:hAnsi="Times New Roman" w:cs="Times New Roman"/>
          </w:rPr>
          <w:t>俞紹宏、張青松：「朝」後放逗號。</w:t>
        </w:r>
      </w:ins>
      <w:ins w:id="62" w:author="MAK, Chi Ki Caily" w:date="2024-09-21T13:13:00Z" w16du:dateUtc="2024-09-21T05:13:00Z">
        <w:r w:rsidR="00822D82" w:rsidRPr="00EC5A72">
          <w:rPr>
            <w:rFonts w:ascii="Times New Roman" w:eastAsiaTheme="majorEastAsia" w:hAnsi="Times New Roman" w:cs="Times New Roman"/>
          </w:rPr>
          <w:t>/</w:t>
        </w:r>
      </w:ins>
      <w:ins w:id="63" w:author="MAK, Chi Ki Caily" w:date="2024-09-21T12:44:00Z" w16du:dateUtc="2024-09-21T04:44:00Z">
        <w:r w:rsidRPr="00EC5A72">
          <w:rPr>
            <w:rFonts w:ascii="Times New Roman" w:eastAsiaTheme="majorEastAsia" w:hAnsi="Times New Roman" w:cs="Times New Roman"/>
          </w:rPr>
          <w:t>顧史考：</w:t>
        </w:r>
      </w:ins>
      <w:ins w:id="64" w:author="MAK, Chi Ki Caily" w:date="2024-09-21T12:43:00Z" w16du:dateUtc="2024-09-21T04:43:00Z">
        <w:r w:rsidRPr="00EC5A72">
          <w:rPr>
            <w:rFonts w:ascii="Times New Roman" w:eastAsiaTheme="majorEastAsia" w:hAnsi="Times New Roman" w:cs="Times New Roman"/>
          </w:rPr>
          <w:t>以</w:t>
        </w:r>
      </w:ins>
      <w:ins w:id="65" w:author="MAK, Chi Ki Caily" w:date="2024-09-21T12:44:00Z" w16du:dateUtc="2024-09-21T04:44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66" w:author="MAK, Chi Ki Caily" w:date="2024-09-21T12:43:00Z" w16du:dateUtc="2024-09-21T04:43:00Z">
        <w:r w:rsidRPr="00EC5A72">
          <w:rPr>
            <w:rFonts w:ascii="Times New Roman" w:eastAsiaTheme="majorEastAsia" w:hAnsi="Times New Roman" w:cs="Times New Roman"/>
          </w:rPr>
          <w:t>然</w:t>
        </w:r>
      </w:ins>
      <w:ins w:id="67" w:author="MAK, Chi Ki Caily" w:date="2024-09-21T12:44:00Z" w16du:dateUtc="2024-09-21T04:44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68" w:author="MAK, Chi Ki Caily" w:date="2024-09-21T12:43:00Z" w16du:dateUtc="2024-09-21T04:43:00Z">
        <w:r w:rsidRPr="00EC5A72">
          <w:rPr>
            <w:rFonts w:ascii="Times New Roman" w:eastAsiaTheme="majorEastAsia" w:hAnsi="Times New Roman" w:cs="Times New Roman"/>
          </w:rPr>
          <w:t>字上屬。</w:t>
        </w:r>
      </w:ins>
    </w:p>
  </w:footnote>
  <w:footnote w:id="11">
    <w:p w14:paraId="12B211F4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bookmarkStart w:id="69" w:name="_Hlk176521680"/>
      <w:r w:rsidRPr="00EC5A72">
        <w:rPr>
          <w:rFonts w:ascii="Times New Roman" w:eastAsiaTheme="majorEastAsia" w:hAnsi="Times New Roman" w:cs="Times New Roman"/>
        </w:rPr>
        <w:t>張光裕：《禮記》《論語》稱「二三子」多指孔門弟子，而《左傳》也多見「二三子」，則是泛稱。馬王堆帛書有《二三子問》篇。</w:t>
      </w:r>
    </w:p>
    <w:bookmarkEnd w:id="69"/>
  </w:footnote>
  <w:footnote w:id="12">
    <w:p w14:paraId="655869E0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>張光裕：隸作「侯」。</w:t>
      </w:r>
    </w:p>
  </w:footnote>
  <w:footnote w:id="13">
    <w:p w14:paraId="0BE2B59B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馬承源：讀「相歖」，人名。</w:t>
      </w:r>
    </w:p>
  </w:footnote>
  <w:footnote w:id="14">
    <w:p w14:paraId="135DBF1F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張光裕：文獻屢見用「東西南北」表達地理方位等間距概念。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夏世華：簡文是在高揚孔子弟子才能與德行，但東西南北的君主與邦國不能舉賢而治。</w:t>
      </w:r>
    </w:p>
  </w:footnote>
  <w:footnote w:id="15">
    <w:p w14:paraId="0E79CA80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張光裕：「不」後一字左半邊關疑，右半邊隸作「奇」。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何有祖：為「剞」。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侯乃峰：隸作從「力」「奇」。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俞紹宏、張青松：「不」下一字不清晰，有從「力」的可能。</w:t>
      </w:r>
    </w:p>
  </w:footnote>
  <w:footnote w:id="16">
    <w:p w14:paraId="05BE3813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張光裕：即「</w:t>
      </w:r>
      <w:r w:rsidRPr="00EC5A72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0066DF2C" wp14:editId="058C580E">
            <wp:extent cx="114300" cy="125361"/>
            <wp:effectExtent l="0" t="0" r="0" b="8255"/>
            <wp:docPr id="17870171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15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109" cy="13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」，古文獻中與「猶」或「迪」通用，一般出現於句首，間亦見放句子中間，多用為語氣或嘆詞。字或通「由」。「乎」「</w:t>
      </w:r>
      <w:r w:rsidRPr="00EC5A72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741AC5FC" wp14:editId="422A45E6">
            <wp:extent cx="114300" cy="125361"/>
            <wp:effectExtent l="0" t="0" r="0" b="8255"/>
            <wp:docPr id="9171287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15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109" cy="13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」後均加逗號。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牛新房：「乎」下加問號。「</w:t>
      </w:r>
      <w:r w:rsidRPr="00EC5A72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6AC86B15" wp14:editId="25C0FF5D">
            <wp:extent cx="114300" cy="125361"/>
            <wp:effectExtent l="0" t="0" r="0" b="8255"/>
            <wp:docPr id="19256374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15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109" cy="13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」又見第</w:t>
      </w:r>
      <w:r w:rsidRPr="00EC5A72">
        <w:rPr>
          <w:rFonts w:ascii="Times New Roman" w:eastAsiaTheme="majorEastAsia" w:hAnsi="Times New Roman" w:cs="Times New Roman"/>
        </w:rPr>
        <w:t>17</w:t>
      </w:r>
      <w:r w:rsidRPr="00EC5A72">
        <w:rPr>
          <w:rFonts w:ascii="Times New Roman" w:eastAsiaTheme="majorEastAsia" w:hAnsi="Times New Roman" w:cs="Times New Roman"/>
        </w:rPr>
        <w:t>簡，用於結尾。「</w:t>
      </w:r>
      <w:r w:rsidRPr="00EC5A72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78115AA3" wp14:editId="4CCF26D6">
            <wp:extent cx="114300" cy="125361"/>
            <wp:effectExtent l="0" t="0" r="0" b="8255"/>
            <wp:docPr id="7229359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15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109" cy="13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」讀「由」，即孔門弟子仲由，字子路。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俞紹宏、張青松：「由」下也可加句號。</w:t>
      </w:r>
    </w:p>
  </w:footnote>
  <w:footnote w:id="17">
    <w:p w14:paraId="6F8F40DA" w14:textId="1E6B58F3" w:rsidR="00A309F4" w:rsidRPr="004337D2" w:rsidRDefault="00A309F4" w:rsidP="00A309F4">
      <w:pPr>
        <w:pStyle w:val="ae"/>
        <w:rPr>
          <w:rFonts w:ascii="Times New Roman" w:eastAsiaTheme="majorEastAsia" w:hAnsi="Times New Roman" w:cs="Times New Roman"/>
        </w:rPr>
      </w:pPr>
      <w:ins w:id="71" w:author="MAK, Chi Ki Caily" w:date="2024-09-21T12:45:00Z" w16du:dateUtc="2024-09-21T04:45:00Z">
        <w:r w:rsidRPr="00EC5A72">
          <w:rPr>
            <w:rStyle w:val="af0"/>
            <w:rFonts w:ascii="Times New Roman" w:eastAsiaTheme="majorEastAsia" w:hAnsi="Times New Roman" w:cs="Times New Roman"/>
          </w:rPr>
          <w:footnoteRef/>
        </w:r>
        <w:r w:rsidRPr="00EC5A72">
          <w:rPr>
            <w:rFonts w:ascii="Times New Roman" w:eastAsiaTheme="majorEastAsia" w:hAnsi="Times New Roman" w:cs="Times New Roman"/>
          </w:rPr>
          <w:t xml:space="preserve"> </w:t>
        </w:r>
        <w:r w:rsidRPr="00EC5A72">
          <w:rPr>
            <w:rFonts w:ascii="Times New Roman" w:eastAsiaTheme="majorEastAsia" w:hAnsi="Times New Roman" w:cs="Times New Roman"/>
          </w:rPr>
          <w:t>曹建國：此與下句之</w:t>
        </w:r>
      </w:ins>
      <w:ins w:id="72" w:author="MAK, Chi Ki Caily" w:date="2024-09-21T12:46:00Z" w16du:dateUtc="2024-09-21T04:46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73" w:author="MAK, Chi Ki Caily" w:date="2024-09-21T12:45:00Z" w16du:dateUtc="2024-09-21T04:45:00Z">
        <w:r w:rsidRPr="00EC5A72">
          <w:rPr>
            <w:rFonts w:ascii="Times New Roman" w:eastAsiaTheme="majorEastAsia" w:hAnsi="Times New Roman" w:cs="Times New Roman"/>
          </w:rPr>
          <w:t>以</w:t>
        </w:r>
      </w:ins>
      <w:ins w:id="74" w:author="MAK, Chi Ki Caily" w:date="2024-09-21T12:46:00Z" w16du:dateUtc="2024-09-21T04:46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75" w:author="MAK, Chi Ki Caily" w:date="2024-09-21T12:45:00Z" w16du:dateUtc="2024-09-21T04:45:00Z">
        <w:r w:rsidRPr="00EC5A72">
          <w:rPr>
            <w:rFonts w:ascii="Times New Roman" w:eastAsiaTheme="majorEastAsia" w:hAnsi="Times New Roman" w:cs="Times New Roman"/>
          </w:rPr>
          <w:t>訓爲</w:t>
        </w:r>
      </w:ins>
      <w:ins w:id="76" w:author="MAK, Chi Ki Caily" w:date="2024-09-21T12:46:00Z" w16du:dateUtc="2024-09-21T04:46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77" w:author="MAK, Chi Ki Caily" w:date="2024-09-21T12:45:00Z" w16du:dateUtc="2024-09-21T04:45:00Z">
        <w:r w:rsidRPr="00EC5A72">
          <w:rPr>
            <w:rFonts w:ascii="Times New Roman" w:eastAsiaTheme="majorEastAsia" w:hAnsi="Times New Roman" w:cs="Times New Roman"/>
          </w:rPr>
          <w:t>爲</w:t>
        </w:r>
      </w:ins>
      <w:ins w:id="78" w:author="MAK, Chi Ki Caily" w:date="2024-09-21T12:46:00Z" w16du:dateUtc="2024-09-21T04:46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79" w:author="MAK, Chi Ki Caily" w:date="2024-09-21T12:45:00Z" w16du:dateUtc="2024-09-21T04:45:00Z">
        <w:r w:rsidRPr="00EC5A72">
          <w:rPr>
            <w:rFonts w:ascii="Times New Roman" w:eastAsiaTheme="majorEastAsia" w:hAnsi="Times New Roman" w:cs="Times New Roman"/>
          </w:rPr>
          <w:t>，舉《説苑</w:t>
        </w:r>
        <w:r w:rsidRPr="00EC5A72">
          <w:rPr>
            <w:rFonts w:ascii="Times New Roman" w:eastAsiaTheme="majorEastAsia" w:hAnsi="Times New Roman" w:cs="Times New Roman"/>
          </w:rPr>
          <w:t>·</w:t>
        </w:r>
        <w:r w:rsidRPr="00EC5A72">
          <w:rPr>
            <w:rFonts w:ascii="Times New Roman" w:eastAsiaTheme="majorEastAsia" w:hAnsi="Times New Roman" w:cs="Times New Roman"/>
          </w:rPr>
          <w:t>建本》</w:t>
        </w:r>
      </w:ins>
      <w:ins w:id="80" w:author="MAK, Chi Ki Caily" w:date="2024-09-21T12:46:00Z" w16du:dateUtc="2024-09-21T04:46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81" w:author="MAK, Chi Ki Caily" w:date="2024-09-21T12:45:00Z" w16du:dateUtc="2024-09-21T04:45:00Z">
        <w:r w:rsidRPr="00EC5A72">
          <w:rPr>
            <w:rFonts w:ascii="Times New Roman" w:eastAsiaTheme="majorEastAsia" w:hAnsi="Times New Roman" w:cs="Times New Roman"/>
          </w:rPr>
          <w:t>子路曰：負重道遠者，不擇地而休；家貧親老者，不擇禄而仕</w:t>
        </w:r>
      </w:ins>
      <w:ins w:id="82" w:author="MAK, Chi Ki Caily" w:date="2024-09-21T12:47:00Z" w16du:dateUtc="2024-09-21T04:47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83" w:author="MAK, Chi Ki Caily" w:date="2024-09-21T12:45:00Z" w16du:dateUtc="2024-09-21T04:45:00Z">
        <w:r w:rsidRPr="00EC5A72">
          <w:rPr>
            <w:rFonts w:ascii="Times New Roman" w:eastAsiaTheme="majorEastAsia" w:hAnsi="Times New Roman" w:cs="Times New Roman"/>
          </w:rPr>
          <w:t>云云以爲證。</w:t>
        </w:r>
      </w:ins>
    </w:p>
  </w:footnote>
  <w:footnote w:id="18">
    <w:p w14:paraId="6D79D3D1" w14:textId="033A5E0A" w:rsidR="00213F86" w:rsidRPr="00EC5A72" w:rsidRDefault="00213F86" w:rsidP="00A309F4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張光裕：隸作「備」，讀「服」。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何有祖</w:t>
      </w:r>
      <w:ins w:id="84" w:author="MAK, Chi Ki Caily" w:date="2024-09-21T12:47:00Z" w16du:dateUtc="2024-09-21T04:47:00Z">
        <w:r w:rsidR="00A309F4" w:rsidRPr="00EC5A72">
          <w:rPr>
            <w:rFonts w:ascii="Times New Roman" w:eastAsiaTheme="majorEastAsia" w:hAnsi="Times New Roman" w:cs="Times New Roman"/>
          </w:rPr>
          <w:t>、顧史考：</w:t>
        </w:r>
      </w:ins>
      <w:r w:rsidRPr="00EC5A72">
        <w:rPr>
          <w:rFonts w:ascii="Times New Roman" w:eastAsiaTheme="majorEastAsia" w:hAnsi="Times New Roman" w:cs="Times New Roman"/>
        </w:rPr>
        <w:t>：疑從「彔」，讀作「祿」。「受祿」與「犯難」反義為文。</w:t>
      </w:r>
      <w:ins w:id="85" w:author="MAK, Chi Ki Caily" w:date="2024-09-21T12:47:00Z" w16du:dateUtc="2024-09-21T04:47:00Z">
        <w:r w:rsidR="00A309F4" w:rsidRPr="00EC5A72">
          <w:rPr>
            <w:rFonts w:ascii="Times New Roman" w:eastAsiaTheme="majorEastAsia" w:hAnsi="Times New Roman" w:cs="Times New Roman"/>
          </w:rPr>
          <w:t>/</w:t>
        </w:r>
        <w:r w:rsidR="00A309F4" w:rsidRPr="00EC5A72">
          <w:rPr>
            <w:rFonts w:ascii="Times New Roman" w:eastAsiaTheme="majorEastAsia" w:hAnsi="Times New Roman" w:cs="Times New Roman"/>
          </w:rPr>
          <w:t>曹建國：從「祿」之釋讀，將「以親受祿」視爲孝道的表現。</w:t>
        </w:r>
      </w:ins>
    </w:p>
  </w:footnote>
  <w:footnote w:id="19">
    <w:p w14:paraId="75BFEB7D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</w:t>
      </w:r>
      <w:bookmarkStart w:id="86" w:name="_Hlk176521780"/>
      <w:r w:rsidRPr="00EC5A72">
        <w:rPr>
          <w:rFonts w:ascii="Times New Roman" w:eastAsiaTheme="majorEastAsia" w:hAnsi="Times New Roman" w:cs="Times New Roman"/>
        </w:rPr>
        <w:t>「成事」，《論語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八俏》「成事不說」，《禮記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哀公問》「有成事，然後治其雕鏤文章黼黻以嗣」。</w:t>
      </w:r>
      <w:bookmarkEnd w:id="86"/>
      <w:r w:rsidRPr="00EC5A72">
        <w:rPr>
          <w:rFonts w:ascii="Times New Roman" w:eastAsiaTheme="majorEastAsia" w:hAnsi="Times New Roman" w:cs="Times New Roman"/>
        </w:rPr>
        <w:t>/</w:t>
      </w:r>
    </w:p>
  </w:footnote>
  <w:footnote w:id="20">
    <w:p w14:paraId="5EBA1045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張光裕：隸「見」。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何有祖：疑隸作「印」。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陳偉：可能是「色」，讀「嗇」，愛惜，慳吝。</w:t>
      </w:r>
    </w:p>
    <w:p w14:paraId="230F1CA2" w14:textId="20490625" w:rsidR="00213F86" w:rsidRPr="00EC5A72" w:rsidRDefault="00213F86" w:rsidP="00822D82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Fonts w:ascii="Times New Roman" w:eastAsiaTheme="majorEastAsia" w:hAnsi="Times New Roman" w:cs="Times New Roman"/>
        </w:rPr>
        <w:t>號。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曹建國：原釋「見」可從，此處讀「勤」。</w:t>
      </w:r>
      <w:ins w:id="90" w:author="MAK, Chi Ki Caily" w:date="2024-09-21T13:12:00Z" w16du:dateUtc="2024-09-21T05:12:00Z">
        <w:r w:rsidR="00822D82" w:rsidRPr="00EC5A72">
          <w:rPr>
            <w:rFonts w:ascii="Times New Roman" w:eastAsiaTheme="majorEastAsia" w:hAnsi="Times New Roman" w:cs="Times New Roman"/>
          </w:rPr>
          <w:t>/</w:t>
        </w:r>
        <w:r w:rsidR="00822D82" w:rsidRPr="00EC5A72">
          <w:rPr>
            <w:rFonts w:ascii="Times New Roman" w:eastAsiaTheme="majorEastAsia" w:hAnsi="Times New Roman" w:cs="Times New Roman"/>
          </w:rPr>
          <w:t>蘇建洲：「色」「印</w:t>
        </w:r>
      </w:ins>
      <w:ins w:id="91" w:author="MAK, Chi Ki Caily" w:date="2024-09-21T13:13:00Z" w16du:dateUtc="2024-09-21T05:13:00Z">
        <w:r w:rsidR="00822D82" w:rsidRPr="00EC5A72">
          <w:rPr>
            <w:rFonts w:ascii="Times New Roman" w:eastAsiaTheme="majorEastAsia" w:hAnsi="Times New Roman" w:cs="Times New Roman"/>
          </w:rPr>
          <w:t>」「</w:t>
        </w:r>
      </w:ins>
      <w:ins w:id="92" w:author="MAK, Chi Ki Caily" w:date="2024-09-21T13:12:00Z" w16du:dateUtc="2024-09-21T05:12:00Z">
        <w:r w:rsidR="00822D82" w:rsidRPr="00EC5A72">
          <w:rPr>
            <w:rFonts w:ascii="Times New Roman" w:eastAsiaTheme="majorEastAsia" w:hAnsi="Times New Roman" w:cs="Times New Roman"/>
          </w:rPr>
          <w:t>卬</w:t>
        </w:r>
      </w:ins>
      <w:ins w:id="93" w:author="MAK, Chi Ki Caily" w:date="2024-09-21T13:13:00Z" w16du:dateUtc="2024-09-21T05:13:00Z">
        <w:r w:rsidR="00822D82" w:rsidRPr="00EC5A72">
          <w:rPr>
            <w:rFonts w:ascii="Times New Roman" w:eastAsiaTheme="majorEastAsia" w:hAnsi="Times New Roman" w:cs="Times New Roman"/>
          </w:rPr>
          <w:t>」</w:t>
        </w:r>
      </w:ins>
      <w:ins w:id="94" w:author="MAK, Chi Ki Caily" w:date="2024-09-21T13:12:00Z" w16du:dateUtc="2024-09-21T05:12:00Z">
        <w:r w:rsidR="00822D82" w:rsidRPr="00EC5A72">
          <w:rPr>
            <w:rFonts w:ascii="Times New Roman" w:eastAsiaTheme="majorEastAsia" w:hAnsi="Times New Roman" w:cs="Times New Roman"/>
          </w:rPr>
          <w:t>三字構形</w:t>
        </w:r>
      </w:ins>
      <w:ins w:id="95" w:author="MAK, Chi Ki Caily" w:date="2024-09-21T13:13:00Z" w16du:dateUtc="2024-09-21T05:13:00Z">
        <w:r w:rsidR="00822D82" w:rsidRPr="00EC5A72">
          <w:rPr>
            <w:rFonts w:ascii="Times New Roman" w:eastAsiaTheme="majorEastAsia" w:hAnsi="Times New Roman" w:cs="Times New Roman"/>
          </w:rPr>
          <w:t>「</w:t>
        </w:r>
      </w:ins>
      <w:ins w:id="96" w:author="MAK, Chi Ki Caily" w:date="2024-09-21T13:12:00Z" w16du:dateUtc="2024-09-21T05:12:00Z">
        <w:r w:rsidR="00822D82" w:rsidRPr="00EC5A72">
          <w:rPr>
            <w:rFonts w:ascii="Times New Roman" w:eastAsiaTheme="majorEastAsia" w:hAnsi="Times New Roman" w:cs="Times New Roman"/>
          </w:rPr>
          <w:t>頗有淵源</w:t>
        </w:r>
      </w:ins>
      <w:ins w:id="97" w:author="MAK, Chi Ki Caily" w:date="2024-09-21T13:13:00Z" w16du:dateUtc="2024-09-21T05:13:00Z">
        <w:r w:rsidR="00822D82" w:rsidRPr="00EC5A72">
          <w:rPr>
            <w:rFonts w:ascii="Times New Roman" w:eastAsiaTheme="majorEastAsia" w:hAnsi="Times New Roman" w:cs="Times New Roman"/>
          </w:rPr>
          <w:t>」</w:t>
        </w:r>
      </w:ins>
      <w:ins w:id="98" w:author="MAK, Chi Ki Caily" w:date="2024-09-21T13:12:00Z" w16du:dateUtc="2024-09-21T05:12:00Z">
        <w:r w:rsidR="00822D82" w:rsidRPr="00EC5A72">
          <w:rPr>
            <w:rFonts w:ascii="Times New Roman" w:eastAsiaTheme="majorEastAsia" w:hAnsi="Times New Roman" w:cs="Times New Roman"/>
          </w:rPr>
          <w:t>，而</w:t>
        </w:r>
      </w:ins>
      <w:ins w:id="99" w:author="MAK, Chi Ki Caily" w:date="2024-09-21T13:13:00Z" w16du:dateUtc="2024-09-21T05:13:00Z">
        <w:r w:rsidR="00822D82" w:rsidRPr="00EC5A72">
          <w:rPr>
            <w:rFonts w:ascii="Times New Roman" w:eastAsiaTheme="majorEastAsia" w:hAnsi="Times New Roman" w:cs="Times New Roman"/>
          </w:rPr>
          <w:t>「</w:t>
        </w:r>
      </w:ins>
      <w:ins w:id="100" w:author="MAK, Chi Ki Caily" w:date="2024-09-21T13:12:00Z" w16du:dateUtc="2024-09-21T05:12:00Z">
        <w:r w:rsidR="00822D82" w:rsidRPr="00EC5A72">
          <w:rPr>
            <w:rFonts w:ascii="Times New Roman" w:eastAsiaTheme="majorEastAsia" w:hAnsi="Times New Roman" w:cs="Times New Roman"/>
          </w:rPr>
          <w:t>釋爲色或印皆有可能</w:t>
        </w:r>
      </w:ins>
      <w:ins w:id="101" w:author="MAK, Chi Ki Caily" w:date="2024-09-21T13:13:00Z" w16du:dateUtc="2024-09-21T05:13:00Z">
        <w:r w:rsidR="00822D82" w:rsidRPr="00EC5A72">
          <w:rPr>
            <w:rFonts w:ascii="Times New Roman" w:eastAsiaTheme="majorEastAsia" w:hAnsi="Times New Roman" w:cs="Times New Roman"/>
          </w:rPr>
          <w:t>」。</w:t>
        </w:r>
        <w:r w:rsidR="00822D82" w:rsidRPr="00EC5A72">
          <w:rPr>
            <w:rFonts w:ascii="Times New Roman" w:eastAsiaTheme="majorEastAsia" w:hAnsi="Times New Roman" w:cs="Times New Roman"/>
          </w:rPr>
          <w:t>/</w:t>
        </w:r>
      </w:ins>
      <w:ins w:id="102" w:author="MAK, Chi Ki Caily" w:date="2024-09-21T13:14:00Z" w16du:dateUtc="2024-09-21T05:14:00Z">
        <w:r w:rsidR="00822D82" w:rsidRPr="00EC5A72">
          <w:rPr>
            <w:rFonts w:ascii="Times New Roman" w:eastAsiaTheme="majorEastAsia" w:hAnsi="Times New Roman" w:cs="Times New Roman"/>
          </w:rPr>
          <w:t>顧史考：</w:t>
        </w:r>
      </w:ins>
      <w:ins w:id="103" w:author="MAK, Chi Ki Caily" w:date="2024-09-21T13:13:00Z" w16du:dateUtc="2024-09-21T05:13:00Z">
        <w:r w:rsidR="00822D82" w:rsidRPr="00EC5A72">
          <w:rPr>
            <w:rFonts w:ascii="Times New Roman" w:eastAsiaTheme="majorEastAsia" w:hAnsi="Times New Roman" w:cs="Times New Roman"/>
          </w:rPr>
          <w:t>從何氏之釋爲</w:t>
        </w:r>
      </w:ins>
      <w:ins w:id="104" w:author="MAK, Chi Ki Caily" w:date="2024-09-21T13:14:00Z" w16du:dateUtc="2024-09-21T05:14:00Z">
        <w:r w:rsidR="00822D82" w:rsidRPr="00EC5A72">
          <w:rPr>
            <w:rFonts w:ascii="Times New Roman" w:eastAsiaTheme="majorEastAsia" w:hAnsi="Times New Roman" w:cs="Times New Roman"/>
          </w:rPr>
          <w:t>「</w:t>
        </w:r>
      </w:ins>
      <w:ins w:id="105" w:author="MAK, Chi Ki Caily" w:date="2024-09-21T13:13:00Z" w16du:dateUtc="2024-09-21T05:13:00Z">
        <w:r w:rsidR="00822D82" w:rsidRPr="00EC5A72">
          <w:rPr>
            <w:rFonts w:ascii="Times New Roman" w:eastAsiaTheme="majorEastAsia" w:hAnsi="Times New Roman" w:cs="Times New Roman"/>
          </w:rPr>
          <w:t>印</w:t>
        </w:r>
      </w:ins>
      <w:ins w:id="106" w:author="MAK, Chi Ki Caily" w:date="2024-09-21T13:14:00Z" w16du:dateUtc="2024-09-21T05:14:00Z">
        <w:r w:rsidR="00822D82" w:rsidRPr="00EC5A72">
          <w:rPr>
            <w:rFonts w:ascii="Times New Roman" w:eastAsiaTheme="majorEastAsia" w:hAnsi="Times New Roman" w:cs="Times New Roman"/>
          </w:rPr>
          <w:t>」</w:t>
        </w:r>
      </w:ins>
      <w:ins w:id="107" w:author="MAK, Chi Ki Caily" w:date="2024-09-21T13:13:00Z" w16du:dateUtc="2024-09-21T05:13:00Z">
        <w:r w:rsidR="00822D82" w:rsidRPr="00EC5A72">
          <w:rPr>
            <w:rFonts w:ascii="Times New Roman" w:eastAsiaTheme="majorEastAsia" w:hAnsi="Times New Roman" w:cs="Times New Roman"/>
          </w:rPr>
          <w:t>（影紐真部），而在此讀</w:t>
        </w:r>
      </w:ins>
      <w:ins w:id="108" w:author="MAK, Chi Ki Caily" w:date="2024-09-21T13:14:00Z" w16du:dateUtc="2024-09-21T05:14:00Z">
        <w:r w:rsidR="00822D82" w:rsidRPr="00EC5A72">
          <w:rPr>
            <w:rFonts w:ascii="Times New Roman" w:eastAsiaTheme="majorEastAsia" w:hAnsi="Times New Roman" w:cs="Times New Roman"/>
          </w:rPr>
          <w:t>「</w:t>
        </w:r>
      </w:ins>
      <w:ins w:id="109" w:author="MAK, Chi Ki Caily" w:date="2024-09-21T13:13:00Z" w16du:dateUtc="2024-09-21T05:13:00Z">
        <w:r w:rsidR="00822D82" w:rsidRPr="00EC5A72">
          <w:rPr>
            <w:rFonts w:ascii="Times New Roman" w:eastAsiaTheme="majorEastAsia" w:hAnsi="Times New Roman" w:cs="Times New Roman"/>
          </w:rPr>
          <w:t>殷／慇</w:t>
        </w:r>
      </w:ins>
      <w:ins w:id="110" w:author="MAK, Chi Ki Caily" w:date="2024-09-21T13:14:00Z" w16du:dateUtc="2024-09-21T05:14:00Z">
        <w:r w:rsidR="00822D82" w:rsidRPr="00EC5A72">
          <w:rPr>
            <w:rFonts w:ascii="Times New Roman" w:eastAsiaTheme="majorEastAsia" w:hAnsi="Times New Roman" w:cs="Times New Roman"/>
          </w:rPr>
          <w:t>」</w:t>
        </w:r>
      </w:ins>
      <w:ins w:id="111" w:author="MAK, Chi Ki Caily" w:date="2024-09-21T13:13:00Z" w16du:dateUtc="2024-09-21T05:13:00Z">
        <w:r w:rsidR="00822D82" w:rsidRPr="00EC5A72">
          <w:rPr>
            <w:rFonts w:ascii="Times New Roman" w:eastAsiaTheme="majorEastAsia" w:hAnsi="Times New Roman" w:cs="Times New Roman"/>
          </w:rPr>
          <w:t>（影紐文部），亦與前句</w:t>
        </w:r>
      </w:ins>
      <w:ins w:id="112" w:author="MAK, Chi Ki Caily" w:date="2024-09-21T13:14:00Z" w16du:dateUtc="2024-09-21T05:14:00Z">
        <w:r w:rsidR="00822D82" w:rsidRPr="00EC5A72">
          <w:rPr>
            <w:rFonts w:ascii="Times New Roman" w:eastAsiaTheme="majorEastAsia" w:hAnsi="Times New Roman" w:cs="Times New Roman"/>
          </w:rPr>
          <w:t>「</w:t>
        </w:r>
      </w:ins>
      <w:ins w:id="113" w:author="MAK, Chi Ki Caily" w:date="2024-09-21T13:13:00Z" w16du:dateUtc="2024-09-21T05:13:00Z">
        <w:r w:rsidR="00822D82" w:rsidRPr="00EC5A72">
          <w:rPr>
            <w:rFonts w:ascii="Times New Roman" w:eastAsiaTheme="majorEastAsia" w:hAnsi="Times New Roman" w:cs="Times New Roman"/>
          </w:rPr>
          <w:t>勞</w:t>
        </w:r>
      </w:ins>
      <w:ins w:id="114" w:author="MAK, Chi Ki Caily" w:date="2024-09-21T13:14:00Z" w16du:dateUtc="2024-09-21T05:14:00Z">
        <w:r w:rsidR="00822D82" w:rsidRPr="00EC5A72">
          <w:rPr>
            <w:rFonts w:ascii="Times New Roman" w:eastAsiaTheme="majorEastAsia" w:hAnsi="Times New Roman" w:cs="Times New Roman"/>
          </w:rPr>
          <w:t>」</w:t>
        </w:r>
      </w:ins>
      <w:ins w:id="115" w:author="MAK, Chi Ki Caily" w:date="2024-09-21T13:13:00Z" w16du:dateUtc="2024-09-21T05:13:00Z">
        <w:r w:rsidR="00822D82" w:rsidRPr="00EC5A72">
          <w:rPr>
            <w:rFonts w:ascii="Times New Roman" w:eastAsiaTheme="majorEastAsia" w:hAnsi="Times New Roman" w:cs="Times New Roman"/>
          </w:rPr>
          <w:t>相應。</w:t>
        </w:r>
      </w:ins>
    </w:p>
  </w:footnote>
  <w:footnote w:id="21">
    <w:p w14:paraId="15CA261B" w14:textId="77CAC957" w:rsidR="00213F86" w:rsidRPr="00EC5A72" w:rsidRDefault="00213F86" w:rsidP="00822D82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張光裕：與楚簡「強」字稍異，疑或讀「擅」，後加逗號。</w:t>
      </w:r>
      <w:bookmarkStart w:id="117" w:name="_Hlk176522049"/>
      <w:r w:rsidRPr="00EC5A72">
        <w:rPr>
          <w:rFonts w:ascii="Times New Roman" w:eastAsiaTheme="majorEastAsia" w:hAnsi="Times New Roman" w:cs="Times New Roman"/>
        </w:rPr>
        <w:t>「擅官」見《韓詩外傳》卷五</w:t>
      </w:r>
      <w:bookmarkEnd w:id="117"/>
      <w:r w:rsidRPr="00EC5A72">
        <w:rPr>
          <w:rFonts w:ascii="Times New Roman" w:eastAsiaTheme="majorEastAsia" w:hAnsi="Times New Roman" w:cs="Times New Roman"/>
        </w:rPr>
        <w:t>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何有祖：</w:t>
      </w:r>
      <w:ins w:id="118" w:author="MAK, Chi Ki Caily" w:date="2024-09-21T13:17:00Z" w16du:dateUtc="2024-09-21T05:17:00Z">
        <w:r w:rsidR="00822D82" w:rsidRPr="00EC5A72">
          <w:rPr>
            <w:rFonts w:ascii="Times New Roman" w:eastAsiaTheme="majorEastAsia" w:hAnsi="Times New Roman" w:cs="Times New Roman"/>
          </w:rPr>
          <w:t>釋爲从「尸」「旦」聲，隸定爲</w:t>
        </w:r>
      </w:ins>
      <w:ins w:id="119" w:author="MAK, Chi Ki Caily" w:date="2024-09-21T13:18:00Z" w16du:dateUtc="2024-09-21T05:18:00Z">
        <w:r w:rsidR="00822D82" w:rsidRPr="00EC5A72">
          <w:rPr>
            <w:rFonts w:ascii="Times New Roman" w:eastAsiaTheme="majorEastAsia" w:hAnsi="Times New Roman" w:cs="Times New Roman"/>
          </w:rPr>
          <w:t>「</w:t>
        </w:r>
      </w:ins>
      <w:ins w:id="120" w:author="MAK, Chi Ki Caily" w:date="2024-09-21T13:17:00Z" w16du:dateUtc="2024-09-21T05:17:00Z">
        <w:r w:rsidR="00822D82" w:rsidRPr="00EC5A72">
          <w:rPr>
            <w:rFonts w:ascii="Times New Roman" w:eastAsiaTheme="majorEastAsia" w:hAnsi="Times New Roman" w:cs="Times New Roman"/>
            <w:noProof/>
          </w:rPr>
          <w:drawing>
            <wp:inline distT="0" distB="0" distL="0" distR="0" wp14:anchorId="5CB196BC" wp14:editId="0906841E">
              <wp:extent cx="85368" cy="109081"/>
              <wp:effectExtent l="0" t="0" r="0" b="5715"/>
              <wp:docPr id="1206492977" name="圖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71705581" name="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094" cy="1112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121" w:author="MAK, Chi Ki Caily" w:date="2024-09-21T13:18:00Z" w16du:dateUtc="2024-09-21T05:18:00Z">
        <w:r w:rsidR="00822D82" w:rsidRPr="00EC5A72">
          <w:rPr>
            <w:rFonts w:ascii="Times New Roman" w:eastAsiaTheme="majorEastAsia" w:hAnsi="Times New Roman" w:cs="Times New Roman"/>
          </w:rPr>
          <w:t>」，</w:t>
        </w:r>
      </w:ins>
      <w:r w:rsidRPr="00EC5A72">
        <w:rPr>
          <w:rFonts w:ascii="Times New Roman" w:eastAsiaTheme="majorEastAsia" w:hAnsi="Times New Roman" w:cs="Times New Roman"/>
        </w:rPr>
        <w:t>讀「擅」，《說文》「專也」。</w:t>
      </w:r>
      <w:bookmarkStart w:id="122" w:name="_Hlk176522068"/>
      <w:r w:rsidRPr="00EC5A72">
        <w:rPr>
          <w:rFonts w:ascii="Times New Roman" w:eastAsiaTheme="majorEastAsia" w:hAnsi="Times New Roman" w:cs="Times New Roman"/>
        </w:rPr>
        <w:t>《荀子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君道》：「天子三公，諸侯一相，大夫擅官，士保職，莫不法度而公，是所以班治之也。」又：「合符節，別契券者，所以為信也。」此當以印信而專官事。</w:t>
      </w:r>
      <w:bookmarkEnd w:id="122"/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陳偉：從「人」「豆」，「侸」字，疑讀「屬」，委托、任用。簡文是說，讓眾人冒險，而讓親信受益；讓別人辛勞成事，卻不舍得委任官職。「官」後加句號。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曹建國：「侸」即「樹」。「樹官」即樹立職責、擔負起某種職責之意。「勤於樹官」即在其位則謀其政，勤於職責之意。「以眾犯難</w:t>
      </w:r>
      <w:r w:rsidRPr="00EC5A72">
        <w:rPr>
          <w:rFonts w:ascii="Times New Roman" w:eastAsiaTheme="majorEastAsia" w:hAnsi="Times New Roman" w:cs="Times New Roman"/>
        </w:rPr>
        <w:t>…</w:t>
      </w:r>
      <w:r w:rsidRPr="00EC5A72">
        <w:rPr>
          <w:rFonts w:ascii="Times New Roman" w:eastAsiaTheme="majorEastAsia" w:hAnsi="Times New Roman" w:cs="Times New Roman"/>
        </w:rPr>
        <w:t>見以恆官」相對為文，但是均從正面立說，前兩句是說為何而從政，後兩句是說如何從政。簡</w:t>
      </w:r>
      <w:r w:rsidRPr="00EC5A72">
        <w:rPr>
          <w:rFonts w:ascii="Times New Roman" w:eastAsiaTheme="majorEastAsia" w:hAnsi="Times New Roman" w:cs="Times New Roman"/>
        </w:rPr>
        <w:t>10</w:t>
      </w:r>
      <w:r w:rsidRPr="00EC5A72">
        <w:rPr>
          <w:rFonts w:ascii="Times New Roman" w:eastAsiaTheme="majorEastAsia" w:hAnsi="Times New Roman" w:cs="Times New Roman"/>
        </w:rPr>
        <w:t>所記與子路仕衛有關。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王輝（中山）：「色」不破讀，即容色、容貌。簡文意即以容貌為標準授官。</w:t>
      </w:r>
      <w:ins w:id="123" w:author="MAK, Chi Ki Caily" w:date="2024-09-21T13:16:00Z" w16du:dateUtc="2024-09-21T05:16:00Z">
        <w:r w:rsidR="00822D82" w:rsidRPr="00EC5A72">
          <w:rPr>
            <w:rFonts w:ascii="Times New Roman" w:eastAsiaTheme="majorEastAsia" w:hAnsi="Times New Roman" w:cs="Times New Roman"/>
          </w:rPr>
          <w:t>/</w:t>
        </w:r>
      </w:ins>
      <w:ins w:id="124" w:author="MAK, Chi Ki Caily" w:date="2024-09-21T13:18:00Z" w16du:dateUtc="2024-09-21T05:18:00Z">
        <w:r w:rsidR="00822D82" w:rsidRPr="00EC5A72">
          <w:rPr>
            <w:rFonts w:ascii="Times New Roman" w:eastAsiaTheme="majorEastAsia" w:hAnsi="Times New Roman" w:cs="Times New Roman"/>
          </w:rPr>
          <w:t>顧史考：隸此字爲</w:t>
        </w:r>
      </w:ins>
      <w:ins w:id="125" w:author="MAK, Chi Ki Caily" w:date="2024-09-21T13:19:00Z" w16du:dateUtc="2024-09-21T05:19:00Z">
        <w:r w:rsidR="00822D82" w:rsidRPr="00EC5A72">
          <w:rPr>
            <w:rFonts w:ascii="Times New Roman" w:eastAsiaTheme="majorEastAsia" w:hAnsi="Times New Roman" w:cs="Times New Roman"/>
          </w:rPr>
          <w:t>「</w:t>
        </w:r>
      </w:ins>
      <w:ins w:id="126" w:author="MAK, Chi Ki Caily" w:date="2024-09-21T13:18:00Z" w16du:dateUtc="2024-09-21T05:18:00Z">
        <w:r w:rsidR="00822D82" w:rsidRPr="00EC5A72">
          <w:rPr>
            <w:rFonts w:ascii="Times New Roman" w:eastAsiaTheme="majorEastAsia" w:hAnsi="Times New Roman" w:cs="Times New Roman"/>
            <w:noProof/>
          </w:rPr>
          <w:drawing>
            <wp:inline distT="0" distB="0" distL="0" distR="0" wp14:anchorId="7851235A" wp14:editId="41B77E02">
              <wp:extent cx="122830" cy="146226"/>
              <wp:effectExtent l="0" t="0" r="0" b="6350"/>
              <wp:docPr id="554273265" name="圖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19121176" name="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238" cy="1479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127" w:author="MAK, Chi Ki Caily" w:date="2024-09-21T13:19:00Z" w16du:dateUtc="2024-09-21T05:19:00Z">
        <w:r w:rsidR="00822D82" w:rsidRPr="00EC5A72">
          <w:rPr>
            <w:rFonts w:ascii="Times New Roman" w:eastAsiaTheme="majorEastAsia" w:hAnsi="Times New Roman" w:cs="Times New Roman"/>
          </w:rPr>
          <w:t>」</w:t>
        </w:r>
      </w:ins>
      <w:ins w:id="128" w:author="MAK, Chi Ki Caily" w:date="2024-09-21T13:18:00Z" w16du:dateUtc="2024-09-21T05:18:00Z">
        <w:r w:rsidR="00822D82" w:rsidRPr="00EC5A72">
          <w:rPr>
            <w:rFonts w:ascii="Times New Roman" w:eastAsiaTheme="majorEastAsia" w:hAnsi="Times New Roman" w:cs="Times New Roman"/>
          </w:rPr>
          <w:t>而視爲</w:t>
        </w:r>
      </w:ins>
      <w:ins w:id="129" w:author="MAK, Chi Ki Caily" w:date="2024-09-21T13:19:00Z" w16du:dateUtc="2024-09-21T05:19:00Z">
        <w:r w:rsidR="00822D82" w:rsidRPr="00EC5A72">
          <w:rPr>
            <w:rFonts w:ascii="Times New Roman" w:eastAsiaTheme="majorEastAsia" w:hAnsi="Times New Roman" w:cs="Times New Roman"/>
          </w:rPr>
          <w:t>「</w:t>
        </w:r>
      </w:ins>
      <w:ins w:id="130" w:author="MAK, Chi Ki Caily" w:date="2024-09-21T13:18:00Z" w16du:dateUtc="2024-09-21T05:18:00Z">
        <w:r w:rsidR="00822D82" w:rsidRPr="00EC5A72">
          <w:rPr>
            <w:rFonts w:ascii="Times New Roman" w:eastAsiaTheme="majorEastAsia" w:hAnsi="Times New Roman" w:cs="Times New Roman"/>
          </w:rPr>
          <w:t>凥</w:t>
        </w:r>
      </w:ins>
      <w:ins w:id="131" w:author="MAK, Chi Ki Caily" w:date="2024-09-21T13:19:00Z" w16du:dateUtc="2024-09-21T05:19:00Z">
        <w:r w:rsidR="00822D82" w:rsidRPr="00EC5A72">
          <w:rPr>
            <w:rFonts w:ascii="Times New Roman" w:eastAsiaTheme="majorEastAsia" w:hAnsi="Times New Roman" w:cs="Times New Roman"/>
          </w:rPr>
          <w:t>」</w:t>
        </w:r>
      </w:ins>
      <w:ins w:id="132" w:author="MAK, Chi Ki Caily" w:date="2024-09-21T13:18:00Z" w16du:dateUtc="2024-09-21T05:18:00Z">
        <w:r w:rsidR="00822D82" w:rsidRPr="00EC5A72">
          <w:rPr>
            <w:rFonts w:ascii="Times New Roman" w:eastAsiaTheme="majorEastAsia" w:hAnsi="Times New Roman" w:cs="Times New Roman"/>
          </w:rPr>
          <w:t>之抄錯訛誤字，讀爲</w:t>
        </w:r>
      </w:ins>
      <w:ins w:id="133" w:author="MAK, Chi Ki Caily" w:date="2024-09-21T13:19:00Z" w16du:dateUtc="2024-09-21T05:19:00Z">
        <w:r w:rsidR="00822D82" w:rsidRPr="00EC5A72">
          <w:rPr>
            <w:rFonts w:ascii="Times New Roman" w:eastAsiaTheme="majorEastAsia" w:hAnsi="Times New Roman" w:cs="Times New Roman"/>
          </w:rPr>
          <w:t>「</w:t>
        </w:r>
      </w:ins>
      <w:ins w:id="134" w:author="MAK, Chi Ki Caily" w:date="2024-09-21T13:18:00Z" w16du:dateUtc="2024-09-21T05:18:00Z">
        <w:r w:rsidR="00822D82" w:rsidRPr="00EC5A72">
          <w:rPr>
            <w:rFonts w:ascii="Times New Roman" w:eastAsiaTheme="majorEastAsia" w:hAnsi="Times New Roman" w:cs="Times New Roman"/>
          </w:rPr>
          <w:t>處</w:t>
        </w:r>
      </w:ins>
      <w:ins w:id="135" w:author="MAK, Chi Ki Caily" w:date="2024-09-21T13:19:00Z" w16du:dateUtc="2024-09-21T05:19:00Z">
        <w:r w:rsidR="00822D82" w:rsidRPr="00EC5A72">
          <w:rPr>
            <w:rFonts w:ascii="Times New Roman" w:eastAsiaTheme="majorEastAsia" w:hAnsi="Times New Roman" w:cs="Times New Roman"/>
          </w:rPr>
          <w:t>」</w:t>
        </w:r>
      </w:ins>
      <w:ins w:id="136" w:author="MAK, Chi Ki Caily" w:date="2024-09-21T13:18:00Z" w16du:dateUtc="2024-09-21T05:18:00Z">
        <w:r w:rsidR="00822D82" w:rsidRPr="00EC5A72">
          <w:rPr>
            <w:rFonts w:ascii="Times New Roman" w:eastAsiaTheme="majorEastAsia" w:hAnsi="Times New Roman" w:cs="Times New Roman"/>
          </w:rPr>
          <w:t>或</w:t>
        </w:r>
      </w:ins>
      <w:ins w:id="137" w:author="MAK, Chi Ki Caily" w:date="2024-09-21T13:19:00Z" w16du:dateUtc="2024-09-21T05:19:00Z">
        <w:r w:rsidR="00822D82" w:rsidRPr="00EC5A72">
          <w:rPr>
            <w:rFonts w:ascii="Times New Roman" w:eastAsiaTheme="majorEastAsia" w:hAnsi="Times New Roman" w:cs="Times New Roman"/>
          </w:rPr>
          <w:t>「</w:t>
        </w:r>
      </w:ins>
      <w:ins w:id="138" w:author="MAK, Chi Ki Caily" w:date="2024-09-21T13:18:00Z" w16du:dateUtc="2024-09-21T05:18:00Z">
        <w:r w:rsidR="00822D82" w:rsidRPr="00EC5A72">
          <w:rPr>
            <w:rFonts w:ascii="Times New Roman" w:eastAsiaTheme="majorEastAsia" w:hAnsi="Times New Roman" w:cs="Times New Roman"/>
          </w:rPr>
          <w:t>居</w:t>
        </w:r>
      </w:ins>
      <w:ins w:id="139" w:author="MAK, Chi Ki Caily" w:date="2024-09-21T13:19:00Z" w16du:dateUtc="2024-09-21T05:19:00Z">
        <w:r w:rsidR="00822D82" w:rsidRPr="00EC5A72">
          <w:rPr>
            <w:rFonts w:ascii="Times New Roman" w:eastAsiaTheme="majorEastAsia" w:hAnsi="Times New Roman" w:cs="Times New Roman"/>
          </w:rPr>
          <w:t>」</w:t>
        </w:r>
      </w:ins>
      <w:ins w:id="140" w:author="MAK, Chi Ki Caily" w:date="2024-09-21T13:18:00Z" w16du:dateUtc="2024-09-21T05:18:00Z">
        <w:r w:rsidR="00822D82" w:rsidRPr="00EC5A72">
          <w:rPr>
            <w:rFonts w:ascii="Times New Roman" w:eastAsiaTheme="majorEastAsia" w:hAnsi="Times New Roman" w:cs="Times New Roman"/>
          </w:rPr>
          <w:t>。</w:t>
        </w:r>
      </w:ins>
    </w:p>
  </w:footnote>
  <w:footnote w:id="22">
    <w:p w14:paraId="07249694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張光裕：隸作「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211B0E4" wp14:editId="3BBBE9CE">
            <wp:extent cx="156519" cy="150487"/>
            <wp:effectExtent l="0" t="0" r="0" b="2540"/>
            <wp:docPr id="353127155" name="圖片 1" descr="&amp;9.E0CA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&amp;9.E0CA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28" cy="155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」，或讀「鉤」。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何有祖：從「司」「戈」，讀「治」，此指上治事以力，「力」與上文「勞」相呼應。</w:t>
      </w:r>
    </w:p>
  </w:footnote>
  <w:footnote w:id="23">
    <w:p w14:paraId="21B16B28" w14:textId="44FD3BC0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顧史考：「則」字</w:t>
      </w:r>
      <w:ins w:id="141" w:author="MAK, Chi Ki Caily" w:date="2024-09-21T10:37:00Z" w16du:dateUtc="2024-09-21T02:37:00Z">
        <w:r w:rsidR="005D65F1" w:rsidRPr="00EC5A72">
          <w:rPr>
            <w:rFonts w:ascii="Times New Roman" w:eastAsiaTheme="majorEastAsia" w:hAnsi="Times New Roman" w:cs="Times New Roman"/>
          </w:rPr>
          <w:t>改隸爲</w:t>
        </w:r>
        <w:r w:rsidR="005D65F1" w:rsidRPr="00EC5A72">
          <w:rPr>
            <w:rFonts w:ascii="Times New Roman" w:eastAsiaTheme="majorEastAsia" w:hAnsi="Times New Roman" w:cs="Times New Roman"/>
            <w:noProof/>
          </w:rPr>
          <w:drawing>
            <wp:inline distT="0" distB="0" distL="0" distR="0" wp14:anchorId="4ADB5BED" wp14:editId="5C625FAC">
              <wp:extent cx="164757" cy="153395"/>
              <wp:effectExtent l="0" t="0" r="6985" b="0"/>
              <wp:docPr id="2128939264" name="圖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16344659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661" cy="15423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5D65F1" w:rsidRPr="00EC5A72">
          <w:rPr>
            <w:rFonts w:ascii="Times New Roman" w:eastAsiaTheme="majorEastAsia" w:hAnsi="Times New Roman" w:cs="Times New Roman"/>
          </w:rPr>
          <w:t xml:space="preserve"> </w:t>
        </w:r>
      </w:ins>
      <w:r w:rsidRPr="00EC5A72">
        <w:rPr>
          <w:rFonts w:ascii="Times New Roman" w:eastAsiaTheme="majorEastAsia" w:hAnsi="Times New Roman" w:cs="Times New Roman"/>
        </w:rPr>
        <w:t>(</w:t>
      </w:r>
      <w:r w:rsidRPr="00EC5A72">
        <w:rPr>
          <w:rFonts w:ascii="Times New Roman" w:eastAsiaTheme="majorEastAsia" w:hAnsi="Times New Roman" w:cs="Times New Roman"/>
        </w:rPr>
        <w:t>二字實同</w:t>
      </w:r>
      <w:r w:rsidRPr="00EC5A72">
        <w:rPr>
          <w:rFonts w:ascii="Times New Roman" w:eastAsiaTheme="majorEastAsia" w:hAnsi="Times New Roman" w:cs="Times New Roman"/>
        </w:rPr>
        <w:t>)</w:t>
      </w:r>
      <w:r w:rsidRPr="00EC5A72">
        <w:rPr>
          <w:rFonts w:ascii="Times New Roman" w:eastAsiaTheme="majorEastAsia" w:hAnsi="Times New Roman" w:cs="Times New Roman"/>
        </w:rPr>
        <w:t>而讀爲「鼎」</w:t>
      </w:r>
      <w:r w:rsidRPr="00EC5A72">
        <w:rPr>
          <w:rFonts w:ascii="Times New Roman" w:eastAsiaTheme="majorEastAsia" w:hAnsi="Times New Roman" w:cs="Times New Roman"/>
        </w:rPr>
        <w:t>(</w:t>
      </w:r>
      <w:r w:rsidRPr="00EC5A72">
        <w:rPr>
          <w:rFonts w:ascii="Times New Roman" w:eastAsiaTheme="majorEastAsia" w:hAnsi="Times New Roman" w:cs="Times New Roman"/>
        </w:rPr>
        <w:t>其「刀」旁或因抄手已習慣寫「則」字而誤加</w:t>
      </w:r>
      <w:r w:rsidRPr="00EC5A72">
        <w:rPr>
          <w:rFonts w:ascii="Times New Roman" w:eastAsiaTheme="majorEastAsia" w:hAnsi="Times New Roman" w:cs="Times New Roman"/>
        </w:rPr>
        <w:t>)</w:t>
      </w:r>
      <w:r w:rsidRPr="00EC5A72">
        <w:rPr>
          <w:rFonts w:ascii="Times New Roman" w:eastAsiaTheme="majorEastAsia" w:hAnsi="Times New Roman" w:cs="Times New Roman"/>
        </w:rPr>
        <w:t>，而與「俎」字連讀爲「鼎俎」。</w:t>
      </w:r>
    </w:p>
  </w:footnote>
  <w:footnote w:id="24">
    <w:p w14:paraId="2E68AAA2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張振謙：釋「俎」，疑通「沮」，敗、壞。「士治以力則沮」意為士以力治則敗。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唐洪志：「沮」下加逗號。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馮勝君：釋「䏠」，這裏讀「淹」。「淹」本來有遲滯、久留之義，引申為賢人沉滯下位，得不到提升。簡文是講君上賞罰不明，賢臣明士雖以身犯難，操勞國事，但爵祿官位卻被親信、褻臣竊據。士雖然治事以力，然其結果卻為「淹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張峰：張昊從釋「俎」說，以為如字讀。疑字下部「</w:t>
      </w:r>
      <w:r w:rsidRPr="00EC5A72">
        <w:rPr>
          <w:rFonts w:ascii="Times New Roman" w:eastAsiaTheme="majorEastAsia" w:hAnsi="Times New Roman" w:cs="Times New Roman"/>
        </w:rPr>
        <w:t>=</w:t>
      </w:r>
      <w:r w:rsidRPr="00EC5A72">
        <w:rPr>
          <w:rFonts w:ascii="Times New Roman" w:eastAsiaTheme="majorEastAsia" w:hAnsi="Times New Roman" w:cs="Times New Roman"/>
        </w:rPr>
        <w:t>」可能是「口」字省形符號，隸作「胠」，讀「去」。簡文「治以力則去」意謂以力治則民離，離的主語似是「士」。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俞紹宏、張青松：馮勝君說也可備一說</w:t>
      </w:r>
      <w:r w:rsidRPr="00EC5A72">
        <w:rPr>
          <w:rFonts w:ascii="Times New Roman" w:eastAsiaTheme="majorEastAsia" w:hAnsi="Times New Roman" w:cs="Times New Roman"/>
        </w:rPr>
        <w:t>.</w:t>
      </w:r>
    </w:p>
  </w:footnote>
  <w:footnote w:id="25">
    <w:p w14:paraId="5C0BAB36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張光裕：「曲方」讀「曲防」。《孟子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告子下》：「五命曰：無曲防，無遏糴，無有封而不告。」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唐洪志：楊伯峻《孟子譯注》「無曲防」條下注「曲」是副詞，有「無不」「遍」之義。</w:t>
      </w:r>
    </w:p>
  </w:footnote>
  <w:footnote w:id="26">
    <w:p w14:paraId="46B42CA1" w14:textId="4B476C4F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bookmarkStart w:id="142" w:name="_Hlk176522275"/>
      <w:r w:rsidRPr="00EC5A72">
        <w:rPr>
          <w:rFonts w:ascii="Times New Roman" w:eastAsiaTheme="majorEastAsia" w:hAnsi="Times New Roman" w:cs="Times New Roman"/>
        </w:rPr>
        <w:t>張光裕：</w:t>
      </w:r>
      <w:bookmarkEnd w:id="142"/>
      <w:r w:rsidRPr="00EC5A72">
        <w:rPr>
          <w:rFonts w:ascii="Times New Roman" w:eastAsiaTheme="majorEastAsia" w:hAnsi="Times New Roman" w:cs="Times New Roman"/>
        </w:rPr>
        <w:t>讀「去」，「去人」猶言「拒人」。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唐洪志：疑簡文「不曲防以去人」是告誡統治者不要處處設防，使人民離心而不歸附。</w:t>
      </w:r>
      <w:bookmarkStart w:id="143" w:name="_Hlk176522245"/>
      <w:r w:rsidRPr="00EC5A72">
        <w:rPr>
          <w:rFonts w:ascii="Times New Roman" w:eastAsiaTheme="majorEastAsia" w:hAnsi="Times New Roman" w:cs="Times New Roman"/>
        </w:rPr>
        <w:t>「去人」應當是與簡首「就人」亦即傳世文獻中的「來人」相對的概念。《論語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季氏》：「故遠人不服，則修文德以來之。既來之，則安之。」要修文德以來遠人，當然不能曲防。</w:t>
      </w:r>
      <w:bookmarkEnd w:id="143"/>
      <w:ins w:id="144" w:author="MAK, Chi Ki Caily" w:date="2024-09-21T13:21:00Z" w16du:dateUtc="2024-09-21T05:21:00Z">
        <w:r w:rsidR="006A5F2C" w:rsidRPr="00EC5A72">
          <w:rPr>
            <w:rFonts w:ascii="Times New Roman" w:eastAsiaTheme="majorEastAsia" w:hAnsi="Times New Roman" w:cs="Times New Roman"/>
          </w:rPr>
          <w:t>/</w:t>
        </w:r>
        <w:r w:rsidR="006A5F2C" w:rsidRPr="00EC5A72">
          <w:rPr>
            <w:rFonts w:ascii="Times New Roman" w:eastAsiaTheme="majorEastAsia" w:hAnsi="Times New Roman" w:cs="Times New Roman"/>
          </w:rPr>
          <w:t>蘇建洲：解此句爲</w:t>
        </w:r>
      </w:ins>
      <w:ins w:id="145" w:author="MAK, Chi Ki Caily" w:date="2024-09-21T13:22:00Z" w16du:dateUtc="2024-09-21T05:22:00Z">
        <w:r w:rsidR="006A5F2C" w:rsidRPr="00EC5A72">
          <w:rPr>
            <w:rFonts w:ascii="Times New Roman" w:eastAsiaTheme="majorEastAsia" w:hAnsi="Times New Roman" w:cs="Times New Roman"/>
          </w:rPr>
          <w:t>「</w:t>
        </w:r>
      </w:ins>
      <w:ins w:id="146" w:author="MAK, Chi Ki Caily" w:date="2024-09-21T13:21:00Z" w16du:dateUtc="2024-09-21T05:21:00Z">
        <w:r w:rsidR="006A5F2C" w:rsidRPr="00EC5A72">
          <w:rPr>
            <w:rFonts w:ascii="Times New Roman" w:eastAsiaTheme="majorEastAsia" w:hAnsi="Times New Roman" w:cs="Times New Roman"/>
          </w:rPr>
          <w:t>不到處設防使賢人離去</w:t>
        </w:r>
      </w:ins>
      <w:ins w:id="147" w:author="MAK, Chi Ki Caily" w:date="2024-09-21T13:22:00Z" w16du:dateUtc="2024-09-21T05:22:00Z">
        <w:r w:rsidR="006A5F2C" w:rsidRPr="00EC5A72">
          <w:rPr>
            <w:rFonts w:ascii="Times New Roman" w:eastAsiaTheme="majorEastAsia" w:hAnsi="Times New Roman" w:cs="Times New Roman"/>
          </w:rPr>
          <w:t>」</w:t>
        </w:r>
      </w:ins>
      <w:ins w:id="148" w:author="MAK, Chi Ki Caily" w:date="2024-09-21T13:21:00Z" w16du:dateUtc="2024-09-21T05:21:00Z">
        <w:r w:rsidR="006A5F2C" w:rsidRPr="00EC5A72">
          <w:rPr>
            <w:rFonts w:ascii="Times New Roman" w:eastAsiaTheme="majorEastAsia" w:hAnsi="Times New Roman" w:cs="Times New Roman"/>
          </w:rPr>
          <w:t>。</w:t>
        </w:r>
      </w:ins>
    </w:p>
  </w:footnote>
  <w:footnote w:id="27">
    <w:p w14:paraId="0920F98E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何有祖：「亡」讀「無」。</w:t>
      </w:r>
    </w:p>
  </w:footnote>
  <w:footnote w:id="28">
    <w:p w14:paraId="511260A0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唐洪志：簡文「君子亡所不足」，意即「知足」。</w:t>
      </w:r>
    </w:p>
  </w:footnote>
  <w:footnote w:id="29">
    <w:p w14:paraId="4911C220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張光裕：加逗號。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俞紹宏、張青松：或可加句號。</w:t>
      </w:r>
    </w:p>
  </w:footnote>
  <w:footnote w:id="30">
    <w:p w14:paraId="495123F6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張光裕：簡</w:t>
      </w:r>
      <w:r w:rsidRPr="00EC5A72">
        <w:rPr>
          <w:rFonts w:ascii="Times New Roman" w:eastAsiaTheme="majorEastAsia" w:hAnsi="Times New Roman" w:cs="Times New Roman"/>
        </w:rPr>
        <w:t>13</w:t>
      </w:r>
      <w:r w:rsidRPr="00EC5A72">
        <w:rPr>
          <w:rFonts w:ascii="Times New Roman" w:eastAsiaTheme="majorEastAsia" w:hAnsi="Times New Roman" w:cs="Times New Roman"/>
        </w:rPr>
        <w:t>末殘字右部隸定從「刀」，左半邊未作隸定。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蘇建洲：從筆畫來看似可隸為「割」。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何有祖：隸作「割」，疑讀作「蓋」，屬下讀。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俞紹宏、張青松：簡</w:t>
      </w:r>
      <w:r w:rsidRPr="00EC5A72">
        <w:rPr>
          <w:rFonts w:ascii="Times New Roman" w:eastAsiaTheme="majorEastAsia" w:hAnsi="Times New Roman" w:cs="Times New Roman"/>
        </w:rPr>
        <w:t>13</w:t>
      </w:r>
      <w:r w:rsidRPr="00EC5A72">
        <w:rPr>
          <w:rFonts w:ascii="Times New Roman" w:eastAsiaTheme="majorEastAsia" w:hAnsi="Times New Roman" w:cs="Times New Roman"/>
        </w:rPr>
        <w:t>末殘字左旁似可隸作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00AEDBF" wp14:editId="6E4F9D16">
            <wp:extent cx="123568" cy="154460"/>
            <wp:effectExtent l="0" t="0" r="0" b="0"/>
            <wp:docPr id="19445748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0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66" cy="16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footnote>
  <w:footnote w:id="31">
    <w:p w14:paraId="48DD6224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陳偉：簡</w:t>
      </w:r>
      <w:r w:rsidRPr="00EC5A72">
        <w:rPr>
          <w:rFonts w:ascii="Times New Roman" w:eastAsiaTheme="majorEastAsia" w:hAnsi="Times New Roman" w:cs="Times New Roman"/>
        </w:rPr>
        <w:t>13</w:t>
      </w:r>
      <w:r w:rsidRPr="00EC5A72">
        <w:rPr>
          <w:rFonts w:ascii="Times New Roman" w:eastAsiaTheme="majorEastAsia" w:hAnsi="Times New Roman" w:cs="Times New Roman"/>
        </w:rPr>
        <w:t>與簡</w:t>
      </w:r>
      <w:r w:rsidRPr="00EC5A72">
        <w:rPr>
          <w:rFonts w:ascii="Times New Roman" w:eastAsiaTheme="majorEastAsia" w:hAnsi="Times New Roman" w:cs="Times New Roman"/>
        </w:rPr>
        <w:t>12</w:t>
      </w:r>
      <w:r w:rsidRPr="00EC5A72">
        <w:rPr>
          <w:rFonts w:ascii="Times New Roman" w:eastAsiaTheme="majorEastAsia" w:hAnsi="Times New Roman" w:cs="Times New Roman"/>
        </w:rPr>
        <w:t>連讀；簡</w:t>
      </w:r>
      <w:r w:rsidRPr="00EC5A72">
        <w:rPr>
          <w:rFonts w:ascii="Times New Roman" w:eastAsiaTheme="majorEastAsia" w:hAnsi="Times New Roman" w:cs="Times New Roman"/>
        </w:rPr>
        <w:t>12</w:t>
      </w:r>
      <w:r w:rsidRPr="00EC5A72">
        <w:rPr>
          <w:rFonts w:ascii="Times New Roman" w:eastAsiaTheme="majorEastAsia" w:hAnsi="Times New Roman" w:cs="Times New Roman"/>
        </w:rPr>
        <w:t>前補「有夫行」三字，讀為「有夫行也求為之行」。</w:t>
      </w:r>
    </w:p>
  </w:footnote>
  <w:footnote w:id="32">
    <w:p w14:paraId="00FD909F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張光裕：「長」下加逗號。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陳斯鵬：「長」下加句號。</w:t>
      </w:r>
    </w:p>
  </w:footnote>
  <w:footnote w:id="33">
    <w:p w14:paraId="1AA1DC2F" w14:textId="3C5B86B6" w:rsidR="00213F86" w:rsidRPr="00EC5A72" w:rsidRDefault="00213F86" w:rsidP="006A5F2C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張光裕：右邊隸作從上下二「止」，讀「止」。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陳斯鵬：右旁作上「之」下「止」。上「之」下「止」者楚簡中常見，為「之」之繁體，情形與「上」之加「止」為繁體同。包山簡</w:t>
      </w:r>
      <w:r w:rsidRPr="00EC5A72">
        <w:rPr>
          <w:rFonts w:ascii="Times New Roman" w:eastAsiaTheme="majorEastAsia" w:hAnsi="Times New Roman" w:cs="Times New Roman"/>
        </w:rPr>
        <w:t>228</w:t>
      </w:r>
      <w:r w:rsidRPr="00EC5A72">
        <w:rPr>
          <w:rFonts w:ascii="Times New Roman" w:eastAsiaTheme="majorEastAsia" w:hAnsi="Times New Roman" w:cs="Times New Roman"/>
        </w:rPr>
        <w:t>、</w:t>
      </w:r>
      <w:r w:rsidRPr="00EC5A72">
        <w:rPr>
          <w:rFonts w:ascii="Times New Roman" w:eastAsiaTheme="majorEastAsia" w:hAnsi="Times New Roman" w:cs="Times New Roman"/>
        </w:rPr>
        <w:t>230</w:t>
      </w:r>
      <w:r w:rsidRPr="00EC5A72">
        <w:rPr>
          <w:rFonts w:ascii="Times New Roman" w:eastAsiaTheme="majorEastAsia" w:hAnsi="Times New Roman" w:cs="Times New Roman"/>
        </w:rPr>
        <w:t>、</w:t>
      </w:r>
      <w:r w:rsidRPr="00EC5A72">
        <w:rPr>
          <w:rFonts w:ascii="Times New Roman" w:eastAsiaTheme="majorEastAsia" w:hAnsi="Times New Roman" w:cs="Times New Roman"/>
        </w:rPr>
        <w:t>232</w:t>
      </w:r>
      <w:r w:rsidRPr="00EC5A72">
        <w:rPr>
          <w:rFonts w:ascii="Times New Roman" w:eastAsiaTheme="majorEastAsia" w:hAnsi="Times New Roman" w:cs="Times New Roman"/>
        </w:rPr>
        <w:t>「出入侍王」的「待」假「之」之繁體為之。益以「人」旁，可視為「侍」字異體。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曹建國：「止」通「之」，訓「出」。</w:t>
      </w:r>
      <w:ins w:id="150" w:author="MAK, Chi Ki Caily" w:date="2024-09-21T13:30:00Z" w16du:dateUtc="2024-09-21T05:30:00Z">
        <w:r w:rsidR="006A5F2C" w:rsidRPr="00EC5A72">
          <w:rPr>
            <w:rFonts w:ascii="Times New Roman" w:eastAsiaTheme="majorEastAsia" w:hAnsi="Times New Roman" w:cs="Times New Roman"/>
          </w:rPr>
          <w:t>/</w:t>
        </w:r>
        <w:r w:rsidR="006A5F2C" w:rsidRPr="00EC5A72">
          <w:rPr>
            <w:rFonts w:ascii="Times New Roman" w:eastAsiaTheme="majorEastAsia" w:hAnsi="Times New Roman" w:cs="Times New Roman"/>
          </w:rPr>
          <w:t>林素清、顧史考：讀「止」，認爲蘧伯玉之「止」亦即其「卷而懷之」。</w:t>
        </w:r>
      </w:ins>
    </w:p>
  </w:footnote>
  <w:footnote w:id="34">
    <w:p w14:paraId="4E88C84C" w14:textId="1CBC548A" w:rsidR="00213F86" w:rsidRPr="00EC5A72" w:rsidRDefault="00213F86" w:rsidP="00A33C2E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張光裕：「乎」下加問號。</w:t>
      </w:r>
      <w:r w:rsidRPr="00EC5A72">
        <w:rPr>
          <w:rFonts w:ascii="Times New Roman" w:eastAsiaTheme="majorEastAsia" w:hAnsi="Times New Roman" w:cs="Times New Roman"/>
        </w:rPr>
        <w:t>/</w:t>
      </w:r>
      <w:ins w:id="152" w:author="MAK, Chi Ki Caily" w:date="2024-09-21T13:31:00Z" w16du:dateUtc="2024-09-21T05:31:00Z">
        <w:r w:rsidR="006A5F2C" w:rsidRPr="00EC5A72">
          <w:rPr>
            <w:rFonts w:ascii="Times New Roman" w:eastAsiaTheme="majorEastAsia" w:hAnsi="Times New Roman" w:cs="Times New Roman"/>
          </w:rPr>
          <w:t>林素清：視作語尾助詞，謂「不必表示疑問」（林氏另疑或可讀「吾」而屬下）。</w:t>
        </w:r>
        <w:r w:rsidR="006A5F2C" w:rsidRPr="00EC5A72">
          <w:rPr>
            <w:rFonts w:ascii="Times New Roman" w:eastAsiaTheme="majorEastAsia" w:hAnsi="Times New Roman" w:cs="Times New Roman"/>
          </w:rPr>
          <w:t>/</w:t>
        </w:r>
      </w:ins>
      <w:r w:rsidRPr="00EC5A72">
        <w:rPr>
          <w:rFonts w:ascii="Times New Roman" w:eastAsiaTheme="majorEastAsia" w:hAnsi="Times New Roman" w:cs="Times New Roman"/>
        </w:rPr>
        <w:t>陳斯鵬：「乎」下「子」屬上讀，後加逗號。</w:t>
      </w:r>
      <w:ins w:id="153" w:author="MAK, Chi Ki Caily" w:date="2024-09-21T13:32:00Z" w16du:dateUtc="2024-09-21T05:32:00Z">
        <w:r w:rsidR="00A33C2E" w:rsidRPr="00EC5A72">
          <w:rPr>
            <w:rFonts w:ascii="Times New Roman" w:eastAsiaTheme="majorEastAsia" w:hAnsi="Times New Roman" w:cs="Times New Roman"/>
          </w:rPr>
          <w:t>疑此句可證明「蘧伯玉曾執弟子禮於孔子」。</w:t>
        </w:r>
        <w:r w:rsidR="00A33C2E" w:rsidRPr="00EC5A72">
          <w:rPr>
            <w:rFonts w:ascii="Times New Roman" w:eastAsiaTheme="majorEastAsia" w:hAnsi="Times New Roman" w:cs="Times New Roman"/>
          </w:rPr>
          <w:t>/</w:t>
        </w:r>
        <w:r w:rsidR="00A33C2E" w:rsidRPr="00EC5A72">
          <w:rPr>
            <w:rFonts w:ascii="Times New Roman" w:eastAsiaTheme="majorEastAsia" w:hAnsi="Times New Roman" w:cs="Times New Roman"/>
          </w:rPr>
          <w:t>曹建國：陳氏之説實無可能，蘧伯玉比孔子年齡大許多，衹有孔子師事之之理，不可能曾師事孔子。</w:t>
        </w:r>
      </w:ins>
    </w:p>
  </w:footnote>
  <w:footnote w:id="35">
    <w:p w14:paraId="7078ED0D" w14:textId="1CCED315" w:rsidR="00213F86" w:rsidRPr="00EC5A72" w:rsidRDefault="00213F86" w:rsidP="00A33C2E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張光裕：隸作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837726C" wp14:editId="622D8CFF">
            <wp:extent cx="112128" cy="121878"/>
            <wp:effectExtent l="0" t="0" r="2540" b="0"/>
            <wp:docPr id="12878030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12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565" cy="12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，讀「惇」或「敦」，訓「厚」。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林素清：讀「淳」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曹建國：「惇」，厚、信。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唐洪志：下一「往乎子」之「子」下有重文符號「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88704D5" wp14:editId="3ED10BF6">
            <wp:extent cx="99144" cy="116386"/>
            <wp:effectExtent l="0" t="0" r="0" b="0"/>
            <wp:docPr id="13541564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2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83" cy="11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」，讀作「子，子」。這裡「子」同。從白於藍隸作「</w:t>
      </w:r>
      <w:r w:rsidRPr="00EC5A72">
        <w:rPr>
          <w:rFonts w:ascii="Times New Roman" w:eastAsia="新細明體-ExtB" w:hAnsi="Times New Roman" w:cs="Times New Roman"/>
        </w:rPr>
        <w:t>𦟛</w:t>
      </w:r>
      <w:r w:rsidRPr="00EC5A72">
        <w:rPr>
          <w:rFonts w:ascii="Times New Roman" w:eastAsiaTheme="majorEastAsia" w:hAnsi="Times New Roman" w:cs="Times New Roman"/>
        </w:rPr>
        <w:t>」，讀「庸」，「庸庸」，和美。「庸」「雍」二字曡韻，「雍雍」可形容聲音之美。「庸」與「融」通，「融融」也有和美義。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蘇建洲：讀「雍雍」或「融融」。「雍雍」，和治貌、和樂貌。「融融」，和樂也。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俞紹宏、張青松：唐洪志說可參。「雍雍」「融融」都有和樂義。</w:t>
      </w:r>
      <w:ins w:id="156" w:author="MAK, Chi Ki Caily" w:date="2024-09-21T13:34:00Z" w16du:dateUtc="2024-09-21T05:34:00Z">
        <w:r w:rsidR="00A33C2E" w:rsidRPr="00EC5A72">
          <w:rPr>
            <w:rFonts w:ascii="Times New Roman" w:eastAsiaTheme="majorEastAsia" w:hAnsi="Times New Roman" w:cs="Times New Roman"/>
          </w:rPr>
          <w:t>/</w:t>
        </w:r>
        <w:r w:rsidR="00A33C2E" w:rsidRPr="00EC5A72">
          <w:rPr>
            <w:rFonts w:ascii="Times New Roman" w:eastAsiaTheme="majorEastAsia" w:hAnsi="Times New Roman" w:cs="Times New Roman"/>
          </w:rPr>
          <w:t>顧史考：從張光裕讀「惇惇」，解作孔子</w:t>
        </w:r>
      </w:ins>
      <w:ins w:id="157" w:author="MAK, Chi Ki Caily" w:date="2024-09-21T13:35:00Z" w16du:dateUtc="2024-09-21T05:35:00Z">
        <w:r w:rsidR="00A33C2E" w:rsidRPr="00EC5A72">
          <w:rPr>
            <w:rFonts w:ascii="Times New Roman" w:eastAsiaTheme="majorEastAsia" w:hAnsi="Times New Roman" w:cs="Times New Roman"/>
          </w:rPr>
          <w:t>「</w:t>
        </w:r>
      </w:ins>
      <w:ins w:id="158" w:author="MAK, Chi Ki Caily" w:date="2024-09-21T13:34:00Z" w16du:dateUtc="2024-09-21T05:34:00Z">
        <w:r w:rsidR="00A33C2E" w:rsidRPr="00EC5A72">
          <w:rPr>
            <w:rFonts w:ascii="Times New Roman" w:eastAsiaTheme="majorEastAsia" w:hAnsi="Times New Roman" w:cs="Times New Roman"/>
          </w:rPr>
          <w:t>篤實</w:t>
        </w:r>
      </w:ins>
      <w:ins w:id="159" w:author="MAK, Chi Ki Caily" w:date="2024-09-21T13:35:00Z" w16du:dateUtc="2024-09-21T05:35:00Z">
        <w:r w:rsidR="00A33C2E" w:rsidRPr="00EC5A72">
          <w:rPr>
            <w:rFonts w:ascii="Times New Roman" w:eastAsiaTheme="majorEastAsia" w:hAnsi="Times New Roman" w:cs="Times New Roman"/>
          </w:rPr>
          <w:t>」</w:t>
        </w:r>
      </w:ins>
      <w:ins w:id="160" w:author="MAK, Chi Ki Caily" w:date="2024-09-21T13:34:00Z" w16du:dateUtc="2024-09-21T05:34:00Z">
        <w:r w:rsidR="00A33C2E" w:rsidRPr="00EC5A72">
          <w:rPr>
            <w:rFonts w:ascii="Times New Roman" w:eastAsiaTheme="majorEastAsia" w:hAnsi="Times New Roman" w:cs="Times New Roman"/>
          </w:rPr>
          <w:t>聽從（或贊同）蘧伯玉之行爲，與其對子路之直言如鬥的樣子正相反。</w:t>
        </w:r>
      </w:ins>
    </w:p>
  </w:footnote>
  <w:footnote w:id="36">
    <w:p w14:paraId="6A2B015C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張光裕：「也」下加逗號。</w:t>
      </w:r>
    </w:p>
  </w:footnote>
  <w:footnote w:id="37">
    <w:p w14:paraId="0EE00728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bookmarkStart w:id="161" w:name="_Hlk176522662"/>
      <w:r w:rsidRPr="00EC5A72">
        <w:rPr>
          <w:rFonts w:ascii="Times New Roman" w:eastAsiaTheme="majorEastAsia" w:hAnsi="Times New Roman" w:cs="Times New Roman"/>
        </w:rPr>
        <w:t>陳斯鵬：「惇惇如也其聽」後加句號。簡文是說蘧伯玉聆聽教言時態度誠篤。據《史記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仲尼弟子列傳》，蘧伯玉不在受業七十七人之列，而是孔子「所嚴事」者。然據《孔子世家》，孔子自蒲反衛，曾「主蘧伯玉家」，推測蘧伯玉之得侍孔子或當在此時。蘧伯玉曾執弟子禮於孔子，此似可補載籍之闕。</w:t>
      </w:r>
      <w:r w:rsidRPr="00EC5A72">
        <w:rPr>
          <w:rFonts w:ascii="Times New Roman" w:eastAsiaTheme="majorEastAsia" w:hAnsi="Times New Roman" w:cs="Times New Roman"/>
        </w:rPr>
        <w:t>/</w:t>
      </w:r>
      <w:bookmarkEnd w:id="161"/>
      <w:r w:rsidRPr="00EC5A72">
        <w:rPr>
          <w:rFonts w:ascii="Times New Roman" w:eastAsiaTheme="majorEastAsia" w:hAnsi="Times New Roman" w:cs="Times New Roman"/>
        </w:rPr>
        <w:t>曹建國：「子惇惇如也其聽」作一句，下加冒號。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唐洪志：「子庸庸如也其聲」作一句，形容蘧伯玉侍立孔子旁邊時，孔子說話聲音和美。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俞紹宏、張青松：簡文或是在說蘧伯玉聽孔子交談時和樂愉快的情狀。「聽」後也可加句號。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曹建國：「聽」，順從。</w:t>
      </w:r>
    </w:p>
  </w:footnote>
  <w:footnote w:id="38">
    <w:p w14:paraId="437F501D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張光裕：「乎」下加問號。</w:t>
      </w:r>
    </w:p>
  </w:footnote>
  <w:footnote w:id="39">
    <w:p w14:paraId="262ABCB4" w14:textId="7A6800D4" w:rsidR="00A33C2E" w:rsidRPr="004337D2" w:rsidRDefault="00A33C2E" w:rsidP="00A33C2E">
      <w:pPr>
        <w:pStyle w:val="ae"/>
        <w:rPr>
          <w:rFonts w:ascii="Times New Roman" w:eastAsiaTheme="majorEastAsia" w:hAnsi="Times New Roman" w:cs="Times New Roman"/>
        </w:rPr>
      </w:pPr>
      <w:ins w:id="164" w:author="MAK, Chi Ki Caily" w:date="2024-09-21T13:40:00Z" w16du:dateUtc="2024-09-21T05:40:00Z">
        <w:r w:rsidRPr="00EC5A72">
          <w:rPr>
            <w:rStyle w:val="af0"/>
            <w:rFonts w:ascii="Times New Roman" w:eastAsiaTheme="majorEastAsia" w:hAnsi="Times New Roman" w:cs="Times New Roman"/>
          </w:rPr>
          <w:footnoteRef/>
        </w:r>
      </w:ins>
      <w:ins w:id="165" w:author="MAK, Chi Ki Caily" w:date="2024-09-21T13:42:00Z" w16du:dateUtc="2024-09-21T05:42:00Z">
        <w:r w:rsidRPr="00EC5A72">
          <w:rPr>
            <w:rFonts w:ascii="Times New Roman" w:eastAsiaTheme="majorEastAsia" w:hAnsi="Times New Roman" w:cs="Times New Roman"/>
          </w:rPr>
          <w:t xml:space="preserve"> </w:t>
        </w:r>
      </w:ins>
      <w:ins w:id="166" w:author="MAK, Chi Ki Caily" w:date="2024-09-21T13:40:00Z" w16du:dateUtc="2024-09-21T05:40:00Z">
        <w:r w:rsidRPr="00EC5A72">
          <w:rPr>
            <w:rFonts w:ascii="Times New Roman" w:eastAsiaTheme="majorEastAsia" w:hAnsi="Times New Roman" w:cs="Times New Roman"/>
          </w:rPr>
          <w:t>蘇建洲</w:t>
        </w:r>
      </w:ins>
      <w:ins w:id="167" w:author="MAK, Chi Ki Caily" w:date="2024-09-21T13:41:00Z" w16du:dateUtc="2024-09-21T05:41:00Z">
        <w:r w:rsidRPr="00EC5A72">
          <w:rPr>
            <w:rFonts w:ascii="Times New Roman" w:eastAsiaTheme="majorEastAsia" w:hAnsi="Times New Roman" w:cs="Times New Roman"/>
          </w:rPr>
          <w:t>：</w:t>
        </w:r>
      </w:ins>
      <w:ins w:id="168" w:author="MAK, Chi Ki Caily" w:date="2024-09-21T13:40:00Z" w16du:dateUtc="2024-09-21T05:40:00Z">
        <w:r w:rsidRPr="00EC5A72">
          <w:rPr>
            <w:rFonts w:ascii="Times New Roman" w:eastAsiaTheme="majorEastAsia" w:hAnsi="Times New Roman" w:cs="Times New Roman"/>
          </w:rPr>
          <w:t>應該是單純的提示符號。</w:t>
        </w:r>
      </w:ins>
      <w:ins w:id="169" w:author="MAK, Chi Ki Caily" w:date="2024-09-21T13:42:00Z" w16du:dateUtc="2024-09-21T05:42:00Z">
        <w:r w:rsidRPr="00EC5A72">
          <w:rPr>
            <w:rFonts w:ascii="Times New Roman" w:eastAsiaTheme="majorEastAsia" w:hAnsi="Times New Roman" w:cs="Times New Roman"/>
          </w:rPr>
          <w:t>顧史考：此「子」下有小短横，用意不明。假若從陳斯鵬句讀，則或可視爲標點符號。</w:t>
        </w:r>
      </w:ins>
      <w:ins w:id="170" w:author="MAK, Chi Ki Caily" w:date="2024-09-21T13:40:00Z" w16du:dateUtc="2024-09-21T05:40:00Z">
        <w:r w:rsidRPr="00EC5A72">
          <w:rPr>
            <w:rFonts w:ascii="Times New Roman" w:eastAsiaTheme="majorEastAsia" w:hAnsi="Times New Roman" w:cs="Times New Roman"/>
          </w:rPr>
          <w:t>疑或爲抄手欲寫</w:t>
        </w:r>
      </w:ins>
      <w:ins w:id="171" w:author="MAK, Chi Ki Caily" w:date="2024-09-21T13:42:00Z" w16du:dateUtc="2024-09-21T05:42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172" w:author="MAK, Chi Ki Caily" w:date="2024-09-21T13:40:00Z" w16du:dateUtc="2024-09-21T05:40:00Z">
        <w:r w:rsidRPr="00EC5A72">
          <w:rPr>
            <w:rFonts w:ascii="Times New Roman" w:eastAsiaTheme="majorEastAsia" w:hAnsi="Times New Roman" w:cs="Times New Roman"/>
          </w:rPr>
          <w:t>噩</w:t>
        </w:r>
      </w:ins>
      <w:ins w:id="173" w:author="MAK, Chi Ki Caily" w:date="2024-09-21T13:42:00Z" w16du:dateUtc="2024-09-21T05:42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174" w:author="MAK, Chi Ki Caily" w:date="2024-09-21T13:40:00Z" w16du:dateUtc="2024-09-21T05:40:00Z">
        <w:r w:rsidRPr="00EC5A72">
          <w:rPr>
            <w:rFonts w:ascii="Times New Roman" w:eastAsiaTheme="majorEastAsia" w:hAnsi="Times New Roman" w:cs="Times New Roman"/>
          </w:rPr>
          <w:t>字下的重文符號，然寫錯地方，寫了一半才發現。</w:t>
        </w:r>
      </w:ins>
    </w:p>
  </w:footnote>
  <w:footnote w:id="40">
    <w:p w14:paraId="0631466D" w14:textId="6F10BA43" w:rsidR="00213F86" w:rsidRPr="00EC5A72" w:rsidRDefault="00213F86" w:rsidP="00A33C2E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>陳斯鵬：「子路往乎子」下加逗號。「往乎子」即到孔子那裏去的意思，實與「待乎子」相類。可能因為子路態度不夠恭敬，所以這裏作者有意地用「往」，而不用「待」。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俞紹宏、張青松：這裡「往乎子」之「子」下為提示性符號，提示此「子」表孔子。</w:t>
      </w:r>
      <w:ins w:id="177" w:author="MAK, Chi Ki Caily" w:date="2024-09-21T13:36:00Z" w16du:dateUtc="2024-09-21T05:36:00Z">
        <w:r w:rsidR="00A33C2E" w:rsidRPr="00EC5A72">
          <w:rPr>
            <w:rFonts w:ascii="Times New Roman" w:eastAsiaTheme="majorEastAsia" w:hAnsi="Times New Roman" w:cs="Times New Roman"/>
          </w:rPr>
          <w:t>/</w:t>
        </w:r>
        <w:r w:rsidR="00A33C2E" w:rsidRPr="00EC5A72">
          <w:rPr>
            <w:rFonts w:ascii="Times New Roman" w:eastAsiaTheme="majorEastAsia" w:hAnsi="Times New Roman" w:cs="Times New Roman"/>
          </w:rPr>
          <w:t>曹建國：此句蓋指子路並不避亂而死於衛難之事</w:t>
        </w:r>
      </w:ins>
      <w:ins w:id="178" w:author="MAK, Chi Ki Caily" w:date="2024-09-21T13:37:00Z" w16du:dateUtc="2024-09-21T05:37:00Z">
        <w:r w:rsidR="00A33C2E" w:rsidRPr="00EC5A72">
          <w:rPr>
            <w:rFonts w:ascii="Times New Roman" w:eastAsiaTheme="majorEastAsia" w:hAnsi="Times New Roman" w:cs="Times New Roman"/>
          </w:rPr>
          <w:t>。</w:t>
        </w:r>
      </w:ins>
      <w:ins w:id="179" w:author="MAK, Chi Ki Caily" w:date="2024-09-21T13:36:00Z" w16du:dateUtc="2024-09-21T05:36:00Z">
        <w:r w:rsidR="00A33C2E" w:rsidRPr="00EC5A72">
          <w:rPr>
            <w:rFonts w:ascii="Times New Roman" w:eastAsiaTheme="majorEastAsia" w:hAnsi="Times New Roman" w:cs="Times New Roman"/>
          </w:rPr>
          <w:t>林素清</w:t>
        </w:r>
      </w:ins>
      <w:ins w:id="180" w:author="MAK, Chi Ki Caily" w:date="2024-09-21T13:37:00Z" w16du:dateUtc="2024-09-21T05:37:00Z">
        <w:r w:rsidR="00A33C2E" w:rsidRPr="00EC5A72">
          <w:rPr>
            <w:rFonts w:ascii="Times New Roman" w:eastAsiaTheme="majorEastAsia" w:hAnsi="Times New Roman" w:cs="Times New Roman"/>
          </w:rPr>
          <w:t>：</w:t>
        </w:r>
      </w:ins>
      <w:ins w:id="181" w:author="MAK, Chi Ki Caily" w:date="2024-09-21T13:36:00Z" w16du:dateUtc="2024-09-21T05:36:00Z">
        <w:r w:rsidR="00A33C2E" w:rsidRPr="00EC5A72">
          <w:rPr>
            <w:rFonts w:ascii="Times New Roman" w:eastAsiaTheme="majorEastAsia" w:hAnsi="Times New Roman" w:cs="Times New Roman"/>
          </w:rPr>
          <w:t>子路之</w:t>
        </w:r>
      </w:ins>
      <w:ins w:id="182" w:author="MAK, Chi Ki Caily" w:date="2024-09-21T13:37:00Z" w16du:dateUtc="2024-09-21T05:37:00Z">
        <w:r w:rsidR="00A33C2E" w:rsidRPr="00EC5A72">
          <w:rPr>
            <w:rFonts w:ascii="Times New Roman" w:eastAsiaTheme="majorEastAsia" w:hAnsi="Times New Roman" w:cs="Times New Roman"/>
          </w:rPr>
          <w:t>「</w:t>
        </w:r>
      </w:ins>
      <w:ins w:id="183" w:author="MAK, Chi Ki Caily" w:date="2024-09-21T13:36:00Z" w16du:dateUtc="2024-09-21T05:36:00Z">
        <w:r w:rsidR="00A33C2E" w:rsidRPr="00EC5A72">
          <w:rPr>
            <w:rFonts w:ascii="Times New Roman" w:eastAsiaTheme="majorEastAsia" w:hAnsi="Times New Roman" w:cs="Times New Roman"/>
          </w:rPr>
          <w:t>往</w:t>
        </w:r>
      </w:ins>
      <w:ins w:id="184" w:author="MAK, Chi Ki Caily" w:date="2024-09-21T13:37:00Z" w16du:dateUtc="2024-09-21T05:37:00Z">
        <w:r w:rsidR="00A33C2E" w:rsidRPr="00EC5A72">
          <w:rPr>
            <w:rFonts w:ascii="Times New Roman" w:eastAsiaTheme="majorEastAsia" w:hAnsi="Times New Roman" w:cs="Times New Roman"/>
          </w:rPr>
          <w:t>」</w:t>
        </w:r>
      </w:ins>
      <w:ins w:id="185" w:author="MAK, Chi Ki Caily" w:date="2024-09-21T13:36:00Z" w16du:dateUtc="2024-09-21T05:36:00Z">
        <w:r w:rsidR="00A33C2E" w:rsidRPr="00EC5A72">
          <w:rPr>
            <w:rFonts w:ascii="Times New Roman" w:eastAsiaTheme="majorEastAsia" w:hAnsi="Times New Roman" w:cs="Times New Roman"/>
          </w:rPr>
          <w:t>即邦雖無道而照樣出來</w:t>
        </w:r>
      </w:ins>
      <w:ins w:id="186" w:author="MAK, Chi Ki Caily" w:date="2024-09-21T13:37:00Z" w16du:dateUtc="2024-09-21T05:37:00Z">
        <w:r w:rsidR="00A33C2E" w:rsidRPr="00EC5A72">
          <w:rPr>
            <w:rFonts w:ascii="Times New Roman" w:eastAsiaTheme="majorEastAsia" w:hAnsi="Times New Roman" w:cs="Times New Roman"/>
          </w:rPr>
          <w:t>「</w:t>
        </w:r>
      </w:ins>
      <w:ins w:id="187" w:author="MAK, Chi Ki Caily" w:date="2024-09-21T13:36:00Z" w16du:dateUtc="2024-09-21T05:36:00Z">
        <w:r w:rsidR="00A33C2E" w:rsidRPr="00EC5A72">
          <w:rPr>
            <w:rFonts w:ascii="Times New Roman" w:eastAsiaTheme="majorEastAsia" w:hAnsi="Times New Roman" w:cs="Times New Roman"/>
          </w:rPr>
          <w:t>仕衛</w:t>
        </w:r>
      </w:ins>
      <w:ins w:id="188" w:author="MAK, Chi Ki Caily" w:date="2024-09-21T13:37:00Z" w16du:dateUtc="2024-09-21T05:37:00Z">
        <w:r w:rsidR="00A33C2E" w:rsidRPr="00EC5A72">
          <w:rPr>
            <w:rFonts w:ascii="Times New Roman" w:eastAsiaTheme="majorEastAsia" w:hAnsi="Times New Roman" w:cs="Times New Roman"/>
          </w:rPr>
          <w:t>」</w:t>
        </w:r>
      </w:ins>
      <w:ins w:id="189" w:author="MAK, Chi Ki Caily" w:date="2024-09-21T13:36:00Z" w16du:dateUtc="2024-09-21T05:36:00Z">
        <w:r w:rsidR="00A33C2E" w:rsidRPr="00EC5A72">
          <w:rPr>
            <w:rFonts w:ascii="Times New Roman" w:eastAsiaTheme="majorEastAsia" w:hAnsi="Times New Roman" w:cs="Times New Roman"/>
          </w:rPr>
          <w:t>。</w:t>
        </w:r>
      </w:ins>
      <w:ins w:id="190" w:author="MAK, Chi Ki Caily" w:date="2024-09-21T13:37:00Z" w16du:dateUtc="2024-09-21T05:37:00Z">
        <w:r w:rsidR="00A33C2E" w:rsidRPr="00EC5A72">
          <w:rPr>
            <w:rFonts w:ascii="Times New Roman" w:eastAsiaTheme="majorEastAsia" w:hAnsi="Times New Roman" w:cs="Times New Roman"/>
          </w:rPr>
          <w:t>/</w:t>
        </w:r>
        <w:r w:rsidR="00A33C2E" w:rsidRPr="00EC5A72">
          <w:rPr>
            <w:rFonts w:ascii="Times New Roman" w:eastAsiaTheme="majorEastAsia" w:hAnsi="Times New Roman" w:cs="Times New Roman"/>
          </w:rPr>
          <w:t>顧史考：陳斯鵬的句讀若能成立，則疑此字與前</w:t>
        </w:r>
      </w:ins>
      <w:ins w:id="191" w:author="MAK, Chi Ki Caily" w:date="2024-09-21T13:38:00Z" w16du:dateUtc="2024-09-21T05:38:00Z">
        <w:r w:rsidR="00A33C2E" w:rsidRPr="00EC5A72">
          <w:rPr>
            <w:rFonts w:ascii="Times New Roman" w:eastAsiaTheme="majorEastAsia" w:hAnsi="Times New Roman" w:cs="Times New Roman"/>
          </w:rPr>
          <w:t>「</w:t>
        </w:r>
        <w:r w:rsidR="00A33C2E" w:rsidRPr="00EC5A72">
          <w:rPr>
            <w:rFonts w:ascii="Times New Roman" w:eastAsiaTheme="majorEastAsia" w:hAnsi="Times New Roman" w:cs="Times New Roman"/>
            <w:noProof/>
          </w:rPr>
          <w:drawing>
            <wp:inline distT="0" distB="0" distL="0" distR="0" wp14:anchorId="4DAB44E0" wp14:editId="4DDA4254">
              <wp:extent cx="109182" cy="127378"/>
              <wp:effectExtent l="0" t="0" r="5715" b="6350"/>
              <wp:docPr id="7375888" name="圖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78041830" name="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732" cy="1303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A33C2E" w:rsidRPr="00EC5A72">
          <w:rPr>
            <w:rFonts w:ascii="Times New Roman" w:eastAsiaTheme="majorEastAsia" w:hAnsi="Times New Roman" w:cs="Times New Roman"/>
          </w:rPr>
          <w:t>」</w:t>
        </w:r>
      </w:ins>
      <w:ins w:id="192" w:author="MAK, Chi Ki Caily" w:date="2024-09-21T13:37:00Z" w16du:dateUtc="2024-09-21T05:37:00Z">
        <w:r w:rsidR="00A33C2E" w:rsidRPr="00EC5A72">
          <w:rPr>
            <w:rFonts w:ascii="Times New Roman" w:eastAsiaTheme="majorEastAsia" w:hAnsi="Times New Roman" w:cs="Times New Roman"/>
          </w:rPr>
          <w:t>或本爲一字，此後者或爲前者的誤抄，二者均該讀爲</w:t>
        </w:r>
      </w:ins>
      <w:ins w:id="193" w:author="MAK, Chi Ki Caily" w:date="2024-09-21T13:38:00Z" w16du:dateUtc="2024-09-21T05:38:00Z">
        <w:r w:rsidR="00A33C2E" w:rsidRPr="00EC5A72">
          <w:rPr>
            <w:rFonts w:ascii="Times New Roman" w:eastAsiaTheme="majorEastAsia" w:hAnsi="Times New Roman" w:cs="Times New Roman"/>
          </w:rPr>
          <w:t>「</w:t>
        </w:r>
      </w:ins>
      <w:ins w:id="194" w:author="MAK, Chi Ki Caily" w:date="2024-09-21T13:37:00Z" w16du:dateUtc="2024-09-21T05:37:00Z">
        <w:r w:rsidR="00A33C2E" w:rsidRPr="00EC5A72">
          <w:rPr>
            <w:rFonts w:ascii="Times New Roman" w:eastAsiaTheme="majorEastAsia" w:hAnsi="Times New Roman" w:cs="Times New Roman"/>
          </w:rPr>
          <w:t>侍</w:t>
        </w:r>
      </w:ins>
      <w:ins w:id="195" w:author="MAK, Chi Ki Caily" w:date="2024-09-21T13:38:00Z" w16du:dateUtc="2024-09-21T05:38:00Z">
        <w:r w:rsidR="00A33C2E" w:rsidRPr="00EC5A72">
          <w:rPr>
            <w:rFonts w:ascii="Times New Roman" w:eastAsiaTheme="majorEastAsia" w:hAnsi="Times New Roman" w:cs="Times New Roman"/>
          </w:rPr>
          <w:t>」</w:t>
        </w:r>
      </w:ins>
      <w:ins w:id="196" w:author="MAK, Chi Ki Caily" w:date="2024-09-21T13:37:00Z" w16du:dateUtc="2024-09-21T05:37:00Z">
        <w:r w:rsidR="00A33C2E" w:rsidRPr="00EC5A72">
          <w:rPr>
            <w:rFonts w:ascii="Times New Roman" w:eastAsiaTheme="majorEastAsia" w:hAnsi="Times New Roman" w:cs="Times New Roman"/>
          </w:rPr>
          <w:t>；然而</w:t>
        </w:r>
      </w:ins>
      <w:ins w:id="197" w:author="MAK, Chi Ki Caily" w:date="2024-09-21T13:38:00Z" w16du:dateUtc="2024-09-21T05:38:00Z">
        <w:r w:rsidR="00A33C2E" w:rsidRPr="00EC5A72">
          <w:rPr>
            <w:rFonts w:ascii="Times New Roman" w:eastAsiaTheme="majorEastAsia" w:hAnsi="Times New Roman" w:cs="Times New Roman"/>
          </w:rPr>
          <w:t>顧</w:t>
        </w:r>
      </w:ins>
      <w:ins w:id="198" w:author="MAK, Chi Ki Caily" w:date="2024-09-21T13:37:00Z" w16du:dateUtc="2024-09-21T05:37:00Z">
        <w:r w:rsidR="00A33C2E" w:rsidRPr="00EC5A72">
          <w:rPr>
            <w:rFonts w:ascii="Times New Roman" w:eastAsiaTheme="majorEastAsia" w:hAnsi="Times New Roman" w:cs="Times New Roman"/>
          </w:rPr>
          <w:t>不采此解</w:t>
        </w:r>
      </w:ins>
      <w:ins w:id="199" w:author="MAK, Chi Ki Caily" w:date="2024-09-21T13:38:00Z" w16du:dateUtc="2024-09-21T05:38:00Z">
        <w:r w:rsidR="00A33C2E" w:rsidRPr="00EC5A72">
          <w:rPr>
            <w:rFonts w:ascii="Times New Roman" w:eastAsiaTheme="majorEastAsia" w:hAnsi="Times New Roman" w:cs="Times New Roman"/>
          </w:rPr>
          <w:t>，</w:t>
        </w:r>
      </w:ins>
      <w:ins w:id="200" w:author="MAK, Chi Ki Caily" w:date="2024-09-21T13:41:00Z" w16du:dateUtc="2024-09-21T05:41:00Z">
        <w:r w:rsidR="00A33C2E" w:rsidRPr="00EC5A72">
          <w:rPr>
            <w:rFonts w:ascii="Times New Roman" w:eastAsiaTheme="majorEastAsia" w:hAnsi="Times New Roman" w:cs="Times New Roman"/>
          </w:rPr>
          <w:t>以「子路往乎」為句，</w:t>
        </w:r>
      </w:ins>
      <w:ins w:id="201" w:author="MAK, Chi Ki Caily" w:date="2024-09-21T13:39:00Z" w16du:dateUtc="2024-09-21T05:39:00Z">
        <w:r w:rsidR="00A33C2E" w:rsidRPr="00EC5A72">
          <w:rPr>
            <w:rFonts w:ascii="Times New Roman" w:eastAsiaTheme="majorEastAsia" w:hAnsi="Times New Roman" w:cs="Times New Roman"/>
          </w:rPr>
          <w:t>主張從曹建國、林素清之說</w:t>
        </w:r>
      </w:ins>
      <w:ins w:id="202" w:author="MAK, Chi Ki Caily" w:date="2024-09-21T13:37:00Z" w16du:dateUtc="2024-09-21T05:37:00Z">
        <w:r w:rsidR="00A33C2E" w:rsidRPr="00EC5A72">
          <w:rPr>
            <w:rFonts w:ascii="Times New Roman" w:eastAsiaTheme="majorEastAsia" w:hAnsi="Times New Roman" w:cs="Times New Roman"/>
          </w:rPr>
          <w:t>。</w:t>
        </w:r>
      </w:ins>
    </w:p>
  </w:footnote>
  <w:footnote w:id="41">
    <w:p w14:paraId="2B676791" w14:textId="631AA7A6" w:rsidR="00213F86" w:rsidRPr="00EC5A72" w:rsidRDefault="00213F86" w:rsidP="00901B4B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張光裕：釋「噩」。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南海十三郎：讀「諤諤」，直言。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陳斯鵬：「咢咢如也如誅」作一句。「咢咢」，直言也。「咢」孳乳為「諤」，「諤諤」或作「愕愕」。簡文「噩」讀「愕」讀「諤」均無不可，不過當以「咢」為其本字。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林素清：「噩」疑與「諤」同。「諤諤」，直言貌。「子噩噩如也」下加冒號。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唐洪志：「噩」從白於藍讀作「詻」。「子詻詻如也如誅」作一句。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白於藍：「噩」在此似讀「詻」，《說文》「論訟也」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蘇建洲：「噩噩」讀「愕愕」，宜訓為「驚愕」之意。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俞紹宏、張青松：「噩」讀「咢」「諤」均可，讀「詻」文意也通。蘇建洲說或也可參。</w:t>
      </w:r>
      <w:ins w:id="203" w:author="MAK, Chi Ki Caily" w:date="2024-09-21T13:43:00Z" w16du:dateUtc="2024-09-21T05:43:00Z">
        <w:r w:rsidR="00901B4B" w:rsidRPr="00EC5A72">
          <w:rPr>
            <w:rFonts w:ascii="Times New Roman" w:eastAsiaTheme="majorEastAsia" w:hAnsi="Times New Roman" w:cs="Times New Roman"/>
          </w:rPr>
          <w:t>/</w:t>
        </w:r>
      </w:ins>
      <w:ins w:id="204" w:author="MAK, Chi Ki Caily" w:date="2024-09-21T13:44:00Z" w16du:dateUtc="2024-09-21T05:44:00Z">
        <w:r w:rsidR="00901B4B" w:rsidRPr="00EC5A72">
          <w:rPr>
            <w:rFonts w:ascii="Times New Roman" w:eastAsiaTheme="majorEastAsia" w:hAnsi="Times New Roman" w:cs="Times New Roman"/>
          </w:rPr>
          <w:t>顧史考：</w:t>
        </w:r>
      </w:ins>
      <w:ins w:id="205" w:author="MAK, Chi Ki Caily" w:date="2024-09-21T13:43:00Z" w16du:dateUtc="2024-09-21T05:43:00Z">
        <w:r w:rsidR="00901B4B" w:rsidRPr="00EC5A72">
          <w:rPr>
            <w:rFonts w:ascii="Times New Roman" w:eastAsiaTheme="majorEastAsia" w:hAnsi="Times New Roman" w:cs="Times New Roman"/>
          </w:rPr>
          <w:t>從陳</w:t>
        </w:r>
      </w:ins>
      <w:ins w:id="206" w:author="MAK, Chi Ki Caily" w:date="2024-09-21T13:44:00Z" w16du:dateUtc="2024-09-21T05:44:00Z">
        <w:r w:rsidR="00901B4B" w:rsidRPr="00EC5A72">
          <w:rPr>
            <w:rFonts w:ascii="Times New Roman" w:eastAsiaTheme="majorEastAsia" w:hAnsi="Times New Roman" w:cs="Times New Roman"/>
          </w:rPr>
          <w:t>斯鵬</w:t>
        </w:r>
      </w:ins>
      <w:ins w:id="207" w:author="MAK, Chi Ki Caily" w:date="2024-09-21T13:43:00Z" w16du:dateUtc="2024-09-21T05:43:00Z">
        <w:r w:rsidR="00901B4B" w:rsidRPr="00EC5A72">
          <w:rPr>
            <w:rFonts w:ascii="Times New Roman" w:eastAsiaTheme="majorEastAsia" w:hAnsi="Times New Roman" w:cs="Times New Roman"/>
          </w:rPr>
          <w:t>之讀，然以</w:t>
        </w:r>
      </w:ins>
      <w:ins w:id="208" w:author="MAK, Chi Ki Caily" w:date="2024-09-21T13:44:00Z" w16du:dateUtc="2024-09-21T05:44:00Z">
        <w:r w:rsidR="00901B4B" w:rsidRPr="00EC5A72">
          <w:rPr>
            <w:rFonts w:ascii="Times New Roman" w:eastAsiaTheme="majorEastAsia" w:hAnsi="Times New Roman" w:cs="Times New Roman"/>
          </w:rPr>
          <w:t>「</w:t>
        </w:r>
      </w:ins>
      <w:ins w:id="209" w:author="MAK, Chi Ki Caily" w:date="2024-09-21T13:43:00Z" w16du:dateUtc="2024-09-21T05:43:00Z">
        <w:r w:rsidR="00901B4B" w:rsidRPr="00EC5A72">
          <w:rPr>
            <w:rFonts w:ascii="Times New Roman" w:eastAsiaTheme="majorEastAsia" w:hAnsi="Times New Roman" w:cs="Times New Roman"/>
          </w:rPr>
          <w:t>諤</w:t>
        </w:r>
      </w:ins>
      <w:ins w:id="210" w:author="MAK, Chi Ki Caily" w:date="2024-09-21T13:44:00Z" w16du:dateUtc="2024-09-21T05:44:00Z">
        <w:r w:rsidR="00901B4B" w:rsidRPr="00EC5A72">
          <w:rPr>
            <w:rFonts w:ascii="Times New Roman" w:eastAsiaTheme="majorEastAsia" w:hAnsi="Times New Roman" w:cs="Times New Roman"/>
          </w:rPr>
          <w:t>」</w:t>
        </w:r>
      </w:ins>
      <w:ins w:id="211" w:author="MAK, Chi Ki Caily" w:date="2024-09-21T13:43:00Z" w16du:dateUtc="2024-09-21T05:43:00Z">
        <w:r w:rsidR="00901B4B" w:rsidRPr="00EC5A72">
          <w:rPr>
            <w:rFonts w:ascii="Times New Roman" w:eastAsiaTheme="majorEastAsia" w:hAnsi="Times New Roman" w:cs="Times New Roman"/>
          </w:rPr>
          <w:t>字寫之。</w:t>
        </w:r>
      </w:ins>
    </w:p>
  </w:footnote>
  <w:footnote w:id="42">
    <w:p w14:paraId="38FCE058" w14:textId="34988095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張光裕：「如誅」前加逗號。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陳斯鵬：「誅」，以言語誅貴攻討。子路性魯直，經常與孔子直言論難，故簡文謂其「咢咢如也如誅」。</w:t>
      </w:r>
      <w:r w:rsidRPr="00EC5A72">
        <w:rPr>
          <w:rFonts w:ascii="Times New Roman" w:eastAsiaTheme="majorEastAsia" w:hAnsi="Times New Roman" w:cs="Times New Roman"/>
        </w:rPr>
        <w:t xml:space="preserve"> /</w:t>
      </w:r>
      <w:bookmarkStart w:id="212" w:name="_Hlk176524693"/>
      <w:r w:rsidRPr="00EC5A72">
        <w:rPr>
          <w:rFonts w:ascii="Times New Roman" w:eastAsiaTheme="majorEastAsia" w:hAnsi="Times New Roman" w:cs="Times New Roman"/>
        </w:rPr>
        <w:t>林素清：簡</w:t>
      </w:r>
      <w:r w:rsidRPr="00EC5A72">
        <w:rPr>
          <w:rFonts w:ascii="Times New Roman" w:eastAsiaTheme="majorEastAsia" w:hAnsi="Times New Roman" w:cs="Times New Roman"/>
        </w:rPr>
        <w:t>19</w:t>
      </w:r>
      <w:r w:rsidRPr="00EC5A72">
        <w:rPr>
          <w:rFonts w:ascii="Times New Roman" w:eastAsiaTheme="majorEastAsia" w:hAnsi="Times New Roman" w:cs="Times New Roman"/>
        </w:rPr>
        <w:t>是關於蘧伯玉與子路的記載，疑此處簡文以蘧伯玉與子路兩人出仕為對比，旨在說明孔子提出的「邦無道不可往」的道理，並顯示出孔子對子路個性的了解，和子路出仕的擔憂之情。</w:t>
      </w:r>
      <w:bookmarkEnd w:id="212"/>
      <w:r w:rsidRPr="00EC5A72">
        <w:rPr>
          <w:rFonts w:ascii="Times New Roman" w:eastAsiaTheme="majorEastAsia" w:hAnsi="Times New Roman" w:cs="Times New Roman"/>
        </w:rPr>
        <w:t>簡文斷讀為：「蓮伯玉止乎，子淳淳如也：其聽子路往乎，子噩噩如也：「汝誅</w:t>
      </w:r>
      <w:r w:rsidRPr="00EC5A72">
        <w:rPr>
          <w:rFonts w:ascii="Times New Roman" w:eastAsiaTheme="majorEastAsia" w:hAnsi="Times New Roman" w:cs="Times New Roman"/>
        </w:rPr>
        <w:t>……</w:t>
      </w:r>
      <w:r w:rsidRPr="00EC5A72">
        <w:rPr>
          <w:rFonts w:ascii="Times New Roman" w:eastAsiaTheme="majorEastAsia" w:hAnsi="Times New Roman" w:cs="Times New Roman"/>
        </w:rPr>
        <w:t>」「女」或護「若」。</w:t>
      </w:r>
      <w:r w:rsidRPr="00EC5A72">
        <w:rPr>
          <w:rFonts w:ascii="Times New Roman" w:eastAsiaTheme="majorEastAsia" w:hAnsi="Times New Roman" w:cs="Times New Roman"/>
        </w:rPr>
        <w:t>/</w:t>
      </w:r>
      <w:bookmarkStart w:id="213" w:name="_Hlk176524731"/>
      <w:r w:rsidRPr="00EC5A72">
        <w:rPr>
          <w:rFonts w:ascii="Times New Roman" w:eastAsiaTheme="majorEastAsia" w:hAnsi="Times New Roman" w:cs="Times New Roman"/>
        </w:rPr>
        <w:t>曹</w:t>
      </w:r>
      <w:bookmarkStart w:id="214" w:name="_Hlk176524724"/>
      <w:bookmarkEnd w:id="213"/>
      <w:r w:rsidRPr="00EC5A72">
        <w:rPr>
          <w:rFonts w:ascii="Times New Roman" w:eastAsiaTheme="majorEastAsia" w:hAnsi="Times New Roman" w:cs="Times New Roman"/>
        </w:rPr>
        <w:t>建國：簡文意思為，孔子稱讚蘧伯玉居亂世而不罹禍的處世態度，卻心傷子路之死。「子路往乎」下加逗號。簡</w:t>
      </w:r>
      <w:r w:rsidRPr="00EC5A72">
        <w:rPr>
          <w:rFonts w:ascii="Times New Roman" w:eastAsiaTheme="majorEastAsia" w:hAnsi="Times New Roman" w:cs="Times New Roman"/>
        </w:rPr>
        <w:t>19</w:t>
      </w:r>
      <w:r w:rsidRPr="00EC5A72">
        <w:rPr>
          <w:rFonts w:ascii="Times New Roman" w:eastAsiaTheme="majorEastAsia" w:hAnsi="Times New Roman" w:cs="Times New Roman"/>
        </w:rPr>
        <w:t>所記與襄公十四年孫林父逐君、哀公十四年衛莊公復國有關。</w:t>
      </w:r>
      <w:bookmarkEnd w:id="214"/>
      <w:r w:rsidRPr="00EC5A72">
        <w:rPr>
          <w:rFonts w:ascii="Times New Roman" w:eastAsiaTheme="majorEastAsia" w:hAnsi="Times New Roman" w:cs="Times New Roman"/>
        </w:rPr>
        <w:t>「如誅」屬上讀，即「如祝」，「祝」，斷也。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蘇建洲：這裡及上文斷句從林素清。「子噩疆如也」下省了「曰」字。簡文意思是說：蘧白玉不仕危邦，孔子很高興：聽聞子路往仕（衛國），孔子驚愕得說：「你恐怕有殺身之禍</w:t>
      </w:r>
      <w:r w:rsidRPr="00EC5A72">
        <w:rPr>
          <w:rFonts w:ascii="Times New Roman" w:eastAsiaTheme="majorEastAsia" w:hAnsi="Times New Roman" w:cs="Times New Roman"/>
        </w:rPr>
        <w:t>……</w:t>
      </w:r>
      <w:r w:rsidRPr="00EC5A72">
        <w:rPr>
          <w:rFonts w:ascii="Times New Roman" w:eastAsiaTheme="majorEastAsia" w:hAnsi="Times New Roman" w:cs="Times New Roman"/>
        </w:rPr>
        <w:t>」</w:t>
      </w:r>
      <w:ins w:id="215" w:author="MAK, Chi Ki Caily" w:date="2024-09-21T13:45:00Z" w16du:dateUtc="2024-09-21T05:45:00Z">
        <w:r w:rsidR="00901B4B" w:rsidRPr="00EC5A72">
          <w:rPr>
            <w:rFonts w:ascii="Times New Roman" w:eastAsiaTheme="majorEastAsia" w:hAnsi="Times New Roman" w:cs="Times New Roman"/>
          </w:rPr>
          <w:t>/</w:t>
        </w:r>
        <w:r w:rsidR="00901B4B" w:rsidRPr="00EC5A72">
          <w:rPr>
            <w:rFonts w:ascii="Times New Roman" w:eastAsiaTheme="majorEastAsia" w:hAnsi="Times New Roman" w:cs="Times New Roman"/>
          </w:rPr>
          <w:t>顧史考：今則改讀爲「鬥</w:t>
        </w:r>
      </w:ins>
      <w:ins w:id="216" w:author="MAK, Chi Ki Caily" w:date="2024-09-21T13:46:00Z" w16du:dateUtc="2024-09-21T05:46:00Z">
        <w:r w:rsidR="00901B4B" w:rsidRPr="00EC5A72">
          <w:rPr>
            <w:rFonts w:ascii="Times New Roman" w:eastAsiaTheme="majorEastAsia" w:hAnsi="Times New Roman" w:cs="Times New Roman"/>
          </w:rPr>
          <w:t>」</w:t>
        </w:r>
      </w:ins>
      <w:ins w:id="217" w:author="MAK, Chi Ki Caily" w:date="2024-09-21T13:45:00Z" w16du:dateUtc="2024-09-21T05:45:00Z">
        <w:r w:rsidR="00901B4B" w:rsidRPr="00EC5A72">
          <w:rPr>
            <w:rFonts w:ascii="Times New Roman" w:eastAsiaTheme="majorEastAsia" w:hAnsi="Times New Roman" w:cs="Times New Roman"/>
          </w:rPr>
          <w:t>，以</w:t>
        </w:r>
      </w:ins>
      <w:ins w:id="218" w:author="MAK, Chi Ki Caily" w:date="2024-09-21T13:46:00Z" w16du:dateUtc="2024-09-21T05:46:00Z">
        <w:r w:rsidR="00901B4B" w:rsidRPr="00EC5A72">
          <w:rPr>
            <w:rFonts w:ascii="Times New Roman" w:eastAsiaTheme="majorEastAsia" w:hAnsi="Times New Roman" w:cs="Times New Roman"/>
          </w:rPr>
          <w:t>「</w:t>
        </w:r>
      </w:ins>
      <w:ins w:id="219" w:author="MAK, Chi Ki Caily" w:date="2024-09-21T13:45:00Z" w16du:dateUtc="2024-09-21T05:45:00Z">
        <w:r w:rsidR="00901B4B" w:rsidRPr="00EC5A72">
          <w:rPr>
            <w:rFonts w:ascii="Times New Roman" w:eastAsiaTheme="majorEastAsia" w:hAnsi="Times New Roman" w:cs="Times New Roman"/>
          </w:rPr>
          <w:t>如鬥</w:t>
        </w:r>
      </w:ins>
      <w:ins w:id="220" w:author="MAK, Chi Ki Caily" w:date="2024-09-21T13:46:00Z" w16du:dateUtc="2024-09-21T05:46:00Z">
        <w:r w:rsidR="00901B4B" w:rsidRPr="00EC5A72">
          <w:rPr>
            <w:rFonts w:ascii="Times New Roman" w:eastAsiaTheme="majorEastAsia" w:hAnsi="Times New Roman" w:cs="Times New Roman"/>
          </w:rPr>
          <w:t>」</w:t>
        </w:r>
      </w:ins>
      <w:ins w:id="221" w:author="MAK, Chi Ki Caily" w:date="2024-09-21T13:45:00Z" w16du:dateUtc="2024-09-21T05:45:00Z">
        <w:r w:rsidR="00901B4B" w:rsidRPr="00EC5A72">
          <w:rPr>
            <w:rFonts w:ascii="Times New Roman" w:eastAsiaTheme="majorEastAsia" w:hAnsi="Times New Roman" w:cs="Times New Roman"/>
          </w:rPr>
          <w:t>形容孔子對子路的直言争辯之貌。</w:t>
        </w:r>
      </w:ins>
    </w:p>
  </w:footnote>
  <w:footnote w:id="43">
    <w:p w14:paraId="52F8A363" w14:textId="2C9133DC" w:rsidR="006B5D39" w:rsidRPr="00EC5A72" w:rsidRDefault="006B5D39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顧史考：簡</w:t>
      </w:r>
      <w:r w:rsidRPr="00EC5A72">
        <w:rPr>
          <w:rFonts w:ascii="Times New Roman" w:eastAsiaTheme="majorEastAsia" w:hAnsi="Times New Roman" w:cs="Times New Roman"/>
        </w:rPr>
        <w:t>19</w:t>
      </w:r>
      <w:r w:rsidRPr="00EC5A72">
        <w:rPr>
          <w:rFonts w:ascii="Times New Roman" w:eastAsiaTheme="majorEastAsia" w:hAnsi="Times New Roman" w:cs="Times New Roman"/>
        </w:rPr>
        <w:t>、</w:t>
      </w:r>
      <w:r w:rsidRPr="00EC5A72">
        <w:rPr>
          <w:rFonts w:ascii="Times New Roman" w:eastAsiaTheme="majorEastAsia" w:hAnsi="Times New Roman" w:cs="Times New Roman"/>
        </w:rPr>
        <w:t>6</w:t>
      </w:r>
      <w:r w:rsidRPr="00EC5A72">
        <w:rPr>
          <w:rFonts w:ascii="Times New Roman" w:eastAsiaTheme="majorEastAsia" w:hAnsi="Times New Roman" w:cs="Times New Roman"/>
        </w:rPr>
        <w:t>可相連，在</w:t>
      </w:r>
      <w:r w:rsidRPr="00EC5A72">
        <w:rPr>
          <w:rFonts w:ascii="Times New Roman" w:eastAsiaTheme="majorEastAsia" w:hAnsi="Times New Roman" w:cs="Times New Roman"/>
        </w:rPr>
        <w:t>6</w:t>
      </w:r>
      <w:r w:rsidRPr="00EC5A72">
        <w:rPr>
          <w:rFonts w:ascii="Times New Roman" w:eastAsiaTheme="majorEastAsia" w:hAnsi="Times New Roman" w:cs="Times New Roman"/>
        </w:rPr>
        <w:t>開首補「夫何擇」三字。</w:t>
      </w:r>
    </w:p>
  </w:footnote>
  <w:footnote w:id="44">
    <w:p w14:paraId="458938C2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唐洪志、黃人二：「約」猶「窮」。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俞紹宏、張青松：「約」與「驕」相對，「驕」為驕奢，則「約」為束斂。</w:t>
      </w:r>
    </w:p>
  </w:footnote>
  <w:footnote w:id="45">
    <w:p w14:paraId="3C534777" w14:textId="5AB0C81A" w:rsidR="00213F86" w:rsidRPr="00EC5A72" w:rsidRDefault="00213F86" w:rsidP="00901B4B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張光裕：簡</w:t>
      </w:r>
      <w:r w:rsidRPr="00EC5A72">
        <w:rPr>
          <w:rFonts w:ascii="Times New Roman" w:eastAsiaTheme="majorEastAsia" w:hAnsi="Times New Roman" w:cs="Times New Roman"/>
        </w:rPr>
        <w:t>6</w:t>
      </w:r>
      <w:r w:rsidRPr="00EC5A72">
        <w:rPr>
          <w:rFonts w:ascii="Times New Roman" w:eastAsiaTheme="majorEastAsia" w:hAnsi="Times New Roman" w:cs="Times New Roman"/>
        </w:rPr>
        <w:t>後「未之見也」據簡</w:t>
      </w:r>
      <w:r w:rsidRPr="00EC5A72">
        <w:rPr>
          <w:rFonts w:ascii="Times New Roman" w:eastAsiaTheme="majorEastAsia" w:hAnsi="Times New Roman" w:cs="Times New Roman"/>
        </w:rPr>
        <w:t>8</w:t>
      </w:r>
      <w:r w:rsidRPr="00EC5A72">
        <w:rPr>
          <w:rFonts w:ascii="Times New Roman" w:eastAsiaTheme="majorEastAsia" w:hAnsi="Times New Roman" w:cs="Times New Roman"/>
        </w:rPr>
        <w:t>（注：此應為簡</w:t>
      </w:r>
      <w:r w:rsidRPr="00EC5A72">
        <w:rPr>
          <w:rFonts w:ascii="Times New Roman" w:eastAsiaTheme="majorEastAsia" w:hAnsi="Times New Roman" w:cs="Times New Roman"/>
        </w:rPr>
        <w:t>9</w:t>
      </w:r>
      <w:r w:rsidRPr="00EC5A72">
        <w:rPr>
          <w:rFonts w:ascii="Times New Roman" w:eastAsiaTheme="majorEastAsia" w:hAnsi="Times New Roman" w:cs="Times New Roman"/>
        </w:rPr>
        <w:t>）補。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李銳、唐洪志：簡</w:t>
      </w:r>
      <w:r w:rsidRPr="00EC5A72">
        <w:rPr>
          <w:rFonts w:ascii="Times New Roman" w:eastAsiaTheme="majorEastAsia" w:hAnsi="Times New Roman" w:cs="Times New Roman"/>
        </w:rPr>
        <w:t>9</w:t>
      </w:r>
      <w:r w:rsidRPr="00EC5A72">
        <w:rPr>
          <w:rFonts w:ascii="Times New Roman" w:eastAsiaTheme="majorEastAsia" w:hAnsi="Times New Roman" w:cs="Times New Roman"/>
        </w:rPr>
        <w:t>首補「未之見也」，上與簡</w:t>
      </w:r>
      <w:r w:rsidRPr="00EC5A72">
        <w:rPr>
          <w:rFonts w:ascii="Times New Roman" w:eastAsiaTheme="majorEastAsia" w:hAnsi="Times New Roman" w:cs="Times New Roman"/>
        </w:rPr>
        <w:t>6</w:t>
      </w:r>
      <w:r w:rsidRPr="00EC5A72">
        <w:rPr>
          <w:rFonts w:ascii="Times New Roman" w:eastAsiaTheme="majorEastAsia" w:hAnsi="Times New Roman" w:cs="Times New Roman"/>
        </w:rPr>
        <w:t>接讀。</w:t>
      </w:r>
      <w:ins w:id="222" w:author="MAK, Chi Ki Caily" w:date="2024-09-21T13:46:00Z" w16du:dateUtc="2024-09-21T05:46:00Z">
        <w:r w:rsidR="00901B4B" w:rsidRPr="00EC5A72">
          <w:rPr>
            <w:rFonts w:ascii="Times New Roman" w:eastAsiaTheme="majorEastAsia" w:hAnsi="Times New Roman" w:cs="Times New Roman"/>
          </w:rPr>
          <w:t>/</w:t>
        </w:r>
      </w:ins>
      <w:ins w:id="223" w:author="MAK, Chi Ki Caily" w:date="2024-09-21T13:47:00Z" w16du:dateUtc="2024-09-21T05:47:00Z">
        <w:r w:rsidR="00901B4B" w:rsidRPr="00EC5A72">
          <w:rPr>
            <w:rFonts w:ascii="Times New Roman" w:eastAsiaTheme="majorEastAsia" w:hAnsi="Times New Roman" w:cs="Times New Roman"/>
          </w:rPr>
          <w:t>顧史考：</w:t>
        </w:r>
      </w:ins>
      <w:ins w:id="224" w:author="MAK, Chi Ki Caily" w:date="2024-09-21T13:46:00Z" w16du:dateUtc="2024-09-21T05:46:00Z">
        <w:r w:rsidR="00901B4B" w:rsidRPr="00EC5A72">
          <w:rPr>
            <w:rFonts w:ascii="Times New Roman" w:eastAsiaTheme="majorEastAsia" w:hAnsi="Times New Roman" w:cs="Times New Roman"/>
          </w:rPr>
          <w:t>補</w:t>
        </w:r>
      </w:ins>
      <w:ins w:id="225" w:author="MAK, Chi Ki Caily" w:date="2024-09-21T13:47:00Z" w16du:dateUtc="2024-09-21T05:47:00Z">
        <w:r w:rsidR="00901B4B" w:rsidRPr="00EC5A72">
          <w:rPr>
            <w:rFonts w:ascii="Times New Roman" w:eastAsiaTheme="majorEastAsia" w:hAnsi="Times New Roman" w:cs="Times New Roman"/>
          </w:rPr>
          <w:t>「</w:t>
        </w:r>
      </w:ins>
      <w:ins w:id="226" w:author="MAK, Chi Ki Caily" w:date="2024-09-21T13:46:00Z" w16du:dateUtc="2024-09-21T05:46:00Z">
        <w:r w:rsidR="00901B4B" w:rsidRPr="00EC5A72">
          <w:rPr>
            <w:rFonts w:ascii="Times New Roman" w:eastAsiaTheme="majorEastAsia" w:hAnsi="Times New Roman" w:cs="Times New Roman"/>
          </w:rPr>
          <w:t>未之見也。輕禄而不</w:t>
        </w:r>
      </w:ins>
      <w:ins w:id="227" w:author="MAK, Chi Ki Caily" w:date="2024-09-21T13:47:00Z" w16du:dateUtc="2024-09-21T05:47:00Z">
        <w:r w:rsidR="00901B4B" w:rsidRPr="00EC5A72">
          <w:rPr>
            <w:rFonts w:ascii="Times New Roman" w:eastAsiaTheme="majorEastAsia" w:hAnsi="Times New Roman" w:cs="Times New Roman"/>
          </w:rPr>
          <w:t>」</w:t>
        </w:r>
      </w:ins>
      <w:ins w:id="228" w:author="MAK, Chi Ki Caily" w:date="2024-09-21T13:46:00Z" w16du:dateUtc="2024-09-21T05:46:00Z">
        <w:r w:rsidR="00901B4B" w:rsidRPr="00EC5A72">
          <w:rPr>
            <w:rFonts w:ascii="Times New Roman" w:eastAsiaTheme="majorEastAsia" w:hAnsi="Times New Roman" w:cs="Times New Roman"/>
          </w:rPr>
          <w:t>八個字。</w:t>
        </w:r>
      </w:ins>
    </w:p>
  </w:footnote>
  <w:footnote w:id="46">
    <w:p w14:paraId="61E963AA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張光裕：《管子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大筐》：「夷吾之事君無二心，雖知死，必不受也。」《管子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霸形》：「於是楚國之賢士皆抱其重寶幣帛以事齊。桓公之左右，無不受重寶幣帛者。」可見「事而弗受」誠非易事。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俞紹宏、張青松：隸作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67501B3" wp14:editId="41CF0153">
            <wp:extent cx="167922" cy="161925"/>
            <wp:effectExtent l="0" t="0" r="3810" b="0"/>
            <wp:docPr id="20487612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88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448" cy="16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，從「九」得聲。整理者所引《管子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大匡》之「受」為接受魯國任用，《管子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霸形》中的「受」指齊桓公身邊權臣接受楚人之賄贈。簡文「受」指士接受上級封賞。</w:t>
      </w:r>
    </w:p>
  </w:footnote>
  <w:footnote w:id="47">
    <w:p w14:paraId="51A15CE1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俞紹宏、張青松：可隸作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D72AA10" wp14:editId="72F30AA4">
            <wp:extent cx="132292" cy="174625"/>
            <wp:effectExtent l="0" t="0" r="1270" b="0"/>
            <wp:docPr id="2818738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64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925" cy="1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，為其後「臨」省形。「臨」，臨視。「下臨」，臨視下層人，即貧賤者。「上臨」，臨視上層人，即富貴者。簡文字面意思是，人如果要臨視下層人，與臨視上層人所看到的一樣。實際上是說人無論高低貴踐，都免不了會驕奢逐利</w:t>
      </w:r>
      <w:r w:rsidRPr="00EC5A72">
        <w:rPr>
          <w:rFonts w:ascii="Times New Roman" w:eastAsiaTheme="majorEastAsia" w:hAnsi="Times New Roman" w:cs="Times New Roman"/>
        </w:rPr>
        <w:t>.</w:t>
      </w:r>
    </w:p>
  </w:footnote>
  <w:footnote w:id="48">
    <w:p w14:paraId="751DE7C7" w14:textId="4298F1DB" w:rsidR="001A5933" w:rsidRPr="004337D2" w:rsidRDefault="001A5933" w:rsidP="001A5933">
      <w:pPr>
        <w:pStyle w:val="ae"/>
        <w:rPr>
          <w:rFonts w:ascii="Times New Roman" w:eastAsiaTheme="majorEastAsia" w:hAnsi="Times New Roman" w:cs="Times New Roman"/>
        </w:rPr>
      </w:pPr>
      <w:ins w:id="230" w:author="MAK, Chi Ki Caily" w:date="2024-09-21T14:21:00Z" w16du:dateUtc="2024-09-21T06:21:00Z">
        <w:r w:rsidRPr="00EC5A72">
          <w:rPr>
            <w:rStyle w:val="af0"/>
            <w:rFonts w:ascii="Times New Roman" w:eastAsiaTheme="majorEastAsia" w:hAnsi="Times New Roman" w:cs="Times New Roman"/>
          </w:rPr>
          <w:footnoteRef/>
        </w:r>
        <w:r w:rsidRPr="00EC5A72">
          <w:rPr>
            <w:rFonts w:ascii="Times New Roman" w:eastAsiaTheme="majorEastAsia" w:hAnsi="Times New Roman" w:cs="Times New Roman"/>
          </w:rPr>
          <w:t xml:space="preserve"> </w:t>
        </w:r>
        <w:r w:rsidRPr="00EC5A72">
          <w:rPr>
            <w:rFonts w:ascii="Times New Roman" w:eastAsiaTheme="majorEastAsia" w:hAnsi="Times New Roman" w:cs="Times New Roman"/>
          </w:rPr>
          <w:t>顧史考：「上」讀爲「讓」，意爲若不出仕以臨民，等於是讓臨民之事給别人去做而已。</w:t>
        </w:r>
      </w:ins>
      <w:ins w:id="231" w:author="MAK, Chi Ki Caily" w:date="2024-09-21T14:22:00Z" w16du:dateUtc="2024-09-21T06:22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232" w:author="MAK, Chi Ki Caily" w:date="2024-09-21T14:21:00Z" w16du:dateUtc="2024-09-21T06:21:00Z">
        <w:r w:rsidRPr="00EC5A72">
          <w:rPr>
            <w:rFonts w:ascii="Times New Roman" w:eastAsiaTheme="majorEastAsia" w:hAnsi="Times New Roman" w:cs="Times New Roman"/>
          </w:rPr>
          <w:t>上</w:t>
        </w:r>
      </w:ins>
      <w:ins w:id="233" w:author="MAK, Chi Ki Caily" w:date="2024-09-21T14:22:00Z" w16du:dateUtc="2024-09-21T06:22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234" w:author="MAK, Chi Ki Caily" w:date="2024-09-21T14:21:00Z" w16du:dateUtc="2024-09-21T06:21:00Z">
        <w:r w:rsidRPr="00EC5A72">
          <w:rPr>
            <w:rFonts w:ascii="Times New Roman" w:eastAsiaTheme="majorEastAsia" w:hAnsi="Times New Roman" w:cs="Times New Roman"/>
          </w:rPr>
          <w:t>爲禪紐陽部，</w:t>
        </w:r>
      </w:ins>
      <w:ins w:id="235" w:author="MAK, Chi Ki Caily" w:date="2024-09-21T14:22:00Z" w16du:dateUtc="2024-09-21T06:22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236" w:author="MAK, Chi Ki Caily" w:date="2024-09-21T14:21:00Z" w16du:dateUtc="2024-09-21T06:21:00Z">
        <w:r w:rsidRPr="00EC5A72">
          <w:rPr>
            <w:rFonts w:ascii="Times New Roman" w:eastAsiaTheme="majorEastAsia" w:hAnsi="Times New Roman" w:cs="Times New Roman"/>
          </w:rPr>
          <w:t>讓</w:t>
        </w:r>
      </w:ins>
      <w:ins w:id="237" w:author="MAK, Chi Ki Caily" w:date="2024-09-21T14:22:00Z" w16du:dateUtc="2024-09-21T06:22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238" w:author="MAK, Chi Ki Caily" w:date="2024-09-21T14:21:00Z" w16du:dateUtc="2024-09-21T06:21:00Z">
        <w:r w:rsidRPr="00EC5A72">
          <w:rPr>
            <w:rFonts w:ascii="Times New Roman" w:eastAsiaTheme="majorEastAsia" w:hAnsi="Times New Roman" w:cs="Times New Roman"/>
          </w:rPr>
          <w:t>乃日紐陽部，聲音極近。</w:t>
        </w:r>
      </w:ins>
    </w:p>
  </w:footnote>
  <w:footnote w:id="49">
    <w:p w14:paraId="72E1BE0E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張光裕：「子」前二殘字釋「之又（有）」。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何有祖：簡</w:t>
      </w:r>
      <w:r w:rsidRPr="00EC5A72">
        <w:rPr>
          <w:rFonts w:ascii="Times New Roman" w:eastAsiaTheme="majorEastAsia" w:hAnsi="Times New Roman" w:cs="Times New Roman"/>
        </w:rPr>
        <w:t>23</w:t>
      </w:r>
      <w:r w:rsidRPr="00EC5A72">
        <w:rPr>
          <w:rFonts w:ascii="Times New Roman" w:eastAsiaTheme="majorEastAsia" w:hAnsi="Times New Roman" w:cs="Times New Roman"/>
        </w:rPr>
        <w:t>首字按文義釋為「何」。其下一字似從「身」「心」，釋「仁」。</w:t>
      </w:r>
    </w:p>
    <w:p w14:paraId="59450E21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Fonts w:ascii="Times New Roman" w:eastAsiaTheme="majorEastAsia" w:hAnsi="Times New Roman" w:cs="Times New Roman"/>
        </w:rPr>
        <w:t>蘇建洲：隸定「剌」。</w:t>
      </w:r>
    </w:p>
  </w:footnote>
  <w:footnote w:id="50">
    <w:p w14:paraId="493BE952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張光裕：釋作「刺」，讀為「列」。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蘇建洲：隸定「剌」。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劉洪濤：「剌」讀「列」。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唐洪志：從蘇建洲釋「剌」，從白於藍讀「賴」訓「利」。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俞紹宏、張青松：讀「列」之字見第一冊《孔子詩論》簡</w:t>
      </w:r>
      <w:r w:rsidRPr="00EC5A72">
        <w:rPr>
          <w:rFonts w:ascii="Times New Roman" w:eastAsiaTheme="majorEastAsia" w:hAnsi="Times New Roman" w:cs="Times New Roman"/>
        </w:rPr>
        <w:t>6</w:t>
      </w:r>
      <w:r w:rsidRPr="00EC5A72">
        <w:rPr>
          <w:rFonts w:ascii="Times New Roman" w:eastAsiaTheme="majorEastAsia" w:hAnsi="Times New Roman" w:cs="Times New Roman"/>
        </w:rPr>
        <w:t>註。這里讀「賴」也可備一說。</w:t>
      </w:r>
    </w:p>
  </w:footnote>
  <w:footnote w:id="51">
    <w:p w14:paraId="1A72C6C2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張光裕：隸作「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D6819AE" wp14:editId="3DADD8EA">
            <wp:extent cx="124660" cy="124660"/>
            <wp:effectExtent l="0" t="0" r="8890" b="8890"/>
            <wp:docPr id="8377581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97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486" cy="12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」，讀「折」。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蘇建洲：原釋「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1676565" wp14:editId="06A9AC1C">
            <wp:extent cx="124660" cy="124660"/>
            <wp:effectExtent l="0" t="0" r="8890" b="8890"/>
            <wp:docPr id="3759167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97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486" cy="12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」字左旁似應從朱德熙、陳偉武釋為從「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63C6E89" wp14:editId="476958BB">
            <wp:extent cx="144895" cy="135547"/>
            <wp:effectExtent l="0" t="0" r="0" b="0"/>
            <wp:docPr id="3335903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01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278" cy="13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」，字亦見於《郭店》與《容成氏》，字或可釋為「斷」。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劉洪濤：「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F7DEB68" wp14:editId="0CBCB6B9">
            <wp:extent cx="124660" cy="124660"/>
            <wp:effectExtent l="0" t="0" r="8890" b="8890"/>
            <wp:docPr id="15554930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97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486" cy="12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」釋「折」。</w:t>
      </w:r>
    </w:p>
  </w:footnote>
  <w:footnote w:id="52">
    <w:p w14:paraId="403FBD65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張光裕：「枳」為「枝」字異文。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劉洪濤：「枳」很可能就是「枝」字的果體，與表示「木名」的「枳」只是偶爾同形而已。「列乎其下，不折其枝」，站在樹下，就不折毀樹枝。</w:t>
      </w:r>
    </w:p>
  </w:footnote>
  <w:footnote w:id="53">
    <w:p w14:paraId="090F48C9" w14:textId="1F281A1D" w:rsidR="001A5933" w:rsidRPr="004337D2" w:rsidRDefault="001A5933" w:rsidP="001A5933">
      <w:pPr>
        <w:pStyle w:val="ae"/>
        <w:rPr>
          <w:rFonts w:ascii="Times New Roman" w:eastAsiaTheme="majorEastAsia" w:hAnsi="Times New Roman" w:cs="Times New Roman"/>
        </w:rPr>
      </w:pPr>
      <w:ins w:id="240" w:author="MAK, Chi Ki Caily" w:date="2024-09-21T14:24:00Z" w16du:dateUtc="2024-09-21T06:24:00Z">
        <w:r w:rsidRPr="00EC5A72">
          <w:rPr>
            <w:rStyle w:val="af0"/>
            <w:rFonts w:ascii="Times New Roman" w:eastAsiaTheme="majorEastAsia" w:hAnsi="Times New Roman" w:cs="Times New Roman"/>
          </w:rPr>
          <w:footnoteRef/>
        </w:r>
        <w:r w:rsidRPr="00EC5A72">
          <w:rPr>
            <w:rFonts w:ascii="Times New Roman" w:eastAsiaTheme="majorEastAsia" w:hAnsi="Times New Roman" w:cs="Times New Roman"/>
          </w:rPr>
          <w:t xml:space="preserve"> </w:t>
        </w:r>
        <w:r w:rsidRPr="00EC5A72">
          <w:rPr>
            <w:rFonts w:ascii="Times New Roman" w:eastAsiaTheme="majorEastAsia" w:hAnsi="Times New Roman" w:cs="Times New Roman"/>
          </w:rPr>
          <w:t>劉洪濤：據《韓詩外傳》《新序》《淮南子</w:t>
        </w:r>
        <w:r w:rsidRPr="00EC5A72">
          <w:rPr>
            <w:rFonts w:ascii="Times New Roman" w:eastAsiaTheme="majorEastAsia" w:hAnsi="Times New Roman" w:cs="Times New Roman"/>
          </w:rPr>
          <w:t>·</w:t>
        </w:r>
        <w:r w:rsidRPr="00EC5A72">
          <w:rPr>
            <w:rFonts w:ascii="Times New Roman" w:eastAsiaTheme="majorEastAsia" w:hAnsi="Times New Roman" w:cs="Times New Roman"/>
          </w:rPr>
          <w:t>說林訓》相關文例而讀</w:t>
        </w:r>
      </w:ins>
      <w:ins w:id="241" w:author="MAK, Chi Ki Caily" w:date="2024-09-21T14:25:00Z" w16du:dateUtc="2024-09-21T06:25:00Z">
        <w:r w:rsidRPr="00EC5A72">
          <w:rPr>
            <w:rFonts w:ascii="Times New Roman" w:eastAsiaTheme="majorEastAsia" w:hAnsi="Times New Roman" w:cs="Times New Roman"/>
          </w:rPr>
          <w:t>「實」</w:t>
        </w:r>
      </w:ins>
      <w:ins w:id="242" w:author="MAK, Chi Ki Caily" w:date="2024-09-21T14:24:00Z" w16du:dateUtc="2024-09-21T06:24:00Z">
        <w:r w:rsidRPr="00EC5A72">
          <w:rPr>
            <w:rFonts w:ascii="Times New Roman" w:eastAsiaTheme="majorEastAsia" w:hAnsi="Times New Roman" w:cs="Times New Roman"/>
          </w:rPr>
          <w:t>爲</w:t>
        </w:r>
      </w:ins>
      <w:ins w:id="243" w:author="MAK, Chi Ki Caily" w:date="2024-09-21T14:25:00Z" w16du:dateUtc="2024-09-21T06:25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244" w:author="MAK, Chi Ki Caily" w:date="2024-09-21T14:24:00Z" w16du:dateUtc="2024-09-21T06:24:00Z">
        <w:r w:rsidRPr="00EC5A72">
          <w:rPr>
            <w:rFonts w:ascii="Times New Roman" w:eastAsiaTheme="majorEastAsia" w:hAnsi="Times New Roman" w:cs="Times New Roman"/>
          </w:rPr>
          <w:t>食</w:t>
        </w:r>
      </w:ins>
      <w:ins w:id="245" w:author="MAK, Chi Ki Caily" w:date="2024-09-21T14:25:00Z" w16du:dateUtc="2024-09-21T06:25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246" w:author="MAK, Chi Ki Caily" w:date="2024-09-21T14:24:00Z" w16du:dateUtc="2024-09-21T06:24:00Z">
        <w:r w:rsidRPr="00EC5A72">
          <w:rPr>
            <w:rFonts w:ascii="Times New Roman" w:eastAsiaTheme="majorEastAsia" w:hAnsi="Times New Roman" w:cs="Times New Roman"/>
          </w:rPr>
          <w:t>。</w:t>
        </w:r>
      </w:ins>
      <w:ins w:id="247" w:author="MAK, Chi Ki Caily" w:date="2024-09-21T14:25:00Z" w16du:dateUtc="2024-09-21T06:25:00Z">
        <w:r w:rsidRPr="00EC5A72">
          <w:rPr>
            <w:rFonts w:ascii="Times New Roman" w:eastAsiaTheme="majorEastAsia" w:hAnsi="Times New Roman" w:cs="Times New Roman"/>
          </w:rPr>
          <w:t>/</w:t>
        </w:r>
        <w:r w:rsidRPr="00EC5A72">
          <w:rPr>
            <w:rFonts w:ascii="Times New Roman" w:eastAsiaTheme="majorEastAsia" w:hAnsi="Times New Roman" w:cs="Times New Roman"/>
          </w:rPr>
          <w:t>顧史考：</w:t>
        </w:r>
      </w:ins>
      <w:ins w:id="248" w:author="MAK, Chi Ki Caily" w:date="2024-09-21T14:24:00Z" w16du:dateUtc="2024-09-21T06:24:00Z">
        <w:r w:rsidRPr="00EC5A72">
          <w:rPr>
            <w:rFonts w:ascii="Times New Roman" w:eastAsiaTheme="majorEastAsia" w:hAnsi="Times New Roman" w:cs="Times New Roman"/>
          </w:rPr>
          <w:t>仍讀如字，疑指餐</w:t>
        </w:r>
      </w:ins>
      <w:ins w:id="249" w:author="MAK, Chi Ki Caily" w:date="2024-09-21T14:25:00Z" w16du:dateUtc="2024-09-21T06:25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250" w:author="MAK, Chi Ki Caily" w:date="2024-09-21T14:24:00Z" w16du:dateUtc="2024-09-21T06:24:00Z">
        <w:r w:rsidRPr="00EC5A72">
          <w:rPr>
            <w:rFonts w:ascii="Times New Roman" w:eastAsiaTheme="majorEastAsia" w:hAnsi="Times New Roman" w:cs="Times New Roman"/>
          </w:rPr>
          <w:t>器</w:t>
        </w:r>
      </w:ins>
      <w:ins w:id="251" w:author="MAK, Chi Ki Caily" w:date="2024-09-21T14:25:00Z" w16du:dateUtc="2024-09-21T06:25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252" w:author="MAK, Chi Ki Caily" w:date="2024-09-21T14:24:00Z" w16du:dateUtc="2024-09-21T06:24:00Z">
        <w:r w:rsidRPr="00EC5A72">
          <w:rPr>
            <w:rFonts w:ascii="Times New Roman" w:eastAsiaTheme="majorEastAsia" w:hAnsi="Times New Roman" w:cs="Times New Roman"/>
          </w:rPr>
          <w:t>裏面的</w:t>
        </w:r>
      </w:ins>
      <w:ins w:id="253" w:author="MAK, Chi Ki Caily" w:date="2024-09-21T14:25:00Z" w16du:dateUtc="2024-09-21T06:25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254" w:author="MAK, Chi Ki Caily" w:date="2024-09-21T14:24:00Z" w16du:dateUtc="2024-09-21T06:24:00Z">
        <w:r w:rsidRPr="00EC5A72">
          <w:rPr>
            <w:rFonts w:ascii="Times New Roman" w:eastAsiaTheme="majorEastAsia" w:hAnsi="Times New Roman" w:cs="Times New Roman"/>
          </w:rPr>
          <w:t>實</w:t>
        </w:r>
      </w:ins>
      <w:ins w:id="255" w:author="MAK, Chi Ki Caily" w:date="2024-09-21T14:25:00Z" w16du:dateUtc="2024-09-21T06:25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256" w:author="MAK, Chi Ki Caily" w:date="2024-09-21T14:24:00Z" w16du:dateUtc="2024-09-21T06:24:00Z">
        <w:r w:rsidRPr="00EC5A72">
          <w:rPr>
            <w:rFonts w:ascii="Times New Roman" w:eastAsiaTheme="majorEastAsia" w:hAnsi="Times New Roman" w:cs="Times New Roman"/>
          </w:rPr>
          <w:t>物，然此所謂</w:t>
        </w:r>
      </w:ins>
      <w:ins w:id="257" w:author="MAK, Chi Ki Caily" w:date="2024-09-21T14:25:00Z" w16du:dateUtc="2024-09-21T06:25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258" w:author="MAK, Chi Ki Caily" w:date="2024-09-21T14:24:00Z" w16du:dateUtc="2024-09-21T06:24:00Z">
        <w:r w:rsidRPr="00EC5A72">
          <w:rPr>
            <w:rFonts w:ascii="Times New Roman" w:eastAsiaTheme="majorEastAsia" w:hAnsi="Times New Roman" w:cs="Times New Roman"/>
          </w:rPr>
          <w:t>實</w:t>
        </w:r>
      </w:ins>
      <w:ins w:id="259" w:author="MAK, Chi Ki Caily" w:date="2024-09-21T14:25:00Z" w16du:dateUtc="2024-09-21T06:25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260" w:author="MAK, Chi Ki Caily" w:date="2024-09-21T14:24:00Z" w16du:dateUtc="2024-09-21T06:24:00Z">
        <w:r w:rsidRPr="00EC5A72">
          <w:rPr>
            <w:rFonts w:ascii="Times New Roman" w:eastAsiaTheme="majorEastAsia" w:hAnsi="Times New Roman" w:cs="Times New Roman"/>
          </w:rPr>
          <w:t>物固然亦指食物而言。</w:t>
        </w:r>
      </w:ins>
    </w:p>
  </w:footnote>
  <w:footnote w:id="54">
    <w:p w14:paraId="68519904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bookmarkStart w:id="261" w:name="_Hlk176524875"/>
      <w:r w:rsidRPr="00EC5A72">
        <w:rPr>
          <w:rFonts w:ascii="Times New Roman" w:eastAsiaTheme="majorEastAsia" w:hAnsi="Times New Roman" w:cs="Times New Roman"/>
        </w:rPr>
        <w:t>劉洪濤：「實」後關文據《韓詩外傳》《新序》《淮南子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說林訓》補為「者，不毀其器」。</w:t>
      </w:r>
      <w:bookmarkEnd w:id="261"/>
    </w:p>
  </w:footnote>
  <w:footnote w:id="55">
    <w:p w14:paraId="3070D1B0" w14:textId="5623014C" w:rsidR="00213F86" w:rsidRPr="00EC5A72" w:rsidRDefault="00213F86" w:rsidP="001A5933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張光裕：釋「邦」。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唐洪志：「邦」疑讀「謗」。</w:t>
      </w:r>
      <w:r w:rsidRPr="00EC5A72">
        <w:rPr>
          <w:rFonts w:ascii="Times New Roman" w:eastAsiaTheme="majorEastAsia" w:hAnsi="Times New Roman" w:cs="Times New Roman"/>
        </w:rPr>
        <w:t>/</w:t>
      </w:r>
      <w:bookmarkStart w:id="263" w:name="_Hlk176524943"/>
      <w:r w:rsidRPr="00EC5A72">
        <w:rPr>
          <w:rFonts w:ascii="Times New Roman" w:eastAsiaTheme="majorEastAsia" w:hAnsi="Times New Roman" w:cs="Times New Roman"/>
        </w:rPr>
        <w:t>何有祖：</w:t>
      </w:r>
      <w:bookmarkEnd w:id="263"/>
      <w:r w:rsidRPr="00EC5A72">
        <w:rPr>
          <w:rFonts w:ascii="Times New Roman" w:eastAsiaTheme="majorEastAsia" w:hAnsi="Times New Roman" w:cs="Times New Roman"/>
        </w:rPr>
        <w:t>簡文相似的句子也見</w:t>
      </w:r>
      <w:ins w:id="264" w:author="MAK, Chi Ki Caily" w:date="2024-09-21T10:38:00Z" w16du:dateUtc="2024-09-21T02:38:00Z">
        <w:r w:rsidR="005D65F1" w:rsidRPr="00EC5A72">
          <w:rPr>
            <w:rFonts w:ascii="Times New Roman" w:eastAsiaTheme="majorEastAsia" w:hAnsi="Times New Roman" w:cs="Times New Roman"/>
          </w:rPr>
          <w:t>於</w:t>
        </w:r>
      </w:ins>
      <w:r w:rsidRPr="00EC5A72">
        <w:rPr>
          <w:rFonts w:ascii="Times New Roman" w:eastAsiaTheme="majorEastAsia" w:hAnsi="Times New Roman" w:cs="Times New Roman"/>
        </w:rPr>
        <w:t>《語叢二》</w:t>
      </w:r>
      <w:r w:rsidRPr="00EC5A72">
        <w:rPr>
          <w:rFonts w:ascii="Times New Roman" w:eastAsiaTheme="majorEastAsia" w:hAnsi="Times New Roman" w:cs="Times New Roman"/>
        </w:rPr>
        <w:t>45</w:t>
      </w:r>
      <w:r w:rsidRPr="00EC5A72">
        <w:rPr>
          <w:rFonts w:ascii="Times New Roman" w:eastAsiaTheme="majorEastAsia" w:hAnsi="Times New Roman" w:cs="Times New Roman"/>
        </w:rPr>
        <w:t>、</w:t>
      </w:r>
      <w:r w:rsidRPr="00EC5A72">
        <w:rPr>
          <w:rFonts w:ascii="Times New Roman" w:eastAsiaTheme="majorEastAsia" w:hAnsi="Times New Roman" w:cs="Times New Roman"/>
        </w:rPr>
        <w:t>46</w:t>
      </w:r>
      <w:r w:rsidRPr="00EC5A72">
        <w:rPr>
          <w:rFonts w:ascii="Times New Roman" w:eastAsiaTheme="majorEastAsia" w:hAnsi="Times New Roman" w:cs="Times New Roman"/>
        </w:rPr>
        <w:t>。（</w:t>
      </w:r>
      <w:r w:rsidRPr="00EC5A72">
        <w:rPr>
          <w:rFonts w:ascii="Times New Roman" w:eastAsiaTheme="majorEastAsia" w:hAnsi="Times New Roman" w:cs="Times New Roman"/>
        </w:rPr>
        <w:t>……</w:t>
      </w:r>
      <w:r w:rsidRPr="00EC5A72">
        <w:rPr>
          <w:rFonts w:ascii="Times New Roman" w:eastAsiaTheme="majorEastAsia" w:hAnsi="Times New Roman" w:cs="Times New Roman"/>
        </w:rPr>
        <w:t>）釋「芋」讀「華」，在文中用作貶義。「未見華而信者」，人言為信，這裡的「華」當與「言」有關，疑指言辭浮華。</w:t>
      </w:r>
      <w:bookmarkStart w:id="265" w:name="_Hlk176524953"/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裘迷：原釋「邦」者字殘，當釋「芋（華）」。原句應讀為「吾未見譁而信者」，與郭店《語叢二》第</w:t>
      </w:r>
      <w:r w:rsidRPr="00EC5A72">
        <w:rPr>
          <w:rFonts w:ascii="Times New Roman" w:eastAsiaTheme="majorEastAsia" w:hAnsi="Times New Roman" w:cs="Times New Roman"/>
        </w:rPr>
        <w:t>46</w:t>
      </w:r>
      <w:r w:rsidRPr="00EC5A72">
        <w:rPr>
          <w:rFonts w:ascii="Times New Roman" w:eastAsiaTheme="majorEastAsia" w:hAnsi="Times New Roman" w:cs="Times New Roman"/>
        </w:rPr>
        <w:t>簡「未有嘩而忠者」是一個意思，都是說言語浮誇的人不可能忠實誠信。</w:t>
      </w:r>
      <w:bookmarkEnd w:id="265"/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蘇建洲：「芋」馮勝君告訴筆者讀「訏」，《說文》「詭譌也」，與「信」義正相反。</w:t>
      </w:r>
      <w:ins w:id="266" w:author="MAK, Chi Ki Caily" w:date="2024-09-21T14:26:00Z" w16du:dateUtc="2024-09-21T06:26:00Z">
        <w:r w:rsidR="001A5933" w:rsidRPr="00EC5A72">
          <w:rPr>
            <w:rFonts w:ascii="Times New Roman" w:eastAsiaTheme="majorEastAsia" w:hAnsi="Times New Roman" w:cs="Times New Roman"/>
          </w:rPr>
          <w:t>/</w:t>
        </w:r>
        <w:r w:rsidR="001A5933" w:rsidRPr="00EC5A72">
          <w:rPr>
            <w:rFonts w:ascii="Times New Roman" w:eastAsiaTheme="majorEastAsia" w:hAnsi="Times New Roman" w:cs="Times New Roman"/>
          </w:rPr>
          <w:t>顧史考：《語叢二》彼字亦有學者讀爲</w:t>
        </w:r>
      </w:ins>
      <w:ins w:id="267" w:author="MAK, Chi Ki Caily" w:date="2024-09-21T14:27:00Z" w16du:dateUtc="2024-09-21T06:27:00Z">
        <w:r w:rsidR="001A5933" w:rsidRPr="00EC5A72">
          <w:rPr>
            <w:rFonts w:ascii="Times New Roman" w:eastAsiaTheme="majorEastAsia" w:hAnsi="Times New Roman" w:cs="Times New Roman"/>
          </w:rPr>
          <w:t>「</w:t>
        </w:r>
      </w:ins>
      <w:ins w:id="268" w:author="MAK, Chi Ki Caily" w:date="2024-09-21T14:26:00Z" w16du:dateUtc="2024-09-21T06:26:00Z">
        <w:r w:rsidR="001A5933" w:rsidRPr="00EC5A72">
          <w:rPr>
            <w:rFonts w:ascii="Times New Roman" w:eastAsiaTheme="majorEastAsia" w:hAnsi="Times New Roman" w:cs="Times New Roman"/>
          </w:rPr>
          <w:t>夸</w:t>
        </w:r>
      </w:ins>
      <w:ins w:id="269" w:author="MAK, Chi Ki Caily" w:date="2024-09-21T14:27:00Z" w16du:dateUtc="2024-09-21T06:27:00Z">
        <w:r w:rsidR="001A5933" w:rsidRPr="00EC5A72">
          <w:rPr>
            <w:rFonts w:ascii="Times New Roman" w:eastAsiaTheme="majorEastAsia" w:hAnsi="Times New Roman" w:cs="Times New Roman"/>
          </w:rPr>
          <w:t>」</w:t>
        </w:r>
      </w:ins>
      <w:ins w:id="270" w:author="MAK, Chi Ki Caily" w:date="2024-09-21T14:26:00Z" w16du:dateUtc="2024-09-21T06:26:00Z">
        <w:r w:rsidR="001A5933" w:rsidRPr="00EC5A72">
          <w:rPr>
            <w:rFonts w:ascii="Times New Roman" w:eastAsiaTheme="majorEastAsia" w:hAnsi="Times New Roman" w:cs="Times New Roman"/>
          </w:rPr>
          <w:t>，此</w:t>
        </w:r>
      </w:ins>
      <w:ins w:id="271" w:author="MAK, Chi Ki Caily" w:date="2024-09-21T14:27:00Z" w16du:dateUtc="2024-09-21T06:27:00Z">
        <w:r w:rsidR="001A5933" w:rsidRPr="00EC5A72">
          <w:rPr>
            <w:rFonts w:ascii="Times New Roman" w:eastAsiaTheme="majorEastAsia" w:hAnsi="Times New Roman" w:cs="Times New Roman"/>
          </w:rPr>
          <w:t>「</w:t>
        </w:r>
      </w:ins>
      <w:ins w:id="272" w:author="MAK, Chi Ki Caily" w:date="2024-09-21T14:26:00Z" w16du:dateUtc="2024-09-21T06:26:00Z">
        <w:r w:rsidR="001A5933" w:rsidRPr="00EC5A72">
          <w:rPr>
            <w:rFonts w:ascii="Times New Roman" w:eastAsiaTheme="majorEastAsia" w:hAnsi="Times New Roman" w:cs="Times New Roman"/>
          </w:rPr>
          <w:t>芋</w:t>
        </w:r>
      </w:ins>
      <w:ins w:id="273" w:author="MAK, Chi Ki Caily" w:date="2024-09-21T14:27:00Z" w16du:dateUtc="2024-09-21T06:27:00Z">
        <w:r w:rsidR="001A5933" w:rsidRPr="00EC5A72">
          <w:rPr>
            <w:rFonts w:ascii="Times New Roman" w:eastAsiaTheme="majorEastAsia" w:hAnsi="Times New Roman" w:cs="Times New Roman"/>
          </w:rPr>
          <w:t>」</w:t>
        </w:r>
      </w:ins>
      <w:ins w:id="274" w:author="MAK, Chi Ki Caily" w:date="2024-09-21T14:26:00Z" w16du:dateUtc="2024-09-21T06:26:00Z">
        <w:r w:rsidR="001A5933" w:rsidRPr="00EC5A72">
          <w:rPr>
            <w:rFonts w:ascii="Times New Roman" w:eastAsiaTheme="majorEastAsia" w:hAnsi="Times New Roman" w:cs="Times New Roman"/>
          </w:rPr>
          <w:t>或亦該讀爲</w:t>
        </w:r>
      </w:ins>
      <w:ins w:id="275" w:author="MAK, Chi Ki Caily" w:date="2024-09-21T14:27:00Z" w16du:dateUtc="2024-09-21T06:27:00Z">
        <w:r w:rsidR="001A5933" w:rsidRPr="00EC5A72">
          <w:rPr>
            <w:rFonts w:ascii="Times New Roman" w:eastAsiaTheme="majorEastAsia" w:hAnsi="Times New Roman" w:cs="Times New Roman"/>
          </w:rPr>
          <w:t>「</w:t>
        </w:r>
      </w:ins>
      <w:ins w:id="276" w:author="MAK, Chi Ki Caily" w:date="2024-09-21T14:26:00Z" w16du:dateUtc="2024-09-21T06:26:00Z">
        <w:r w:rsidR="001A5933" w:rsidRPr="00EC5A72">
          <w:rPr>
            <w:rFonts w:ascii="Times New Roman" w:eastAsiaTheme="majorEastAsia" w:hAnsi="Times New Roman" w:cs="Times New Roman"/>
          </w:rPr>
          <w:t>夸</w:t>
        </w:r>
      </w:ins>
      <w:ins w:id="277" w:author="MAK, Chi Ki Caily" w:date="2024-09-21T14:27:00Z" w16du:dateUtc="2024-09-21T06:27:00Z">
        <w:r w:rsidR="001A5933" w:rsidRPr="00EC5A72">
          <w:rPr>
            <w:rFonts w:ascii="Times New Roman" w:eastAsiaTheme="majorEastAsia" w:hAnsi="Times New Roman" w:cs="Times New Roman"/>
          </w:rPr>
          <w:t>」</w:t>
        </w:r>
      </w:ins>
      <w:ins w:id="278" w:author="MAK, Chi Ki Caily" w:date="2024-09-21T14:26:00Z" w16du:dateUtc="2024-09-21T06:26:00Z">
        <w:r w:rsidR="001A5933" w:rsidRPr="00EC5A72">
          <w:rPr>
            <w:rFonts w:ascii="Times New Roman" w:eastAsiaTheme="majorEastAsia" w:hAnsi="Times New Roman" w:cs="Times New Roman"/>
          </w:rPr>
          <w:t>。</w:t>
        </w:r>
      </w:ins>
    </w:p>
  </w:footnote>
  <w:footnote w:id="56">
    <w:p w14:paraId="7329097A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俞紹宏、張青松：「善」或可解為「喜好」「喜歡」。</w:t>
      </w:r>
    </w:p>
  </w:footnote>
  <w:footnote w:id="57">
    <w:p w14:paraId="085D8489" w14:textId="2C2D0E87" w:rsidR="00213F86" w:rsidRPr="004337D2" w:rsidRDefault="00213F86" w:rsidP="00B12587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張光裕：釋「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CBFD613" wp14:editId="668480C6">
            <wp:extent cx="103145" cy="110785"/>
            <wp:effectExtent l="0" t="0" r="0" b="0"/>
            <wp:docPr id="1924867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0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777" cy="11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（憂）」。</w:t>
      </w:r>
      <w:r w:rsidRPr="00EC5A72">
        <w:rPr>
          <w:rFonts w:ascii="Times New Roman" w:eastAsiaTheme="majorEastAsia" w:hAnsi="Times New Roman" w:cs="Times New Roman"/>
        </w:rPr>
        <w:t>/</w:t>
      </w:r>
      <w:bookmarkStart w:id="279" w:name="_Hlk176525078"/>
      <w:r w:rsidRPr="00EC5A72">
        <w:rPr>
          <w:rFonts w:ascii="Times New Roman" w:eastAsiaTheme="majorEastAsia" w:hAnsi="Times New Roman" w:cs="Times New Roman"/>
        </w:rPr>
        <w:t>蘇建洲：</w:t>
      </w:r>
      <w:bookmarkEnd w:id="279"/>
      <w:r w:rsidRPr="00EC5A72">
        <w:rPr>
          <w:rFonts w:ascii="Times New Roman" w:eastAsiaTheme="majorEastAsia" w:hAnsi="Times New Roman" w:cs="Times New Roman"/>
        </w:rPr>
        <w:t>應隸作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44D1F19" wp14:editId="1DAEBC87">
            <wp:extent cx="118310" cy="122692"/>
            <wp:effectExtent l="0" t="0" r="0" b="0"/>
            <wp:docPr id="7077338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48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656" cy="12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，貞節、貞操的專用字。簡文讀為「未見善事人而貞者」。「善事人」似指「善於奉承人、討好人」。</w:t>
      </w:r>
      <w:bookmarkStart w:id="280" w:name="_Hlk176525059"/>
      <w:bookmarkStart w:id="281" w:name="_Hlk176525083"/>
      <w:r w:rsidRPr="00EC5A72">
        <w:rPr>
          <w:rFonts w:ascii="Times New Roman" w:eastAsiaTheme="majorEastAsia" w:hAnsi="Times New Roman" w:cs="Times New Roman"/>
        </w:rPr>
        <w:t>簡文可理解為，沒有看到善於奉承人，卻是貞潔的人。</w:t>
      </w:r>
      <w:bookmarkStart w:id="282" w:name="_Hlk176525018"/>
      <w:bookmarkEnd w:id="280"/>
      <w:r w:rsidRPr="00EC5A72">
        <w:rPr>
          <w:rFonts w:ascii="Times New Roman" w:eastAsiaTheme="majorEastAsia" w:hAnsi="Times New Roman" w:cs="Times New Roman"/>
        </w:rPr>
        <w:t>郭</w:t>
      </w:r>
      <w:bookmarkEnd w:id="281"/>
      <w:r w:rsidRPr="00EC5A72">
        <w:rPr>
          <w:rFonts w:ascii="Times New Roman" w:eastAsiaTheme="majorEastAsia" w:hAnsi="Times New Roman" w:cs="Times New Roman"/>
        </w:rPr>
        <w:t>店《語叢二》簡</w:t>
      </w:r>
      <w:r w:rsidRPr="00EC5A72">
        <w:rPr>
          <w:rFonts w:ascii="Times New Roman" w:eastAsiaTheme="majorEastAsia" w:hAnsi="Times New Roman" w:cs="Times New Roman"/>
        </w:rPr>
        <w:t>45</w:t>
      </w:r>
      <w:r w:rsidRPr="00EC5A72">
        <w:rPr>
          <w:rFonts w:ascii="Times New Roman" w:eastAsiaTheme="majorEastAsia" w:hAnsi="Times New Roman" w:cs="Times New Roman"/>
        </w:rPr>
        <w:t>「未有善事人而不返者」，「貞」對應「不返」，則「不返」應該讀為「不反」或「不叛」。</w:t>
      </w:r>
      <w:bookmarkEnd w:id="282"/>
      <w:ins w:id="283" w:author="MAK, Chi Ki Caily" w:date="2024-09-21T14:29:00Z" w16du:dateUtc="2024-09-21T06:29:00Z">
        <w:r w:rsidR="001A5933" w:rsidRPr="00EC5A72">
          <w:rPr>
            <w:rFonts w:ascii="Times New Roman" w:eastAsiaTheme="majorEastAsia" w:hAnsi="Times New Roman" w:cs="Times New Roman"/>
          </w:rPr>
          <w:t>/</w:t>
        </w:r>
      </w:ins>
      <w:ins w:id="284" w:author="MAK, Chi Ki Caily" w:date="2024-09-21T14:30:00Z" w16du:dateUtc="2024-09-21T06:30:00Z">
        <w:r w:rsidR="001A5933" w:rsidRPr="00EC5A72">
          <w:rPr>
            <w:rFonts w:ascii="Times New Roman" w:eastAsiaTheme="majorEastAsia" w:hAnsi="Times New Roman" w:cs="Times New Roman"/>
          </w:rPr>
          <w:t>顧史考：張光裕釋「憂」若可從，則或可疑此「憂」前漏寫「不」字，或抄手不解「憂」字在此之義而憑意改；此「憂」或指「憂患意識</w:t>
        </w:r>
      </w:ins>
      <w:ins w:id="285" w:author="MAK, Chi Ki Caily" w:date="2024-09-21T14:31:00Z" w16du:dateUtc="2024-09-21T06:31:00Z">
        <w:r w:rsidR="001A5933" w:rsidRPr="00EC5A72">
          <w:rPr>
            <w:rFonts w:ascii="Times New Roman" w:eastAsiaTheme="majorEastAsia" w:hAnsi="Times New Roman" w:cs="Times New Roman"/>
          </w:rPr>
          <w:t>」</w:t>
        </w:r>
      </w:ins>
      <w:ins w:id="286" w:author="MAK, Chi Ki Caily" w:date="2024-09-21T14:30:00Z" w16du:dateUtc="2024-09-21T06:30:00Z">
        <w:r w:rsidR="001A5933" w:rsidRPr="00EC5A72">
          <w:rPr>
            <w:rFonts w:ascii="Times New Roman" w:eastAsiaTheme="majorEastAsia" w:hAnsi="Times New Roman" w:cs="Times New Roman"/>
          </w:rPr>
          <w:t>，即</w:t>
        </w:r>
      </w:ins>
      <w:ins w:id="287" w:author="MAK, Chi Ki Caily" w:date="2024-09-21T14:31:00Z" w16du:dateUtc="2024-09-21T06:31:00Z">
        <w:r w:rsidR="001A5933" w:rsidRPr="00EC5A72">
          <w:rPr>
            <w:rFonts w:ascii="Times New Roman" w:eastAsiaTheme="majorEastAsia" w:hAnsi="Times New Roman" w:cs="Times New Roman"/>
          </w:rPr>
          <w:t>「</w:t>
        </w:r>
      </w:ins>
      <w:ins w:id="288" w:author="MAK, Chi Ki Caily" w:date="2024-09-21T14:30:00Z" w16du:dateUtc="2024-09-21T06:30:00Z">
        <w:r w:rsidR="001A5933" w:rsidRPr="00EC5A72">
          <w:rPr>
            <w:rFonts w:ascii="Times New Roman" w:eastAsiaTheme="majorEastAsia" w:hAnsi="Times New Roman" w:cs="Times New Roman"/>
          </w:rPr>
          <w:t>善事人</w:t>
        </w:r>
      </w:ins>
      <w:ins w:id="289" w:author="MAK, Chi Ki Caily" w:date="2024-09-21T14:31:00Z" w16du:dateUtc="2024-09-21T06:31:00Z">
        <w:r w:rsidR="001A5933" w:rsidRPr="00EC5A72">
          <w:rPr>
            <w:rFonts w:ascii="Times New Roman" w:eastAsiaTheme="majorEastAsia" w:hAnsi="Times New Roman" w:cs="Times New Roman"/>
          </w:rPr>
          <w:t>」</w:t>
        </w:r>
      </w:ins>
      <w:ins w:id="290" w:author="MAK, Chi Ki Caily" w:date="2024-09-21T14:30:00Z" w16du:dateUtc="2024-09-21T06:30:00Z">
        <w:r w:rsidR="001A5933" w:rsidRPr="00EC5A72">
          <w:rPr>
            <w:rFonts w:ascii="Times New Roman" w:eastAsiaTheme="majorEastAsia" w:hAnsi="Times New Roman" w:cs="Times New Roman"/>
          </w:rPr>
          <w:t>者所該有，《語叢二》與此相應的</w:t>
        </w:r>
      </w:ins>
      <w:ins w:id="291" w:author="MAK, Chi Ki Caily" w:date="2024-09-21T14:31:00Z" w16du:dateUtc="2024-09-21T06:31:00Z">
        <w:r w:rsidR="001A5933" w:rsidRPr="00EC5A72">
          <w:rPr>
            <w:rFonts w:ascii="Times New Roman" w:eastAsiaTheme="majorEastAsia" w:hAnsi="Times New Roman" w:cs="Times New Roman"/>
          </w:rPr>
          <w:t>「</w:t>
        </w:r>
      </w:ins>
      <w:ins w:id="292" w:author="MAK, Chi Ki Caily" w:date="2024-09-21T14:30:00Z" w16du:dateUtc="2024-09-21T06:30:00Z">
        <w:r w:rsidR="001A5933" w:rsidRPr="00EC5A72">
          <w:rPr>
            <w:rFonts w:ascii="Times New Roman" w:eastAsiaTheme="majorEastAsia" w:hAnsi="Times New Roman" w:cs="Times New Roman"/>
          </w:rPr>
          <w:t>不返</w:t>
        </w:r>
      </w:ins>
      <w:ins w:id="293" w:author="MAK, Chi Ki Caily" w:date="2024-09-21T14:31:00Z" w16du:dateUtc="2024-09-21T06:31:00Z">
        <w:r w:rsidR="001A5933" w:rsidRPr="00EC5A72">
          <w:rPr>
            <w:rFonts w:ascii="Times New Roman" w:eastAsiaTheme="majorEastAsia" w:hAnsi="Times New Roman" w:cs="Times New Roman"/>
          </w:rPr>
          <w:t>」</w:t>
        </w:r>
      </w:ins>
      <w:ins w:id="294" w:author="MAK, Chi Ki Caily" w:date="2024-09-21T14:30:00Z" w16du:dateUtc="2024-09-21T06:30:00Z">
        <w:r w:rsidR="001A5933" w:rsidRPr="00EC5A72">
          <w:rPr>
            <w:rFonts w:ascii="Times New Roman" w:eastAsiaTheme="majorEastAsia" w:hAnsi="Times New Roman" w:cs="Times New Roman"/>
          </w:rPr>
          <w:t>，筆者讀爲</w:t>
        </w:r>
      </w:ins>
      <w:ins w:id="295" w:author="MAK, Chi Ki Caily" w:date="2024-09-21T14:31:00Z" w16du:dateUtc="2024-09-21T06:31:00Z">
        <w:r w:rsidR="001A5933" w:rsidRPr="00EC5A72">
          <w:rPr>
            <w:rFonts w:ascii="Times New Roman" w:eastAsiaTheme="majorEastAsia" w:hAnsi="Times New Roman" w:cs="Times New Roman"/>
          </w:rPr>
          <w:t>「</w:t>
        </w:r>
      </w:ins>
      <w:ins w:id="296" w:author="MAK, Chi Ki Caily" w:date="2024-09-21T14:30:00Z" w16du:dateUtc="2024-09-21T06:30:00Z">
        <w:r w:rsidR="001A5933" w:rsidRPr="00EC5A72">
          <w:rPr>
            <w:rFonts w:ascii="Times New Roman" w:eastAsiaTheme="majorEastAsia" w:hAnsi="Times New Roman" w:cs="Times New Roman"/>
          </w:rPr>
          <w:t>不反</w:t>
        </w:r>
      </w:ins>
      <w:ins w:id="297" w:author="MAK, Chi Ki Caily" w:date="2024-09-21T14:31:00Z" w16du:dateUtc="2024-09-21T06:31:00Z">
        <w:r w:rsidR="001A5933" w:rsidRPr="00EC5A72">
          <w:rPr>
            <w:rFonts w:ascii="Times New Roman" w:eastAsiaTheme="majorEastAsia" w:hAnsi="Times New Roman" w:cs="Times New Roman"/>
          </w:rPr>
          <w:t>」</w:t>
        </w:r>
      </w:ins>
      <w:ins w:id="298" w:author="MAK, Chi Ki Caily" w:date="2024-09-21T14:30:00Z" w16du:dateUtc="2024-09-21T06:30:00Z">
        <w:r w:rsidR="001A5933" w:rsidRPr="00EC5A72">
          <w:rPr>
            <w:rFonts w:ascii="Times New Roman" w:eastAsiaTheme="majorEastAsia" w:hAnsi="Times New Roman" w:cs="Times New Roman"/>
          </w:rPr>
          <w:t>，義即</w:t>
        </w:r>
      </w:ins>
      <w:ins w:id="299" w:author="MAK, Chi Ki Caily" w:date="2024-09-21T14:31:00Z" w16du:dateUtc="2024-09-21T06:31:00Z">
        <w:r w:rsidR="001A5933" w:rsidRPr="00EC5A72">
          <w:rPr>
            <w:rFonts w:ascii="Times New Roman" w:eastAsiaTheme="majorEastAsia" w:hAnsi="Times New Roman" w:cs="Times New Roman"/>
          </w:rPr>
          <w:t>「</w:t>
        </w:r>
      </w:ins>
      <w:ins w:id="300" w:author="MAK, Chi Ki Caily" w:date="2024-09-21T14:30:00Z" w16du:dateUtc="2024-09-21T06:30:00Z">
        <w:r w:rsidR="001A5933" w:rsidRPr="00EC5A72">
          <w:rPr>
            <w:rFonts w:ascii="Times New Roman" w:eastAsiaTheme="majorEastAsia" w:hAnsi="Times New Roman" w:cs="Times New Roman"/>
          </w:rPr>
          <w:t>不反省</w:t>
        </w:r>
      </w:ins>
      <w:ins w:id="301" w:author="MAK, Chi Ki Caily" w:date="2024-09-21T14:31:00Z" w16du:dateUtc="2024-09-21T06:31:00Z">
        <w:r w:rsidR="001A5933" w:rsidRPr="00EC5A72">
          <w:rPr>
            <w:rFonts w:ascii="Times New Roman" w:eastAsiaTheme="majorEastAsia" w:hAnsi="Times New Roman" w:cs="Times New Roman"/>
          </w:rPr>
          <w:t>」</w:t>
        </w:r>
      </w:ins>
      <w:ins w:id="302" w:author="MAK, Chi Ki Caily" w:date="2024-09-21T14:30:00Z" w16du:dateUtc="2024-09-21T06:30:00Z">
        <w:r w:rsidR="001A5933" w:rsidRPr="00EC5A72">
          <w:rPr>
            <w:rFonts w:ascii="Times New Roman" w:eastAsiaTheme="majorEastAsia" w:hAnsi="Times New Roman" w:cs="Times New Roman"/>
          </w:rPr>
          <w:t>，與此</w:t>
        </w:r>
      </w:ins>
      <w:ins w:id="303" w:author="MAK, Chi Ki Caily" w:date="2024-09-21T14:31:00Z" w16du:dateUtc="2024-09-21T06:31:00Z">
        <w:r w:rsidR="001A5933" w:rsidRPr="00EC5A72">
          <w:rPr>
            <w:rFonts w:ascii="Times New Roman" w:eastAsiaTheme="majorEastAsia" w:hAnsi="Times New Roman" w:cs="Times New Roman"/>
          </w:rPr>
          <w:t>「</w:t>
        </w:r>
      </w:ins>
      <w:ins w:id="304" w:author="MAK, Chi Ki Caily" w:date="2024-09-21T14:30:00Z" w16du:dateUtc="2024-09-21T06:30:00Z">
        <w:r w:rsidR="001A5933" w:rsidRPr="00EC5A72">
          <w:rPr>
            <w:rFonts w:ascii="Times New Roman" w:eastAsiaTheme="majorEastAsia" w:hAnsi="Times New Roman" w:cs="Times New Roman"/>
          </w:rPr>
          <w:t>［不］憂</w:t>
        </w:r>
      </w:ins>
      <w:ins w:id="305" w:author="MAK, Chi Ki Caily" w:date="2024-09-21T14:31:00Z" w16du:dateUtc="2024-09-21T06:31:00Z">
        <w:r w:rsidR="001A5933" w:rsidRPr="00EC5A72">
          <w:rPr>
            <w:rFonts w:ascii="Times New Roman" w:eastAsiaTheme="majorEastAsia" w:hAnsi="Times New Roman" w:cs="Times New Roman"/>
          </w:rPr>
          <w:t>」</w:t>
        </w:r>
      </w:ins>
      <w:ins w:id="306" w:author="MAK, Chi Ki Caily" w:date="2024-09-21T14:30:00Z" w16du:dateUtc="2024-09-21T06:30:00Z">
        <w:r w:rsidR="001A5933" w:rsidRPr="00EC5A72">
          <w:rPr>
            <w:rFonts w:ascii="Times New Roman" w:eastAsiaTheme="majorEastAsia" w:hAnsi="Times New Roman" w:cs="Times New Roman"/>
          </w:rPr>
          <w:t>義近。然本段中弟子既以出仕爲值得憂慮之事，則不見得漏了</w:t>
        </w:r>
      </w:ins>
      <w:ins w:id="307" w:author="MAK, Chi Ki Caily" w:date="2024-09-21T14:31:00Z" w16du:dateUtc="2024-09-21T06:31:00Z">
        <w:r w:rsidR="001A5933" w:rsidRPr="00EC5A72">
          <w:rPr>
            <w:rFonts w:ascii="Times New Roman" w:eastAsiaTheme="majorEastAsia" w:hAnsi="Times New Roman" w:cs="Times New Roman"/>
          </w:rPr>
          <w:t>「</w:t>
        </w:r>
      </w:ins>
      <w:ins w:id="308" w:author="MAK, Chi Ki Caily" w:date="2024-09-21T14:30:00Z" w16du:dateUtc="2024-09-21T06:30:00Z">
        <w:r w:rsidR="001A5933" w:rsidRPr="00EC5A72">
          <w:rPr>
            <w:rFonts w:ascii="Times New Roman" w:eastAsiaTheme="majorEastAsia" w:hAnsi="Times New Roman" w:cs="Times New Roman"/>
          </w:rPr>
          <w:t>不</w:t>
        </w:r>
      </w:ins>
      <w:ins w:id="309" w:author="MAK, Chi Ki Caily" w:date="2024-09-21T14:31:00Z" w16du:dateUtc="2024-09-21T06:31:00Z">
        <w:r w:rsidR="001A5933" w:rsidRPr="00EC5A72">
          <w:rPr>
            <w:rFonts w:ascii="Times New Roman" w:eastAsiaTheme="majorEastAsia" w:hAnsi="Times New Roman" w:cs="Times New Roman"/>
          </w:rPr>
          <w:t>」</w:t>
        </w:r>
      </w:ins>
      <w:ins w:id="310" w:author="MAK, Chi Ki Caily" w:date="2024-09-21T14:30:00Z" w16du:dateUtc="2024-09-21T06:30:00Z">
        <w:r w:rsidR="001A5933" w:rsidRPr="00EC5A72">
          <w:rPr>
            <w:rFonts w:ascii="Times New Roman" w:eastAsiaTheme="majorEastAsia" w:hAnsi="Times New Roman" w:cs="Times New Roman"/>
          </w:rPr>
          <w:t>字。</w:t>
        </w:r>
      </w:ins>
      <w:ins w:id="311" w:author="MAK, Chi Ki Caily" w:date="2024-09-21T14:32:00Z" w16du:dateUtc="2024-09-21T06:32:00Z">
        <w:r w:rsidR="00B12587" w:rsidRPr="00EC5A72">
          <w:rPr>
            <w:rFonts w:ascii="Times New Roman" w:eastAsiaTheme="majorEastAsia" w:hAnsi="Times New Roman" w:cs="Times New Roman"/>
          </w:rPr>
          <w:t>蘇氏隸</w:t>
        </w:r>
        <w:r w:rsidR="00B12587" w:rsidRPr="00EC5A72">
          <w:rPr>
            <w:rFonts w:ascii="Times New Roman" w:eastAsiaTheme="majorEastAsia" w:hAnsi="Times New Roman" w:cs="Times New Roman"/>
            <w:noProof/>
          </w:rPr>
          <w:drawing>
            <wp:inline distT="0" distB="0" distL="0" distR="0" wp14:anchorId="6C3ADDED" wp14:editId="2960C1EA">
              <wp:extent cx="118310" cy="122692"/>
              <wp:effectExtent l="0" t="0" r="0" b="0"/>
              <wp:docPr id="690641928" name="圖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63348593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656" cy="12927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12587" w:rsidRPr="00EC5A72">
          <w:rPr>
            <w:rFonts w:ascii="Times New Roman" w:eastAsiaTheme="majorEastAsia" w:hAnsi="Times New Roman" w:cs="Times New Roman"/>
          </w:rPr>
          <w:t>讀「貞」雖亦有其理，然本字有所漫漶，蓋正因此才顯得與</w:t>
        </w:r>
        <w:r w:rsidR="00B12587" w:rsidRPr="00EC5A72">
          <w:rPr>
            <w:rFonts w:ascii="Times New Roman" w:eastAsiaTheme="majorEastAsia" w:hAnsi="Times New Roman" w:cs="Times New Roman"/>
          </w:rPr>
          <w:t>“</w:t>
        </w:r>
        <w:r w:rsidR="00B12587" w:rsidRPr="00EC5A72">
          <w:rPr>
            <w:rFonts w:ascii="Times New Roman" w:eastAsiaTheme="majorEastAsia" w:hAnsi="Times New Roman" w:cs="Times New Roman"/>
          </w:rPr>
          <w:t>憂</w:t>
        </w:r>
        <w:r w:rsidR="00B12587" w:rsidRPr="00EC5A72">
          <w:rPr>
            <w:rFonts w:ascii="Times New Roman" w:eastAsiaTheme="majorEastAsia" w:hAnsi="Times New Roman" w:cs="Times New Roman"/>
          </w:rPr>
          <w:t>”</w:t>
        </w:r>
        <w:r w:rsidR="00B12587" w:rsidRPr="00EC5A72">
          <w:rPr>
            <w:rFonts w:ascii="Times New Roman" w:eastAsiaTheme="majorEastAsia" w:hAnsi="Times New Roman" w:cs="Times New Roman"/>
          </w:rPr>
          <w:t>字或有不符之處，且楚簡中亦並未見過上「貞」、下「心」之字（「貞」字亦罕見下部垂筆），因而今仍以釋「憂」爲勝。</w:t>
        </w:r>
      </w:ins>
    </w:p>
  </w:footnote>
  <w:footnote w:id="58">
    <w:p w14:paraId="06B22EF3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張光裕：釋「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3835498" wp14:editId="705124FB">
            <wp:extent cx="123568" cy="128145"/>
            <wp:effectExtent l="0" t="0" r="0" b="0"/>
            <wp:docPr id="7493655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84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5668" cy="13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（絕）」。郭店《語叢二》「未有善事人而不返者」，「憂絕」與「不返」正可互相發明。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陳偉：釋「者」。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何有祖：原釋「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404A23F" wp14:editId="70D14ED5">
            <wp:extent cx="123568" cy="128145"/>
            <wp:effectExtent l="0" t="0" r="0" b="0"/>
            <wp:docPr id="17945580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84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5668" cy="13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（絕）」之字均釋「者」。簡文大意是，我沒有看到言辭浮華卻可相信的人，沒有看到善於事人卻為此憂愁的人。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蘇建洲：猜測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8CA3CA3" wp14:editId="71850B69">
            <wp:extent cx="65902" cy="114230"/>
            <wp:effectExtent l="0" t="0" r="0" b="0"/>
            <wp:docPr id="3937090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095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52" cy="11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底本原寫作「者」的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8139EF4" wp14:editId="43C5A805">
            <wp:extent cx="98854" cy="148281"/>
            <wp:effectExtent l="0" t="0" r="0" b="0"/>
            <wp:docPr id="18889176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194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344" cy="15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字形，但書手對齊系文字不熟，正好楚文字的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0CB9632" wp14:editId="6D4DAF7D">
            <wp:extent cx="91378" cy="142144"/>
            <wp:effectExtent l="0" t="0" r="0" b="0"/>
            <wp:docPr id="17976036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248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906" cy="14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（系）旁常見分解為三筆斜筆，所以將斜筆誤以為是「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8523882" wp14:editId="654EB4DB">
            <wp:extent cx="91378" cy="142144"/>
            <wp:effectExtent l="0" t="0" r="0" b="0"/>
            <wp:docPr id="619174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248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906" cy="14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」，遂寫成「者」字。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黃人二：釋讀為「憂繼」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俞紹宏、張青松：蘇建洲說可參。</w:t>
      </w:r>
    </w:p>
  </w:footnote>
  <w:footnote w:id="59">
    <w:p w14:paraId="5B606DCF" w14:textId="24988E16" w:rsidR="00213F86" w:rsidRPr="00EC5A72" w:rsidRDefault="00213F86" w:rsidP="00B12587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張光裕：簡文讀為「弗王，善矣，夫焉能王人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AEEE08C" wp14:editId="79293452">
            <wp:extent cx="184150" cy="158574"/>
            <wp:effectExtent l="0" t="0" r="6350" b="0"/>
            <wp:docPr id="288315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445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7701" cy="16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牛新房：讀為「弗王，善矣夫，焉能王人？由！」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曹建國：讀為「弗王善矣，夫焉能王人？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CC937BC" wp14:editId="0E6BEA36">
            <wp:extent cx="184150" cy="158574"/>
            <wp:effectExtent l="0" t="0" r="6350" b="0"/>
            <wp:docPr id="7406285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445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7701" cy="16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」。記載的是孔子與子路之間的一次爭辯，王善、王人之爭當與衝出公、衡莊公父子爭位之事有關。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俞紹宏、張青松：「夫」以前（包括「夫」）簡文因殘缺而斷讀難以確定。</w:t>
      </w:r>
      <w:ins w:id="312" w:author="MAK, Chi Ki Caily" w:date="2024-09-21T14:34:00Z" w16du:dateUtc="2024-09-21T06:34:00Z">
        <w:r w:rsidR="00B12587" w:rsidRPr="00EC5A72">
          <w:rPr>
            <w:rFonts w:ascii="Times New Roman" w:eastAsiaTheme="majorEastAsia" w:hAnsi="Times New Roman" w:cs="Times New Roman"/>
          </w:rPr>
          <w:t>/</w:t>
        </w:r>
      </w:ins>
      <w:ins w:id="313" w:author="MAK, Chi Ki Caily" w:date="2024-09-21T14:35:00Z" w16du:dateUtc="2024-09-21T06:35:00Z">
        <w:r w:rsidR="00B12587" w:rsidRPr="00EC5A72">
          <w:rPr>
            <w:rFonts w:ascii="Times New Roman" w:eastAsiaTheme="majorEastAsia" w:hAnsi="Times New Roman" w:cs="Times New Roman"/>
          </w:rPr>
          <w:t>顧史考：</w:t>
        </w:r>
      </w:ins>
      <w:ins w:id="314" w:author="MAK, Chi Ki Caily" w:date="2024-09-21T14:34:00Z" w16du:dateUtc="2024-09-21T06:34:00Z">
        <w:r w:rsidR="00B12587" w:rsidRPr="00EC5A72">
          <w:rPr>
            <w:rFonts w:ascii="Times New Roman" w:eastAsiaTheme="majorEastAsia" w:hAnsi="Times New Roman" w:cs="Times New Roman"/>
          </w:rPr>
          <w:t>曹建國以</w:t>
        </w:r>
      </w:ins>
      <w:ins w:id="315" w:author="MAK, Chi Ki Caily" w:date="2024-09-21T14:35:00Z" w16du:dateUtc="2024-09-21T06:35:00Z">
        <w:r w:rsidR="00B12587" w:rsidRPr="00EC5A72">
          <w:rPr>
            <w:rFonts w:ascii="Times New Roman" w:eastAsiaTheme="majorEastAsia" w:hAnsi="Times New Roman" w:cs="Times New Roman"/>
          </w:rPr>
          <w:t>「</w:t>
        </w:r>
      </w:ins>
      <w:ins w:id="316" w:author="MAK, Chi Ki Caily" w:date="2024-09-21T14:34:00Z" w16du:dateUtc="2024-09-21T06:34:00Z">
        <w:r w:rsidR="00B12587" w:rsidRPr="00EC5A72">
          <w:rPr>
            <w:rFonts w:ascii="Times New Roman" w:eastAsiaTheme="majorEastAsia" w:hAnsi="Times New Roman" w:cs="Times New Roman"/>
          </w:rPr>
          <w:t>弗王善矣</w:t>
        </w:r>
      </w:ins>
      <w:ins w:id="317" w:author="MAK, Chi Ki Caily" w:date="2024-09-21T14:35:00Z" w16du:dateUtc="2024-09-21T06:35:00Z">
        <w:r w:rsidR="00B12587" w:rsidRPr="00EC5A72">
          <w:rPr>
            <w:rFonts w:ascii="Times New Roman" w:eastAsiaTheme="majorEastAsia" w:hAnsi="Times New Roman" w:cs="Times New Roman"/>
          </w:rPr>
          <w:t>」</w:t>
        </w:r>
      </w:ins>
      <w:ins w:id="318" w:author="MAK, Chi Ki Caily" w:date="2024-09-21T14:34:00Z" w16du:dateUtc="2024-09-21T06:34:00Z">
        <w:r w:rsidR="00B12587" w:rsidRPr="00EC5A72">
          <w:rPr>
            <w:rFonts w:ascii="Times New Roman" w:eastAsiaTheme="majorEastAsia" w:hAnsi="Times New Roman" w:cs="Times New Roman"/>
          </w:rPr>
          <w:t>連讀，認爲此段具體指衛出公輒不能向其父蒯聵盡孝道之事，謂其既然如此不能</w:t>
        </w:r>
      </w:ins>
      <w:ins w:id="319" w:author="MAK, Chi Ki Caily" w:date="2024-09-21T14:35:00Z" w16du:dateUtc="2024-09-21T06:35:00Z">
        <w:r w:rsidR="00B12587" w:rsidRPr="00EC5A72">
          <w:rPr>
            <w:rFonts w:ascii="Times New Roman" w:eastAsiaTheme="majorEastAsia" w:hAnsi="Times New Roman" w:cs="Times New Roman"/>
          </w:rPr>
          <w:t>「</w:t>
        </w:r>
      </w:ins>
      <w:ins w:id="320" w:author="MAK, Chi Ki Caily" w:date="2024-09-21T14:34:00Z" w16du:dateUtc="2024-09-21T06:34:00Z">
        <w:r w:rsidR="00B12587" w:rsidRPr="00EC5A72">
          <w:rPr>
            <w:rFonts w:ascii="Times New Roman" w:eastAsiaTheme="majorEastAsia" w:hAnsi="Times New Roman" w:cs="Times New Roman"/>
          </w:rPr>
          <w:t>王善</w:t>
        </w:r>
      </w:ins>
      <w:ins w:id="321" w:author="MAK, Chi Ki Caily" w:date="2024-09-21T14:35:00Z" w16du:dateUtc="2024-09-21T06:35:00Z">
        <w:r w:rsidR="00B12587" w:rsidRPr="00EC5A72">
          <w:rPr>
            <w:rFonts w:ascii="Times New Roman" w:eastAsiaTheme="majorEastAsia" w:hAnsi="Times New Roman" w:cs="Times New Roman"/>
          </w:rPr>
          <w:t>」</w:t>
        </w:r>
      </w:ins>
      <w:ins w:id="322" w:author="MAK, Chi Ki Caily" w:date="2024-09-21T14:34:00Z" w16du:dateUtc="2024-09-21T06:34:00Z">
        <w:r w:rsidR="00B12587" w:rsidRPr="00EC5A72">
          <w:rPr>
            <w:rFonts w:ascii="Times New Roman" w:eastAsiaTheme="majorEastAsia" w:hAnsi="Times New Roman" w:cs="Times New Roman"/>
          </w:rPr>
          <w:t>，自然無法繼續做爲</w:t>
        </w:r>
      </w:ins>
      <w:ins w:id="323" w:author="MAK, Chi Ki Caily" w:date="2024-09-21T14:35:00Z" w16du:dateUtc="2024-09-21T06:35:00Z">
        <w:r w:rsidR="00B12587" w:rsidRPr="00EC5A72">
          <w:rPr>
            <w:rFonts w:ascii="Times New Roman" w:eastAsiaTheme="majorEastAsia" w:hAnsi="Times New Roman" w:cs="Times New Roman"/>
          </w:rPr>
          <w:t>「</w:t>
        </w:r>
      </w:ins>
      <w:ins w:id="324" w:author="MAK, Chi Ki Caily" w:date="2024-09-21T14:34:00Z" w16du:dateUtc="2024-09-21T06:34:00Z">
        <w:r w:rsidR="00B12587" w:rsidRPr="00EC5A72">
          <w:rPr>
            <w:rFonts w:ascii="Times New Roman" w:eastAsiaTheme="majorEastAsia" w:hAnsi="Times New Roman" w:cs="Times New Roman"/>
          </w:rPr>
          <w:t>王人</w:t>
        </w:r>
      </w:ins>
      <w:ins w:id="325" w:author="MAK, Chi Ki Caily" w:date="2024-09-21T14:35:00Z" w16du:dateUtc="2024-09-21T06:35:00Z">
        <w:r w:rsidR="00B12587" w:rsidRPr="00EC5A72">
          <w:rPr>
            <w:rFonts w:ascii="Times New Roman" w:eastAsiaTheme="majorEastAsia" w:hAnsi="Times New Roman" w:cs="Times New Roman"/>
          </w:rPr>
          <w:t>」</w:t>
        </w:r>
      </w:ins>
      <w:ins w:id="326" w:author="MAK, Chi Ki Caily" w:date="2024-09-21T14:34:00Z" w16du:dateUtc="2024-09-21T06:34:00Z">
        <w:r w:rsidR="00B12587" w:rsidRPr="00EC5A72">
          <w:rPr>
            <w:rFonts w:ascii="Times New Roman" w:eastAsiaTheme="majorEastAsia" w:hAnsi="Times New Roman" w:cs="Times New Roman"/>
          </w:rPr>
          <w:t>的國君。然</w:t>
        </w:r>
      </w:ins>
      <w:ins w:id="327" w:author="MAK, Chi Ki Caily" w:date="2024-09-21T14:35:00Z" w16du:dateUtc="2024-09-21T06:35:00Z">
        <w:r w:rsidR="00B12587" w:rsidRPr="00EC5A72">
          <w:rPr>
            <w:rFonts w:ascii="Times New Roman" w:eastAsiaTheme="majorEastAsia" w:hAnsi="Times New Roman" w:cs="Times New Roman"/>
          </w:rPr>
          <w:t>「</w:t>
        </w:r>
      </w:ins>
      <w:ins w:id="328" w:author="MAK, Chi Ki Caily" w:date="2024-09-21T14:34:00Z" w16du:dateUtc="2024-09-21T06:34:00Z">
        <w:r w:rsidR="00B12587" w:rsidRPr="00EC5A72">
          <w:rPr>
            <w:rFonts w:ascii="Times New Roman" w:eastAsiaTheme="majorEastAsia" w:hAnsi="Times New Roman" w:cs="Times New Roman"/>
          </w:rPr>
          <w:t>王善</w:t>
        </w:r>
      </w:ins>
      <w:ins w:id="329" w:author="MAK, Chi Ki Caily" w:date="2024-09-21T14:35:00Z" w16du:dateUtc="2024-09-21T06:35:00Z">
        <w:r w:rsidR="00B12587" w:rsidRPr="00EC5A72">
          <w:rPr>
            <w:rFonts w:ascii="Times New Roman" w:eastAsiaTheme="majorEastAsia" w:hAnsi="Times New Roman" w:cs="Times New Roman"/>
          </w:rPr>
          <w:t>」</w:t>
        </w:r>
      </w:ins>
      <w:ins w:id="330" w:author="MAK, Chi Ki Caily" w:date="2024-09-21T14:34:00Z" w16du:dateUtc="2024-09-21T06:34:00Z">
        <w:r w:rsidR="00B12587" w:rsidRPr="00EC5A72">
          <w:rPr>
            <w:rFonts w:ascii="Times New Roman" w:eastAsiaTheme="majorEastAsia" w:hAnsi="Times New Roman" w:cs="Times New Roman"/>
          </w:rPr>
          <w:t>頗爲不詞，此説難從。</w:t>
        </w:r>
      </w:ins>
    </w:p>
  </w:footnote>
  <w:footnote w:id="60">
    <w:p w14:paraId="1D6188C0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bookmarkStart w:id="331" w:name="_Hlk176525232"/>
      <w:r w:rsidRPr="00EC5A72">
        <w:rPr>
          <w:rFonts w:ascii="Times New Roman" w:eastAsiaTheme="majorEastAsia" w:hAnsi="Times New Roman" w:cs="Times New Roman"/>
        </w:rPr>
        <w:t>張光裕：「王人」辭見《六韜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上賢》。</w:t>
      </w:r>
      <w:bookmarkEnd w:id="331"/>
    </w:p>
  </w:footnote>
  <w:footnote w:id="61">
    <w:p w14:paraId="41C7EC77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牛新房：「由」，指子路。</w:t>
      </w:r>
    </w:p>
  </w:footnote>
  <w:footnote w:id="62">
    <w:p w14:paraId="2DC76C58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陳劍：簡</w:t>
      </w:r>
      <w:r w:rsidRPr="00EC5A72">
        <w:rPr>
          <w:rFonts w:ascii="Times New Roman" w:eastAsiaTheme="majorEastAsia" w:hAnsi="Times New Roman" w:cs="Times New Roman"/>
        </w:rPr>
        <w:t>17</w:t>
      </w:r>
      <w:r w:rsidRPr="00EC5A72">
        <w:rPr>
          <w:rFonts w:ascii="Times New Roman" w:eastAsiaTheme="majorEastAsia" w:hAnsi="Times New Roman" w:cs="Times New Roman"/>
        </w:rPr>
        <w:t>末補「顏」。</w:t>
      </w:r>
    </w:p>
  </w:footnote>
  <w:footnote w:id="63">
    <w:p w14:paraId="56944103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張光裕：「淵馭」當是顏淵為孔子馭。</w:t>
      </w:r>
    </w:p>
  </w:footnote>
  <w:footnote w:id="64">
    <w:p w14:paraId="108EF027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bookmarkStart w:id="332" w:name="_Hlk176525285"/>
      <w:r w:rsidRPr="00EC5A72">
        <w:rPr>
          <w:rFonts w:ascii="Times New Roman" w:eastAsiaTheme="majorEastAsia" w:hAnsi="Times New Roman" w:cs="Times New Roman"/>
        </w:rPr>
        <w:t>張光裕：「老丘」為地名，《左傳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定公十五年》「鄭罕達敗宋師於老丘」，《春秋大事表》開封府條下云「陳留縣東北四十里有老邱城，為宋老邱地」。</w:t>
      </w:r>
    </w:p>
    <w:bookmarkEnd w:id="332"/>
  </w:footnote>
  <w:footnote w:id="65">
    <w:p w14:paraId="569FB666" w14:textId="2FE396CA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張光裕：存原篆，字不識，或疑讀為「一人」。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陳劍</w:t>
      </w:r>
      <w:ins w:id="333" w:author="MAK, Chi Ki Caily" w:date="2024-09-21T14:49:00Z" w16du:dateUtc="2024-09-21T06:49:00Z">
        <w:r w:rsidR="003E2904" w:rsidRPr="00EC5A72">
          <w:rPr>
            <w:rFonts w:ascii="Times New Roman" w:eastAsiaTheme="majorEastAsia" w:hAnsi="Times New Roman" w:cs="Times New Roman"/>
          </w:rPr>
          <w:t>、顧史考</w:t>
        </w:r>
      </w:ins>
      <w:r w:rsidRPr="00EC5A72">
        <w:rPr>
          <w:rFonts w:ascii="Times New Roman" w:eastAsiaTheme="majorEastAsia" w:hAnsi="Times New Roman" w:cs="Times New Roman"/>
        </w:rPr>
        <w:t>：釋「戎」，讀「農」。</w:t>
      </w:r>
    </w:p>
  </w:footnote>
  <w:footnote w:id="66">
    <w:p w14:paraId="482543AA" w14:textId="7570B958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張光裕：「植」當為直立之木。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唐洪志：「植」原釋「直立」欠妥，《論語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微子》「植其杖而芸」，楊伯峻《譯注》釋「扶」，當有所本。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俞紹宏、張青松：撫杖則無法</w:t>
      </w:r>
      <w:ins w:id="334" w:author="MAK, Chi Ki Caily" w:date="2024-09-21T10:38:00Z" w16du:dateUtc="2024-09-21T02:38:00Z">
        <w:r w:rsidR="005D65F1" w:rsidRPr="00EC5A72">
          <w:rPr>
            <w:rFonts w:ascii="Times New Roman" w:eastAsiaTheme="majorEastAsia" w:hAnsi="Times New Roman" w:cs="Times New Roman"/>
          </w:rPr>
          <w:t>芸</w:t>
        </w:r>
      </w:ins>
      <w:r w:rsidRPr="00EC5A72">
        <w:rPr>
          <w:rFonts w:ascii="Times New Roman" w:eastAsiaTheme="majorEastAsia" w:hAnsi="Times New Roman" w:cs="Times New Roman"/>
        </w:rPr>
        <w:t>。林空立《「植其杖而芸」解》（《益陽師專學報</w:t>
      </w:r>
      <w:r w:rsidRPr="00EC5A72">
        <w:rPr>
          <w:rFonts w:ascii="Times New Roman" w:eastAsiaTheme="majorEastAsia" w:hAnsi="Times New Roman" w:cs="Times New Roman"/>
        </w:rPr>
        <w:t>1983</w:t>
      </w:r>
      <w:r w:rsidRPr="00EC5A72">
        <w:rPr>
          <w:rFonts w:ascii="Times New Roman" w:eastAsiaTheme="majorEastAsia" w:hAnsi="Times New Roman" w:cs="Times New Roman"/>
        </w:rPr>
        <w:t>年第</w:t>
      </w:r>
      <w:r w:rsidRPr="00EC5A72">
        <w:rPr>
          <w:rFonts w:ascii="Times New Roman" w:eastAsiaTheme="majorEastAsia" w:hAnsi="Times New Roman" w:cs="Times New Roman"/>
        </w:rPr>
        <w:t>3</w:t>
      </w:r>
      <w:r w:rsidRPr="00EC5A72">
        <w:rPr>
          <w:rFonts w:ascii="Times New Roman" w:eastAsiaTheme="majorEastAsia" w:hAnsi="Times New Roman" w:cs="Times New Roman"/>
        </w:rPr>
        <w:t>期）指出「植」可訓「豎」「插」，「植其杖而芸」義即把木棍插在一邊鋤草去了。簡文「植」義同。</w:t>
      </w:r>
    </w:p>
  </w:footnote>
  <w:footnote w:id="67">
    <w:p w14:paraId="58A1BE14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張光裕：「槈」為農具，《說文》「薅器也」，段注「薅，披去田艸也。槈，所以披去之器也」。「植其槈而歌」蓋將槈器直立於地上而歌。</w:t>
      </w:r>
    </w:p>
  </w:footnote>
  <w:footnote w:id="68">
    <w:p w14:paraId="5005DFA1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陳劍：「焉」下加句號。。</w:t>
      </w:r>
    </w:p>
  </w:footnote>
  <w:footnote w:id="69">
    <w:p w14:paraId="0C60FF94" w14:textId="66F52B02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張光裕：隸作「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D04D4F5" wp14:editId="1D6AB5D0">
            <wp:extent cx="120650" cy="159039"/>
            <wp:effectExtent l="0" t="0" r="0" b="0"/>
            <wp:docPr id="7087574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017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1785" cy="16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」，讀為「乘」。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季旭昇：疑應隸作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1CDBB3D" wp14:editId="6C94E25B">
            <wp:extent cx="120650" cy="159039"/>
            <wp:effectExtent l="0" t="0" r="0" b="0"/>
            <wp:docPr id="2425238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017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1785" cy="16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，下部從「乘」省（亦可徑視為從「乘」），不從四「止」，上從「虍」聲，則似可讀為「據」。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陳劍</w:t>
      </w:r>
      <w:ins w:id="335" w:author="MAK, Chi Ki Caily" w:date="2024-09-21T14:52:00Z" w16du:dateUtc="2024-09-21T06:52:00Z">
        <w:r w:rsidR="003E2904" w:rsidRPr="00EC5A72">
          <w:rPr>
            <w:rFonts w:ascii="Times New Roman" w:eastAsiaTheme="majorEastAsia" w:hAnsi="Times New Roman" w:cs="Times New Roman"/>
          </w:rPr>
          <w:t>、</w:t>
        </w:r>
      </w:ins>
      <w:ins w:id="336" w:author="MAK, Chi Ki Caily" w:date="2024-09-21T14:53:00Z" w16du:dateUtc="2024-09-21T06:53:00Z">
        <w:r w:rsidR="00C01D00" w:rsidRPr="00EC5A72">
          <w:rPr>
            <w:rFonts w:ascii="Times New Roman" w:eastAsiaTheme="majorEastAsia" w:hAnsi="Times New Roman" w:cs="Times New Roman"/>
          </w:rPr>
          <w:t>顧史考</w:t>
        </w:r>
      </w:ins>
      <w:r w:rsidRPr="00EC5A72">
        <w:rPr>
          <w:rFonts w:ascii="Times New Roman" w:eastAsiaTheme="majorEastAsia" w:hAnsi="Times New Roman" w:cs="Times New Roman"/>
        </w:rPr>
        <w:t>：釋「虡」，讀「據」。</w:t>
      </w:r>
      <w:r w:rsidRPr="00EC5A72">
        <w:rPr>
          <w:rFonts w:ascii="Times New Roman" w:eastAsiaTheme="majorEastAsia" w:hAnsi="Times New Roman" w:cs="Times New Roman"/>
        </w:rPr>
        <w:t xml:space="preserve">/ </w:t>
      </w:r>
      <w:r w:rsidRPr="00EC5A72">
        <w:rPr>
          <w:rFonts w:ascii="Times New Roman" w:eastAsiaTheme="majorEastAsia" w:hAnsi="Times New Roman" w:cs="Times New Roman"/>
        </w:rPr>
        <w:t>侯乃峰：從劉信芳釋為「撫」。其下部為「舞」形，「無」與「虍」皆為聲符，古音魚部。釋為「軾」。簡文「撫乎軾」之義類同於古籍常見的「馮（憑）軾」「伏軾」</w:t>
      </w:r>
    </w:p>
  </w:footnote>
  <w:footnote w:id="70">
    <w:p w14:paraId="00398D50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張光裕：釋「軒」。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陳劍：讀「軾」。其下殘去的當是「聽之」一類話。</w:t>
      </w:r>
      <w:r w:rsidRPr="00EC5A72">
        <w:rPr>
          <w:rFonts w:ascii="Times New Roman" w:eastAsiaTheme="majorEastAsia" w:hAnsi="Times New Roman" w:cs="Times New Roman"/>
        </w:rPr>
        <w:t>/</w:t>
      </w:r>
    </w:p>
  </w:footnote>
  <w:footnote w:id="71">
    <w:p w14:paraId="7099A707" w14:textId="08D3486B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bookmarkStart w:id="337" w:name="_Hlk176528897"/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唐洪志：「曹之喪，其必此乎」，猶言「此必曹之喪乎」，疑簡文「曹之喪」指曹國國君之喪。疑簡文是說孔子根據曹國樂音的「亂節而哀喪」，推測出曹國正處</w:t>
      </w:r>
      <w:ins w:id="338" w:author="MAK, Chi Ki Caily" w:date="2024-09-21T10:38:00Z" w16du:dateUtc="2024-09-21T02:38:00Z">
        <w:r w:rsidR="005D65F1" w:rsidRPr="00EC5A72">
          <w:rPr>
            <w:rFonts w:ascii="Times New Roman" w:eastAsiaTheme="majorEastAsia" w:hAnsi="Times New Roman" w:cs="Times New Roman"/>
          </w:rPr>
          <w:t>於</w:t>
        </w:r>
      </w:ins>
      <w:r w:rsidRPr="00EC5A72">
        <w:rPr>
          <w:rFonts w:ascii="Times New Roman" w:eastAsiaTheme="majorEastAsia" w:hAnsi="Times New Roman" w:cs="Times New Roman"/>
        </w:rPr>
        <w:t>國君喪期。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蘇建洲：由古籍來看，曹國的滅亡與公孫彊很有關係，但由《弟子問》簡文來看，曹國或受鄭衛之音影響而亡國。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俞紹宏、張青松：「曹之喪，其必此乎」或是指從「亂節而哀聲」中聽到了曹國必將有喪國之禍。</w:t>
      </w:r>
    </w:p>
    <w:bookmarkEnd w:id="337"/>
  </w:footnote>
  <w:footnote w:id="72">
    <w:p w14:paraId="51A9B5CC" w14:textId="2F474184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bookmarkStart w:id="339" w:name="_Hlk176528772"/>
      <w:r w:rsidRPr="00EC5A72">
        <w:rPr>
          <w:rFonts w:ascii="Times New Roman" w:eastAsiaTheme="majorEastAsia" w:hAnsi="Times New Roman" w:cs="Times New Roman"/>
        </w:rPr>
        <w:t>張光裕：《禮記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樂記》：「桑間濮上之音，亡國之音也，其政散，其民流，誣上行私而不可止也。」「亂節而哀聲」云者，蓋亦指此。</w:t>
      </w:r>
      <w:bookmarkEnd w:id="339"/>
      <w:r w:rsidRPr="00EC5A72">
        <w:rPr>
          <w:rFonts w:ascii="Times New Roman" w:eastAsiaTheme="majorEastAsia" w:hAnsi="Times New Roman" w:cs="Times New Roman"/>
        </w:rPr>
        <w:t>「回」屬下讀。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陳劍：簡</w:t>
      </w:r>
      <w:r w:rsidRPr="00EC5A72">
        <w:rPr>
          <w:rFonts w:ascii="Times New Roman" w:eastAsiaTheme="majorEastAsia" w:hAnsi="Times New Roman" w:cs="Times New Roman"/>
        </w:rPr>
        <w:t>4</w:t>
      </w:r>
      <w:r w:rsidRPr="00EC5A72">
        <w:rPr>
          <w:rFonts w:ascii="Times New Roman" w:eastAsiaTheme="majorEastAsia" w:hAnsi="Times New Roman" w:cs="Times New Roman"/>
        </w:rPr>
        <w:t>可能當次於簡</w:t>
      </w:r>
      <w:r w:rsidRPr="00EC5A72">
        <w:rPr>
          <w:rFonts w:ascii="Times New Roman" w:eastAsiaTheme="majorEastAsia" w:hAnsi="Times New Roman" w:cs="Times New Roman"/>
        </w:rPr>
        <w:t>20</w:t>
      </w:r>
      <w:r w:rsidRPr="00EC5A72">
        <w:rPr>
          <w:rFonts w:ascii="Times New Roman" w:eastAsiaTheme="majorEastAsia" w:hAnsi="Times New Roman" w:cs="Times New Roman"/>
        </w:rPr>
        <w:t>之後。「韋（回）」後加感嘆號，置放前引號內。</w:t>
      </w:r>
      <w:ins w:id="340" w:author="MAK, Chi Ki Caily" w:date="2024-09-21T14:56:00Z" w16du:dateUtc="2024-09-21T06:56:00Z">
        <w:r w:rsidR="00C01D00" w:rsidRPr="00EC5A72">
          <w:rPr>
            <w:rFonts w:ascii="Times New Roman" w:eastAsiaTheme="majorEastAsia" w:hAnsi="Times New Roman" w:cs="Times New Roman"/>
          </w:rPr>
          <w:t>/</w:t>
        </w:r>
        <w:r w:rsidR="00C01D00" w:rsidRPr="00EC5A72">
          <w:rPr>
            <w:rFonts w:ascii="Times New Roman" w:eastAsiaTheme="majorEastAsia" w:hAnsi="Times New Roman" w:cs="Times New Roman"/>
          </w:rPr>
          <w:t>顧史考：如陳劍而屬上讀，以「子嘆曰」以下爲新章。</w:t>
        </w:r>
      </w:ins>
    </w:p>
  </w:footnote>
  <w:footnote w:id="73">
    <w:p w14:paraId="76B02F7E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張光裕：「莫我知也夫」語例見《論語</w:t>
      </w:r>
      <w:r w:rsidRPr="00EC5A72">
        <w:rPr>
          <w:rFonts w:ascii="Times New Roman" w:eastAsiaTheme="majorEastAsia" w:hAnsi="Times New Roman" w:cs="Times New Roman"/>
        </w:rPr>
        <w:t xml:space="preserve">· </w:t>
      </w:r>
      <w:r w:rsidRPr="00EC5A72">
        <w:rPr>
          <w:rFonts w:ascii="Times New Roman" w:eastAsiaTheme="majorEastAsia" w:hAnsi="Times New Roman" w:cs="Times New Roman"/>
        </w:rPr>
        <w:t>憲問》。</w:t>
      </w:r>
    </w:p>
  </w:footnote>
  <w:footnote w:id="74">
    <w:p w14:paraId="601AF38D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張光裕：隸作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B279B3E" wp14:editId="297B60A2">
            <wp:extent cx="152381" cy="171429"/>
            <wp:effectExtent l="0" t="0" r="635" b="635"/>
            <wp:docPr id="12688608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135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2381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，後括注「施」。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蘇建洲：孟蓬生提示「有地」疑與「有土」略同，此處作名詞用，意即「有地者」或「有土者」。蓋孔子感概不被有土之君所知。「有地之謂也乎」意思是說，你指的是「不被」那些有土之君（所知）嗎</w:t>
      </w:r>
      <w:r w:rsidRPr="00EC5A72">
        <w:rPr>
          <w:rFonts w:ascii="Times New Roman" w:eastAsiaTheme="majorEastAsia" w:hAnsi="Times New Roman" w:cs="Times New Roman"/>
        </w:rPr>
        <w:t>?</w:t>
      </w:r>
      <w:r w:rsidRPr="00EC5A72">
        <w:rPr>
          <w:rFonts w:ascii="Times New Roman" w:eastAsiaTheme="majorEastAsia" w:hAnsi="Times New Roman" w:cs="Times New Roman"/>
        </w:rPr>
        <w:t>《儀禮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喪服》鄭注：「天子諸侯及卿大夫有地者皆曰君。」《書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皋陶謨》：「達於上下，敬哉有土。」孔傳：「有土之君，不可不敬慎。」《書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呂刑》：「有邦有士，告爾祥刑。」曾運乾《正讀》：「有土者，能內有探地之臣。」《漢書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食貨志上》顏師古注：「有土，謂國之宗姓受封邑土地者也。」</w:t>
      </w:r>
    </w:p>
  </w:footnote>
  <w:footnote w:id="75">
    <w:p w14:paraId="04FE4EF4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季旭昇：右半是「安」，左邊為「彳」字，本簡不外是「安」或「焉」，或從此二字得聲的字。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陳劍：疑釋「安」；子游即言偃，從「安」聲而讀「偃」。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劉雲：「偃」字異體。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雨無正：「侒」訓為「宴也」。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苦行僧：《說文》「侒」還見於《廣韻》《集韻》等韻書，出現較晚，文獻中罕有用例，兩者可能只是偶然同形。此處「侒」字依然可能是「偃」字的異體。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俞紹宏、張青松：「偃」字異體說或可備一說。</w:t>
      </w:r>
    </w:p>
  </w:footnote>
  <w:footnote w:id="76">
    <w:p w14:paraId="711102D3" w14:textId="77777777" w:rsidR="005D65F1" w:rsidRPr="00EC5A72" w:rsidRDefault="005D65F1" w:rsidP="005D65F1">
      <w:pPr>
        <w:pStyle w:val="ae"/>
        <w:rPr>
          <w:ins w:id="343" w:author="MAK, Chi Ki Caily" w:date="2024-09-21T10:39:00Z" w16du:dateUtc="2024-09-21T02:39:00Z"/>
          <w:rFonts w:ascii="Times New Roman" w:eastAsiaTheme="majorEastAsia" w:hAnsi="Times New Roman" w:cs="Times New Roman"/>
        </w:rPr>
      </w:pPr>
      <w:ins w:id="344" w:author="MAK, Chi Ki Caily" w:date="2024-09-21T10:39:00Z" w16du:dateUtc="2024-09-21T02:39:00Z">
        <w:r w:rsidRPr="00EC5A72">
          <w:rPr>
            <w:rStyle w:val="af0"/>
            <w:rFonts w:ascii="Times New Roman" w:eastAsiaTheme="majorEastAsia" w:hAnsi="Times New Roman" w:cs="Times New Roman"/>
          </w:rPr>
          <w:footnoteRef/>
        </w:r>
        <w:r w:rsidRPr="00EC5A72">
          <w:rPr>
            <w:rFonts w:ascii="Times New Roman" w:eastAsiaTheme="majorEastAsia" w:hAnsi="Times New Roman" w:cs="Times New Roman"/>
          </w:rPr>
          <w:t xml:space="preserve"> </w:t>
        </w:r>
        <w:r w:rsidRPr="00EC5A72">
          <w:rPr>
            <w:rFonts w:ascii="Times New Roman" w:eastAsiaTheme="majorEastAsia" w:hAnsi="Times New Roman" w:cs="Times New Roman"/>
          </w:rPr>
          <w:t>陳劍：「之行」後加句號。</w:t>
        </w:r>
      </w:ins>
    </w:p>
  </w:footnote>
  <w:footnote w:id="77">
    <w:p w14:paraId="34A648E5" w14:textId="77777777" w:rsidR="005D65F1" w:rsidRPr="00EC5A72" w:rsidRDefault="005D65F1" w:rsidP="005D65F1">
      <w:pPr>
        <w:pStyle w:val="ae"/>
        <w:rPr>
          <w:ins w:id="345" w:author="MAK, Chi Ki Caily" w:date="2024-09-21T10:39:00Z" w16du:dateUtc="2024-09-21T02:39:00Z"/>
          <w:rFonts w:ascii="Times New Roman" w:eastAsiaTheme="majorEastAsia" w:hAnsi="Times New Roman" w:cs="Times New Roman"/>
        </w:rPr>
      </w:pPr>
      <w:ins w:id="346" w:author="MAK, Chi Ki Caily" w:date="2024-09-21T10:39:00Z" w16du:dateUtc="2024-09-21T02:39:00Z">
        <w:r w:rsidRPr="00EC5A72">
          <w:rPr>
            <w:rStyle w:val="af0"/>
            <w:rFonts w:ascii="Times New Roman" w:eastAsiaTheme="majorEastAsia" w:hAnsi="Times New Roman" w:cs="Times New Roman"/>
          </w:rPr>
          <w:footnoteRef/>
        </w:r>
        <w:r w:rsidRPr="00EC5A72">
          <w:rPr>
            <w:rFonts w:ascii="Times New Roman" w:eastAsiaTheme="majorEastAsia" w:hAnsi="Times New Roman" w:cs="Times New Roman"/>
          </w:rPr>
          <w:t xml:space="preserve"> </w:t>
        </w:r>
        <w:r w:rsidRPr="00EC5A72">
          <w:rPr>
            <w:rFonts w:ascii="Times New Roman" w:eastAsiaTheme="majorEastAsia" w:hAnsi="Times New Roman" w:cs="Times New Roman"/>
          </w:rPr>
          <w:t>張光裕：「</w:t>
        </w:r>
        <w:r w:rsidRPr="00EC5A72">
          <w:rPr>
            <w:rFonts w:ascii="Times New Roman" w:eastAsiaTheme="majorEastAsia" w:hAnsi="Times New Roman" w:cs="Times New Roman"/>
            <w:noProof/>
          </w:rPr>
          <w:drawing>
            <wp:inline distT="0" distB="0" distL="0" distR="0" wp14:anchorId="4DDEA4DA" wp14:editId="71672878">
              <wp:extent cx="95140" cy="165614"/>
              <wp:effectExtent l="0" t="0" r="635" b="6350"/>
              <wp:docPr id="903461709" name="圖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81506936" name=""/>
                      <pic:cNvPicPr/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760" cy="1753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EC5A72">
          <w:rPr>
            <w:rFonts w:ascii="Times New Roman" w:eastAsiaTheme="majorEastAsia" w:hAnsi="Times New Roman" w:cs="Times New Roman"/>
          </w:rPr>
          <w:t>」隸作「</w:t>
        </w:r>
        <w:r w:rsidRPr="00EC5A72">
          <w:rPr>
            <w:rFonts w:ascii="Times New Roman" w:eastAsiaTheme="majorEastAsia" w:hAnsi="Times New Roman" w:cs="Times New Roman"/>
            <w:noProof/>
          </w:rPr>
          <w:drawing>
            <wp:inline distT="0" distB="0" distL="0" distR="0" wp14:anchorId="1D88654D" wp14:editId="14A30F6B">
              <wp:extent cx="138023" cy="162671"/>
              <wp:effectExtent l="0" t="0" r="0" b="8890"/>
              <wp:docPr id="1357957576" name="圖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68052730" name=""/>
                      <pic:cNvPicPr/>
                    </pic:nvPicPr>
                    <pic:blipFill>
                      <a:blip r:embed="rId2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80" cy="1676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EC5A72">
          <w:rPr>
            <w:rFonts w:ascii="Times New Roman" w:eastAsiaTheme="majorEastAsia" w:hAnsi="Times New Roman" w:cs="Times New Roman"/>
          </w:rPr>
          <w:t>」讀「近」。能言則需以行動表示，故強調「言行」應「相近」，始符合君子之道。</w:t>
        </w:r>
        <w:r w:rsidRPr="00EC5A72">
          <w:rPr>
            <w:rFonts w:ascii="Times New Roman" w:eastAsiaTheme="majorEastAsia" w:hAnsi="Times New Roman" w:cs="Times New Roman"/>
          </w:rPr>
          <w:t>/</w:t>
        </w:r>
        <w:r w:rsidRPr="00EC5A72">
          <w:rPr>
            <w:rFonts w:ascii="Times New Roman" w:eastAsiaTheme="majorEastAsia" w:hAnsi="Times New Roman" w:cs="Times New Roman"/>
          </w:rPr>
          <w:t>陳劍：對「</w:t>
        </w:r>
        <w:r w:rsidRPr="00EC5A72">
          <w:rPr>
            <w:rFonts w:ascii="Times New Roman" w:eastAsiaTheme="majorEastAsia" w:hAnsi="Times New Roman" w:cs="Times New Roman"/>
            <w:noProof/>
          </w:rPr>
          <w:drawing>
            <wp:inline distT="0" distB="0" distL="0" distR="0" wp14:anchorId="4E934A8C" wp14:editId="039FAC10">
              <wp:extent cx="95140" cy="165614"/>
              <wp:effectExtent l="0" t="0" r="635" b="6350"/>
              <wp:docPr id="258734818" name="圖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81506936" name=""/>
                      <pic:cNvPicPr/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760" cy="1753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EC5A72">
          <w:rPr>
            <w:rFonts w:ascii="Times New Roman" w:eastAsiaTheme="majorEastAsia" w:hAnsi="Times New Roman" w:cs="Times New Roman"/>
          </w:rPr>
          <w:t>」隸作「</w:t>
        </w:r>
        <w:r w:rsidRPr="00EC5A72">
          <w:rPr>
            <w:rFonts w:ascii="Times New Roman" w:eastAsiaTheme="majorEastAsia" w:hAnsi="Times New Roman" w:cs="Times New Roman"/>
            <w:noProof/>
          </w:rPr>
          <w:drawing>
            <wp:inline distT="0" distB="0" distL="0" distR="0" wp14:anchorId="1F989511" wp14:editId="3B9B69F1">
              <wp:extent cx="138023" cy="162671"/>
              <wp:effectExtent l="0" t="0" r="0" b="8890"/>
              <wp:docPr id="577888117" name="圖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68052730" name=""/>
                      <pic:cNvPicPr/>
                    </pic:nvPicPr>
                    <pic:blipFill>
                      <a:blip r:embed="rId2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80" cy="1676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EC5A72">
          <w:rPr>
            <w:rFonts w:ascii="Times New Roman" w:eastAsiaTheme="majorEastAsia" w:hAnsi="Times New Roman" w:cs="Times New Roman"/>
          </w:rPr>
          <w:t>」置疑。</w:t>
        </w:r>
        <w:r w:rsidRPr="00EC5A72">
          <w:rPr>
            <w:rFonts w:ascii="Times New Roman" w:eastAsiaTheme="majorEastAsia" w:hAnsi="Times New Roman" w:cs="Times New Roman"/>
          </w:rPr>
          <w:t>/</w:t>
        </w:r>
        <w:r w:rsidRPr="00EC5A72">
          <w:rPr>
            <w:rFonts w:ascii="Times New Roman" w:eastAsiaTheme="majorEastAsia" w:hAnsi="Times New Roman" w:cs="Times New Roman"/>
          </w:rPr>
          <w:t>何有祖：疑讀「謹」。</w:t>
        </w:r>
        <w:r w:rsidRPr="00EC5A72">
          <w:rPr>
            <w:rFonts w:ascii="Times New Roman" w:eastAsiaTheme="majorEastAsia" w:hAnsi="Times New Roman" w:cs="Times New Roman"/>
          </w:rPr>
          <w:t>/</w:t>
        </w:r>
        <w:r w:rsidRPr="00EC5A72">
          <w:rPr>
            <w:rFonts w:ascii="Times New Roman" w:eastAsiaTheme="majorEastAsia" w:hAnsi="Times New Roman" w:cs="Times New Roman"/>
          </w:rPr>
          <w:t>陳偉武：疑讀「循」，遵、依。</w:t>
        </w:r>
        <w:r w:rsidRPr="00EC5A72">
          <w:rPr>
            <w:rFonts w:ascii="Times New Roman" w:eastAsiaTheme="majorEastAsia" w:hAnsi="Times New Roman" w:cs="Times New Roman"/>
          </w:rPr>
          <w:t>/</w:t>
        </w:r>
        <w:r w:rsidRPr="00EC5A72">
          <w:rPr>
            <w:rFonts w:ascii="Times New Roman" w:eastAsiaTheme="majorEastAsia" w:hAnsi="Times New Roman" w:cs="Times New Roman"/>
          </w:rPr>
          <w:t>唐洪志：似讀「得」，謂得事之宜也。</w:t>
        </w:r>
        <w:r w:rsidRPr="00EC5A72">
          <w:rPr>
            <w:rFonts w:ascii="Times New Roman" w:eastAsiaTheme="majorEastAsia" w:hAnsi="Times New Roman" w:cs="Times New Roman"/>
          </w:rPr>
          <w:t>/</w:t>
        </w:r>
        <w:r w:rsidRPr="00EC5A72">
          <w:rPr>
            <w:rFonts w:ascii="Times New Roman" w:eastAsiaTheme="majorEastAsia" w:hAnsi="Times New Roman" w:cs="Times New Roman"/>
          </w:rPr>
          <w:t>顏世鉉：讀「謹」，不違背、符合。「言行相謹」，即是指言行不相違背。所做的能夠說出來，所說的也能夠做出來，也是言行相合的意思。</w:t>
        </w:r>
        <w:r w:rsidRPr="00EC5A72">
          <w:rPr>
            <w:rFonts w:ascii="Times New Roman" w:eastAsiaTheme="majorEastAsia" w:hAnsi="Times New Roman" w:cs="Times New Roman"/>
          </w:rPr>
          <w:t>/</w:t>
        </w:r>
        <w:r w:rsidRPr="00EC5A72">
          <w:rPr>
            <w:rFonts w:ascii="Times New Roman" w:eastAsiaTheme="majorEastAsia" w:hAnsi="Times New Roman" w:cs="Times New Roman"/>
            <w:sz w:val="21"/>
            <w:szCs w:val="21"/>
          </w:rPr>
          <w:t>俞紹宏、張青松：</w:t>
        </w:r>
        <w:r w:rsidRPr="00EC5A72">
          <w:rPr>
            <w:rFonts w:ascii="Times New Roman" w:eastAsiaTheme="majorEastAsia" w:hAnsi="Times New Roman" w:cs="Times New Roman"/>
          </w:rPr>
          <w:t>讀「謹」「循」也可備一說。</w:t>
        </w:r>
      </w:ins>
    </w:p>
  </w:footnote>
  <w:footnote w:id="78">
    <w:p w14:paraId="6A4756ED" w14:textId="77777777" w:rsidR="005D65F1" w:rsidRPr="00EC5A72" w:rsidRDefault="005D65F1" w:rsidP="005D65F1">
      <w:pPr>
        <w:pStyle w:val="ae"/>
        <w:rPr>
          <w:ins w:id="347" w:author="MAK, Chi Ki Caily" w:date="2024-09-21T10:39:00Z" w16du:dateUtc="2024-09-21T02:39:00Z"/>
          <w:rFonts w:ascii="Times New Roman" w:eastAsiaTheme="majorEastAsia" w:hAnsi="Times New Roman" w:cs="Times New Roman"/>
        </w:rPr>
      </w:pPr>
      <w:ins w:id="348" w:author="MAK, Chi Ki Caily" w:date="2024-09-21T10:39:00Z" w16du:dateUtc="2024-09-21T02:39:00Z">
        <w:r w:rsidRPr="00EC5A72">
          <w:rPr>
            <w:rStyle w:val="af0"/>
            <w:rFonts w:ascii="Times New Roman" w:eastAsiaTheme="majorEastAsia" w:hAnsi="Times New Roman" w:cs="Times New Roman"/>
          </w:rPr>
          <w:footnoteRef/>
        </w:r>
        <w:r w:rsidRPr="00EC5A72">
          <w:rPr>
            <w:rFonts w:ascii="Times New Roman" w:eastAsiaTheme="majorEastAsia" w:hAnsi="Times New Roman" w:cs="Times New Roman"/>
          </w:rPr>
          <w:t xml:space="preserve"> </w:t>
        </w:r>
        <w:bookmarkStart w:id="349" w:name="_Hlk176528985"/>
        <w:r w:rsidRPr="00EC5A72">
          <w:rPr>
            <w:rFonts w:ascii="Times New Roman" w:eastAsiaTheme="majorEastAsia" w:hAnsi="Times New Roman" w:cs="Times New Roman"/>
          </w:rPr>
          <w:t>張光裕：「然後君子」語又見《論語</w:t>
        </w:r>
        <w:r w:rsidRPr="00EC5A72">
          <w:rPr>
            <w:rFonts w:ascii="Times New Roman" w:eastAsiaTheme="majorEastAsia" w:hAnsi="Times New Roman" w:cs="Times New Roman"/>
          </w:rPr>
          <w:t>·</w:t>
        </w:r>
        <w:r w:rsidRPr="00EC5A72">
          <w:rPr>
            <w:rFonts w:ascii="Times New Roman" w:eastAsiaTheme="majorEastAsia" w:hAnsi="Times New Roman" w:cs="Times New Roman"/>
          </w:rPr>
          <w:t>雍也》。</w:t>
        </w:r>
        <w:bookmarkEnd w:id="349"/>
      </w:ins>
    </w:p>
  </w:footnote>
  <w:footnote w:id="79">
    <w:p w14:paraId="0A71D25B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陳劍：「回來」連讀。</w:t>
      </w:r>
    </w:p>
  </w:footnote>
  <w:footnote w:id="80">
    <w:p w14:paraId="4B9F95E5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張光裕：讀「阻」。</w:t>
      </w:r>
      <w:r w:rsidRPr="00EC5A72">
        <w:rPr>
          <w:rFonts w:ascii="Times New Roman" w:eastAsiaTheme="majorEastAsia" w:hAnsi="Times New Roman" w:cs="Times New Roman"/>
        </w:rPr>
        <w:t>.</w:t>
      </w:r>
    </w:p>
  </w:footnote>
  <w:footnote w:id="81">
    <w:p w14:paraId="44464BCE" w14:textId="7CB10F19" w:rsidR="00213F86" w:rsidRPr="00EC5A72" w:rsidRDefault="00213F86" w:rsidP="00E906CD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張光裕：釋</w:t>
      </w:r>
      <w:ins w:id="350" w:author="MAK, Chi Ki Caily" w:date="2024-09-21T15:05:00Z" w16du:dateUtc="2024-09-21T07:05:00Z">
        <w:r w:rsidR="00E906CD" w:rsidRPr="00EC5A72">
          <w:rPr>
            <w:rFonts w:ascii="Times New Roman" w:eastAsiaTheme="majorEastAsia" w:hAnsi="Times New Roman" w:cs="Times New Roman"/>
          </w:rPr>
          <w:t>後字為</w:t>
        </w:r>
      </w:ins>
      <w:r w:rsidRPr="00EC5A72">
        <w:rPr>
          <w:rFonts w:ascii="Times New Roman" w:eastAsiaTheme="majorEastAsia" w:hAnsi="Times New Roman" w:cs="Times New Roman"/>
        </w:rPr>
        <w:t>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7A60727" wp14:editId="576D1332">
            <wp:extent cx="200000" cy="200000"/>
            <wp:effectExtent l="0" t="0" r="0" b="0"/>
            <wp:docPr id="20474436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832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（絕）」。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陳劍：釋</w:t>
      </w:r>
      <w:ins w:id="351" w:author="MAK, Chi Ki Caily" w:date="2024-09-21T15:05:00Z" w16du:dateUtc="2024-09-21T07:05:00Z">
        <w:r w:rsidR="00E906CD" w:rsidRPr="00EC5A72">
          <w:rPr>
            <w:rFonts w:ascii="Times New Roman" w:eastAsiaTheme="majorEastAsia" w:hAnsi="Times New Roman" w:cs="Times New Roman"/>
          </w:rPr>
          <w:t>後字為</w:t>
        </w:r>
      </w:ins>
      <w:r w:rsidRPr="00EC5A72">
        <w:rPr>
          <w:rFonts w:ascii="Times New Roman" w:eastAsiaTheme="majorEastAsia" w:hAnsi="Times New Roman" w:cs="Times New Roman"/>
        </w:rPr>
        <w:t>「絕」可疑</w:t>
      </w:r>
      <w:ins w:id="352" w:author="MAK, Chi Ki Caily" w:date="2024-09-21T15:06:00Z" w16du:dateUtc="2024-09-21T07:06:00Z">
        <w:r w:rsidR="00E906CD" w:rsidRPr="00EC5A72">
          <w:rPr>
            <w:rFonts w:ascii="Times New Roman" w:eastAsiaTheme="majorEastAsia" w:hAnsi="Times New Roman" w:cs="Times New Roman"/>
          </w:rPr>
          <w:t>，該釋爲「者」字異體，又疑本字亦爲「者」字變體。</w:t>
        </w:r>
      </w:ins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范常喜：釋「組」。「組」可用為古代佩印用的綬。疑「組絕」為丟官解職之義。「其組絕乎？雖多聞而不友賢」，大意似為，雖然多聞但不與賢者為友，那麼官位就不保了！簡文只是將因果倒裝而已。</w:t>
      </w:r>
      <w:ins w:id="353" w:author="MAK, Chi Ki Caily" w:date="2024-09-21T15:04:00Z" w16du:dateUtc="2024-09-21T07:04:00Z">
        <w:r w:rsidR="00E906CD" w:rsidRPr="00EC5A72">
          <w:rPr>
            <w:rFonts w:ascii="Times New Roman" w:eastAsiaTheme="majorEastAsia" w:hAnsi="Times New Roman" w:cs="Times New Roman"/>
          </w:rPr>
          <w:t>/</w:t>
        </w:r>
      </w:ins>
      <w:ins w:id="354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黄人二：以第一字右旁爲「得」字右旁之省而讀其字爲「得」，又改釋第二字爲「繼」。</w:t>
        </w:r>
      </w:ins>
      <w:ins w:id="355" w:author="MAK, Chi Ki Caily" w:date="2024-09-21T15:11:00Z" w16du:dateUtc="2024-09-21T07:11:00Z">
        <w:r w:rsidR="00E906CD" w:rsidRPr="00EC5A72">
          <w:rPr>
            <w:rFonts w:ascii="Times New Roman" w:eastAsiaTheme="majorEastAsia" w:hAnsi="Times New Roman" w:cs="Times New Roman"/>
          </w:rPr>
          <w:t>/</w:t>
        </w:r>
      </w:ins>
      <w:ins w:id="356" w:author="MAK, Chi Ki Caily" w:date="2024-09-21T15:08:00Z" w16du:dateUtc="2024-09-21T07:08:00Z">
        <w:r w:rsidR="00E906CD" w:rsidRPr="00EC5A72">
          <w:rPr>
            <w:rFonts w:ascii="Times New Roman" w:eastAsiaTheme="majorEastAsia" w:hAnsi="Times New Roman" w:cs="Times New Roman"/>
          </w:rPr>
          <w:t>顧史考：</w:t>
        </w:r>
      </w:ins>
      <w:ins w:id="357" w:author="MAK, Chi Ki Caily" w:date="2024-09-21T15:10:00Z" w16du:dateUtc="2024-09-21T07:10:00Z">
        <w:r w:rsidR="00E906CD" w:rsidRPr="00EC5A72">
          <w:rPr>
            <w:rFonts w:ascii="Times New Roman" w:eastAsiaTheme="majorEastAsia" w:hAnsi="Times New Roman" w:cs="Times New Roman"/>
          </w:rPr>
          <w:t>第一字、即</w:t>
        </w:r>
      </w:ins>
      <w:ins w:id="358" w:author="MAK, Chi Ki Caily" w:date="2024-09-21T15:08:00Z" w16du:dateUtc="2024-09-21T07:08:00Z">
        <w:r w:rsidR="00E906CD" w:rsidRPr="00EC5A72">
          <w:rPr>
            <w:rFonts w:ascii="Times New Roman" w:eastAsiaTheme="majorEastAsia" w:hAnsi="Times New Roman" w:cs="Times New Roman"/>
          </w:rPr>
          <w:t>「</w:t>
        </w:r>
        <w:r w:rsidR="00E906CD" w:rsidRPr="00EC5A72">
          <w:rPr>
            <w:rFonts w:ascii="Times New Roman" w:eastAsiaTheme="majorEastAsia" w:hAnsi="Times New Roman" w:cs="Times New Roman"/>
            <w:noProof/>
          </w:rPr>
          <w:drawing>
            <wp:inline distT="0" distB="0" distL="0" distR="0" wp14:anchorId="7D16C7F4" wp14:editId="0A38AC30">
              <wp:extent cx="129654" cy="150126"/>
              <wp:effectExtent l="0" t="0" r="3810" b="2540"/>
              <wp:docPr id="859483612" name="圖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94354363" name=""/>
                      <pic:cNvPicPr/>
                    </pic:nvPicPr>
                    <pic:blipFill>
                      <a:blip r:embed="rId2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1338" cy="1520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E906CD" w:rsidRPr="00EC5A72">
          <w:rPr>
            <w:rFonts w:ascii="Times New Roman" w:eastAsiaTheme="majorEastAsia" w:hAnsi="Times New Roman" w:cs="Times New Roman"/>
          </w:rPr>
          <w:t>」</w:t>
        </w:r>
      </w:ins>
      <w:ins w:id="359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字从</w:t>
        </w:r>
      </w:ins>
      <w:ins w:id="360" w:author="MAK, Chi Ki Caily" w:date="2024-09-21T15:08:00Z" w16du:dateUtc="2024-09-21T07:08:00Z">
        <w:r w:rsidR="00E906CD" w:rsidRPr="00EC5A72">
          <w:rPr>
            <w:rFonts w:ascii="Times New Roman" w:eastAsiaTheme="majorEastAsia" w:hAnsi="Times New Roman" w:cs="Times New Roman"/>
          </w:rPr>
          <w:t>「</w:t>
        </w:r>
      </w:ins>
      <w:ins w:id="361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㝵</w:t>
        </w:r>
      </w:ins>
      <w:ins w:id="362" w:author="MAK, Chi Ki Caily" w:date="2024-09-21T15:08:00Z" w16du:dateUtc="2024-09-21T07:08:00Z">
        <w:r w:rsidR="00E906CD" w:rsidRPr="00EC5A72">
          <w:rPr>
            <w:rFonts w:ascii="Times New Roman" w:eastAsiaTheme="majorEastAsia" w:hAnsi="Times New Roman" w:cs="Times New Roman"/>
          </w:rPr>
          <w:t>」</w:t>
        </w:r>
      </w:ins>
      <w:ins w:id="363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聲，可視爲</w:t>
        </w:r>
      </w:ins>
      <w:ins w:id="364" w:author="MAK, Chi Ki Caily" w:date="2024-09-21T15:08:00Z" w16du:dateUtc="2024-09-21T07:08:00Z">
        <w:r w:rsidR="00E906CD" w:rsidRPr="00EC5A72">
          <w:rPr>
            <w:rFonts w:ascii="Times New Roman" w:eastAsiaTheme="majorEastAsia" w:hAnsi="Times New Roman" w:cs="Times New Roman"/>
          </w:rPr>
          <w:t>「</w:t>
        </w:r>
      </w:ins>
      <w:ins w:id="365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幟／織</w:t>
        </w:r>
      </w:ins>
      <w:ins w:id="366" w:author="MAK, Chi Ki Caily" w:date="2024-09-21T15:08:00Z" w16du:dateUtc="2024-09-21T07:08:00Z">
        <w:r w:rsidR="00E906CD" w:rsidRPr="00EC5A72">
          <w:rPr>
            <w:rFonts w:ascii="Times New Roman" w:eastAsiaTheme="majorEastAsia" w:hAnsi="Times New Roman" w:cs="Times New Roman"/>
          </w:rPr>
          <w:t>」</w:t>
        </w:r>
      </w:ins>
      <w:ins w:id="367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字異體，在此讀爲</w:t>
        </w:r>
      </w:ins>
      <w:ins w:id="368" w:author="MAK, Chi Ki Caily" w:date="2024-09-21T15:08:00Z" w16du:dateUtc="2024-09-21T07:08:00Z">
        <w:r w:rsidR="00E906CD" w:rsidRPr="00EC5A72">
          <w:rPr>
            <w:rFonts w:ascii="Times New Roman" w:eastAsiaTheme="majorEastAsia" w:hAnsi="Times New Roman" w:cs="Times New Roman"/>
          </w:rPr>
          <w:t>「</w:t>
        </w:r>
      </w:ins>
      <w:ins w:id="369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識</w:t>
        </w:r>
      </w:ins>
      <w:ins w:id="370" w:author="MAK, Chi Ki Caily" w:date="2024-09-21T15:08:00Z" w16du:dateUtc="2024-09-21T07:08:00Z">
        <w:r w:rsidR="00E906CD" w:rsidRPr="00EC5A72">
          <w:rPr>
            <w:rFonts w:ascii="Times New Roman" w:eastAsiaTheme="majorEastAsia" w:hAnsi="Times New Roman" w:cs="Times New Roman"/>
          </w:rPr>
          <w:t>」</w:t>
        </w:r>
      </w:ins>
      <w:ins w:id="371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或</w:t>
        </w:r>
      </w:ins>
      <w:ins w:id="372" w:author="MAK, Chi Ki Caily" w:date="2024-09-21T15:08:00Z" w16du:dateUtc="2024-09-21T07:08:00Z">
        <w:r w:rsidR="00E906CD" w:rsidRPr="00EC5A72">
          <w:rPr>
            <w:rFonts w:ascii="Times New Roman" w:eastAsiaTheme="majorEastAsia" w:hAnsi="Times New Roman" w:cs="Times New Roman"/>
          </w:rPr>
          <w:t>「</w:t>
        </w:r>
      </w:ins>
      <w:ins w:id="373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志（／誌）</w:t>
        </w:r>
      </w:ins>
      <w:ins w:id="374" w:author="MAK, Chi Ki Caily" w:date="2024-09-21T15:08:00Z" w16du:dateUtc="2024-09-21T07:08:00Z">
        <w:r w:rsidR="00E906CD" w:rsidRPr="00EC5A72">
          <w:rPr>
            <w:rFonts w:ascii="Times New Roman" w:eastAsiaTheme="majorEastAsia" w:hAnsi="Times New Roman" w:cs="Times New Roman"/>
          </w:rPr>
          <w:t>」</w:t>
        </w:r>
      </w:ins>
      <w:ins w:id="375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，義即</w:t>
        </w:r>
      </w:ins>
      <w:ins w:id="376" w:author="MAK, Chi Ki Caily" w:date="2024-09-21T15:08:00Z" w16du:dateUtc="2024-09-21T07:08:00Z">
        <w:r w:rsidR="00E906CD" w:rsidRPr="00EC5A72">
          <w:rPr>
            <w:rFonts w:ascii="Times New Roman" w:eastAsiaTheme="majorEastAsia" w:hAnsi="Times New Roman" w:cs="Times New Roman"/>
          </w:rPr>
          <w:t>「</w:t>
        </w:r>
      </w:ins>
      <w:ins w:id="377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記住</w:t>
        </w:r>
      </w:ins>
      <w:ins w:id="378" w:author="MAK, Chi Ki Caily" w:date="2024-09-21T15:08:00Z" w16du:dateUtc="2024-09-21T07:08:00Z">
        <w:r w:rsidR="00E906CD" w:rsidRPr="00EC5A72">
          <w:rPr>
            <w:rFonts w:ascii="Times New Roman" w:eastAsiaTheme="majorEastAsia" w:hAnsi="Times New Roman" w:cs="Times New Roman"/>
          </w:rPr>
          <w:t>」</w:t>
        </w:r>
      </w:ins>
      <w:ins w:id="379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；</w:t>
        </w:r>
      </w:ins>
      <w:ins w:id="380" w:author="MAK, Chi Ki Caily" w:date="2024-09-21T15:08:00Z" w16du:dateUtc="2024-09-21T07:08:00Z">
        <w:r w:rsidR="00E906CD" w:rsidRPr="00EC5A72">
          <w:rPr>
            <w:rFonts w:ascii="Times New Roman" w:eastAsiaTheme="majorEastAsia" w:hAnsi="Times New Roman" w:cs="Times New Roman"/>
          </w:rPr>
          <w:t>「</w:t>
        </w:r>
      </w:ins>
      <w:ins w:id="381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㝵</w:t>
        </w:r>
      </w:ins>
      <w:ins w:id="382" w:author="MAK, Chi Ki Caily" w:date="2024-09-21T15:08:00Z" w16du:dateUtc="2024-09-21T07:08:00Z">
        <w:r w:rsidR="00E906CD" w:rsidRPr="00EC5A72">
          <w:rPr>
            <w:rFonts w:ascii="Times New Roman" w:eastAsiaTheme="majorEastAsia" w:hAnsi="Times New Roman" w:cs="Times New Roman"/>
          </w:rPr>
          <w:t>」「</w:t>
        </w:r>
      </w:ins>
      <w:ins w:id="383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戠</w:t>
        </w:r>
      </w:ins>
      <w:ins w:id="384" w:author="MAK, Chi Ki Caily" w:date="2024-09-21T15:08:00Z" w16du:dateUtc="2024-09-21T07:08:00Z">
        <w:r w:rsidR="00E906CD" w:rsidRPr="00EC5A72">
          <w:rPr>
            <w:rFonts w:ascii="Times New Roman" w:eastAsiaTheme="majorEastAsia" w:hAnsi="Times New Roman" w:cs="Times New Roman"/>
          </w:rPr>
          <w:t>」「</w:t>
        </w:r>
      </w:ins>
      <w:ins w:id="385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之</w:t>
        </w:r>
      </w:ins>
      <w:ins w:id="386" w:author="MAK, Chi Ki Caily" w:date="2024-09-21T15:09:00Z" w16du:dateUtc="2024-09-21T07:09:00Z">
        <w:r w:rsidR="00E906CD" w:rsidRPr="00EC5A72">
          <w:rPr>
            <w:rFonts w:ascii="Times New Roman" w:eastAsiaTheme="majorEastAsia" w:hAnsi="Times New Roman" w:cs="Times New Roman"/>
          </w:rPr>
          <w:t>」</w:t>
        </w:r>
      </w:ins>
      <w:ins w:id="387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三聲系往往通假。</w:t>
        </w:r>
      </w:ins>
      <w:ins w:id="388" w:author="MAK, Chi Ki Caily" w:date="2024-09-21T15:09:00Z" w16du:dateUtc="2024-09-21T07:09:00Z">
        <w:r w:rsidR="00E906CD" w:rsidRPr="00EC5A72">
          <w:rPr>
            <w:rFonts w:ascii="Times New Roman" w:eastAsiaTheme="majorEastAsia" w:hAnsi="Times New Roman" w:cs="Times New Roman"/>
          </w:rPr>
          <w:t>「</w:t>
        </w:r>
      </w:ins>
      <w:ins w:id="389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其識諸乎</w:t>
        </w:r>
      </w:ins>
      <w:ins w:id="390" w:author="MAK, Chi Ki Caily" w:date="2024-09-21T15:09:00Z" w16du:dateUtc="2024-09-21T07:09:00Z">
        <w:r w:rsidR="00E906CD" w:rsidRPr="00EC5A72">
          <w:rPr>
            <w:rFonts w:ascii="Times New Roman" w:eastAsiaTheme="majorEastAsia" w:hAnsi="Times New Roman" w:cs="Times New Roman"/>
          </w:rPr>
          <w:t>」</w:t>
        </w:r>
      </w:ins>
      <w:ins w:id="391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猶言</w:t>
        </w:r>
      </w:ins>
      <w:ins w:id="392" w:author="MAK, Chi Ki Caily" w:date="2024-09-21T15:09:00Z" w16du:dateUtc="2024-09-21T07:09:00Z">
        <w:r w:rsidR="00E906CD" w:rsidRPr="00EC5A72">
          <w:rPr>
            <w:rFonts w:ascii="Times New Roman" w:eastAsiaTheme="majorEastAsia" w:hAnsi="Times New Roman" w:cs="Times New Roman"/>
          </w:rPr>
          <w:t>「</w:t>
        </w:r>
      </w:ins>
      <w:ins w:id="393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其識之乎</w:t>
        </w:r>
      </w:ins>
      <w:ins w:id="394" w:author="MAK, Chi Ki Caily" w:date="2024-09-21T15:09:00Z" w16du:dateUtc="2024-09-21T07:09:00Z">
        <w:r w:rsidR="00E906CD" w:rsidRPr="00EC5A72">
          <w:rPr>
            <w:rFonts w:ascii="Times New Roman" w:eastAsiaTheme="majorEastAsia" w:hAnsi="Times New Roman" w:cs="Times New Roman"/>
          </w:rPr>
          <w:t>」</w:t>
        </w:r>
      </w:ins>
      <w:ins w:id="395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，爲一種指令語氣；古書亦偶見</w:t>
        </w:r>
      </w:ins>
      <w:ins w:id="396" w:author="MAK, Chi Ki Caily" w:date="2024-09-21T15:09:00Z" w16du:dateUtc="2024-09-21T07:09:00Z">
        <w:r w:rsidR="00E906CD" w:rsidRPr="00EC5A72">
          <w:rPr>
            <w:rFonts w:ascii="Times New Roman" w:eastAsiaTheme="majorEastAsia" w:hAnsi="Times New Roman" w:cs="Times New Roman"/>
          </w:rPr>
          <w:t>「</w:t>
        </w:r>
      </w:ins>
      <w:ins w:id="397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諸乎</w:t>
        </w:r>
      </w:ins>
      <w:ins w:id="398" w:author="MAK, Chi Ki Caily" w:date="2024-09-21T15:09:00Z" w16du:dateUtc="2024-09-21T07:09:00Z">
        <w:r w:rsidR="00E906CD" w:rsidRPr="00EC5A72">
          <w:rPr>
            <w:rFonts w:ascii="Times New Roman" w:eastAsiaTheme="majorEastAsia" w:hAnsi="Times New Roman" w:cs="Times New Roman"/>
          </w:rPr>
          <w:t>」</w:t>
        </w:r>
      </w:ins>
      <w:ins w:id="399" w:author="MAK, Chi Ki Caily" w:date="2024-09-21T15:07:00Z" w16du:dateUtc="2024-09-21T07:07:00Z">
        <w:r w:rsidR="00E906CD" w:rsidRPr="00EC5A72">
          <w:rPr>
            <w:rFonts w:ascii="Times New Roman" w:eastAsiaTheme="majorEastAsia" w:hAnsi="Times New Roman" w:cs="Times New Roman"/>
          </w:rPr>
          <w:t>連言之例。</w:t>
        </w:r>
      </w:ins>
    </w:p>
  </w:footnote>
  <w:footnote w:id="82">
    <w:p w14:paraId="57D700F7" w14:textId="4A75AE7C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張光裕：讀「問」。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陳劍、唐洪志</w:t>
      </w:r>
      <w:ins w:id="400" w:author="MAK, Chi Ki Caily" w:date="2024-09-21T15:12:00Z" w16du:dateUtc="2024-09-21T07:12:00Z">
        <w:r w:rsidR="00E906CD" w:rsidRPr="00EC5A72">
          <w:rPr>
            <w:rFonts w:ascii="Times New Roman" w:eastAsiaTheme="majorEastAsia" w:hAnsi="Times New Roman" w:cs="Times New Roman"/>
          </w:rPr>
          <w:t>、顧史考</w:t>
        </w:r>
      </w:ins>
      <w:r w:rsidRPr="00EC5A72">
        <w:rPr>
          <w:rFonts w:ascii="Times New Roman" w:eastAsiaTheme="majorEastAsia" w:hAnsi="Times New Roman" w:cs="Times New Roman"/>
        </w:rPr>
        <w:t>：讀「聞」。</w:t>
      </w:r>
    </w:p>
  </w:footnote>
  <w:footnote w:id="83">
    <w:p w14:paraId="6E4CE97B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蘇建洲：對簡</w:t>
      </w:r>
      <w:r w:rsidRPr="00EC5A72">
        <w:rPr>
          <w:rFonts w:ascii="Times New Roman" w:eastAsiaTheme="majorEastAsia" w:hAnsi="Times New Roman" w:cs="Times New Roman"/>
        </w:rPr>
        <w:t>13</w:t>
      </w:r>
      <w:r w:rsidRPr="00EC5A72">
        <w:rPr>
          <w:rFonts w:ascii="Times New Roman" w:eastAsiaTheme="majorEastAsia" w:hAnsi="Times New Roman" w:cs="Times New Roman"/>
        </w:rPr>
        <w:t>、</w:t>
      </w:r>
      <w:r w:rsidRPr="00EC5A72">
        <w:rPr>
          <w:rFonts w:ascii="Times New Roman" w:eastAsiaTheme="majorEastAsia" w:hAnsi="Times New Roman" w:cs="Times New Roman"/>
        </w:rPr>
        <w:t>12</w:t>
      </w:r>
      <w:r w:rsidRPr="00EC5A72">
        <w:rPr>
          <w:rFonts w:ascii="Times New Roman" w:eastAsiaTheme="majorEastAsia" w:hAnsi="Times New Roman" w:cs="Times New Roman"/>
        </w:rPr>
        <w:t>、</w:t>
      </w:r>
      <w:r w:rsidRPr="00EC5A72">
        <w:rPr>
          <w:rFonts w:ascii="Times New Roman" w:eastAsiaTheme="majorEastAsia" w:hAnsi="Times New Roman" w:cs="Times New Roman"/>
        </w:rPr>
        <w:t>15</w:t>
      </w:r>
      <w:r w:rsidRPr="00EC5A72">
        <w:rPr>
          <w:rFonts w:ascii="Times New Roman" w:eastAsiaTheme="majorEastAsia" w:hAnsi="Times New Roman" w:cs="Times New Roman"/>
        </w:rPr>
        <w:t>的拼接表示懷疑，簡文連續出現兩次「子曰」，這與同簡的格式，先「弟子間」，再「子曰」不同。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俞紹宏、張青松：這裏簡文不是孔子與弟子對話，而是摘錄孔子一人之語，一個「子曰」下面為一個相對獨立的語段，由「子曰」打頭的語段可以前後相連。</w:t>
      </w:r>
    </w:p>
  </w:footnote>
  <w:footnote w:id="84">
    <w:p w14:paraId="4D8A6187" w14:textId="70645752" w:rsidR="00E906CD" w:rsidRPr="004337D2" w:rsidRDefault="00E906CD" w:rsidP="00E906CD">
      <w:pPr>
        <w:pStyle w:val="ae"/>
        <w:rPr>
          <w:rFonts w:ascii="Times New Roman" w:eastAsiaTheme="majorEastAsia" w:hAnsi="Times New Roman" w:cs="Times New Roman"/>
        </w:rPr>
      </w:pPr>
      <w:ins w:id="402" w:author="MAK, Chi Ki Caily" w:date="2024-09-21T15:12:00Z" w16du:dateUtc="2024-09-21T07:12:00Z">
        <w:r w:rsidRPr="00EC5A72">
          <w:rPr>
            <w:rStyle w:val="af0"/>
            <w:rFonts w:ascii="Times New Roman" w:eastAsiaTheme="majorEastAsia" w:hAnsi="Times New Roman" w:cs="Times New Roman"/>
          </w:rPr>
          <w:footnoteRef/>
        </w:r>
      </w:ins>
      <w:ins w:id="403" w:author="MAK, Chi Ki Caily" w:date="2024-09-21T15:14:00Z" w16du:dateUtc="2024-09-21T07:14:00Z">
        <w:r w:rsidRPr="00EC5A72">
          <w:rPr>
            <w:rFonts w:ascii="Times New Roman" w:eastAsiaTheme="majorEastAsia" w:hAnsi="Times New Roman" w:cs="Times New Roman"/>
          </w:rPr>
          <w:t xml:space="preserve"> </w:t>
        </w:r>
      </w:ins>
      <w:ins w:id="404" w:author="MAK, Chi Ki Caily" w:date="2024-09-21T15:13:00Z" w16du:dateUtc="2024-09-21T07:13:00Z">
        <w:r w:rsidRPr="00EC5A72">
          <w:rPr>
            <w:rFonts w:ascii="Times New Roman" w:eastAsiaTheme="majorEastAsia" w:hAnsi="Times New Roman" w:cs="Times New Roman"/>
          </w:rPr>
          <w:t>梁静：</w:t>
        </w:r>
      </w:ins>
      <w:ins w:id="405" w:author="MAK, Chi Ki Caily" w:date="2024-09-21T15:14:00Z" w16du:dateUtc="2024-09-21T07:14:00Z">
        <w:r w:rsidRPr="00EC5A72">
          <w:rPr>
            <w:rFonts w:ascii="Times New Roman" w:eastAsiaTheme="majorEastAsia" w:hAnsi="Times New Roman" w:cs="Times New Roman"/>
          </w:rPr>
          <w:t>此字僅剩最下面彎横筆，</w:t>
        </w:r>
      </w:ins>
      <w:ins w:id="406" w:author="MAK, Chi Ki Caily" w:date="2024-09-21T15:13:00Z" w16du:dateUtc="2024-09-21T07:13:00Z">
        <w:r w:rsidRPr="00EC5A72">
          <w:rPr>
            <w:rFonts w:ascii="Times New Roman" w:eastAsiaTheme="majorEastAsia" w:hAnsi="Times New Roman" w:cs="Times New Roman"/>
          </w:rPr>
          <w:t>可能是「子」字殘筆。顧史考：認爲梁静之説不符，姑視爲</w:t>
        </w:r>
      </w:ins>
      <w:ins w:id="407" w:author="MAK, Chi Ki Caily" w:date="2024-09-21T15:14:00Z" w16du:dateUtc="2024-09-21T07:14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408" w:author="MAK, Chi Ki Caily" w:date="2024-09-21T15:13:00Z" w16du:dateUtc="2024-09-21T07:13:00Z">
        <w:r w:rsidRPr="00EC5A72">
          <w:rPr>
            <w:rFonts w:ascii="Times New Roman" w:eastAsiaTheme="majorEastAsia" w:hAnsi="Times New Roman" w:cs="Times New Roman"/>
          </w:rPr>
          <w:t>道</w:t>
        </w:r>
      </w:ins>
      <w:ins w:id="409" w:author="MAK, Chi Ki Caily" w:date="2024-09-21T15:14:00Z" w16du:dateUtc="2024-09-21T07:14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410" w:author="MAK, Chi Ki Caily" w:date="2024-09-21T15:13:00Z" w16du:dateUtc="2024-09-21T07:13:00Z">
        <w:r w:rsidRPr="00EC5A72">
          <w:rPr>
            <w:rFonts w:ascii="Times New Roman" w:eastAsiaTheme="majorEastAsia" w:hAnsi="Times New Roman" w:cs="Times New Roman"/>
          </w:rPr>
          <w:t>字殘筆。若小圖版的位置不誤，則該字前尚容二字左右，</w:t>
        </w:r>
      </w:ins>
      <w:ins w:id="411" w:author="MAK, Chi Ki Caily" w:date="2024-09-21T15:14:00Z" w16du:dateUtc="2024-09-21T07:14:00Z">
        <w:r w:rsidRPr="00EC5A72">
          <w:rPr>
            <w:rFonts w:ascii="Times New Roman" w:eastAsiaTheme="majorEastAsia" w:hAnsi="Times New Roman" w:cs="Times New Roman"/>
          </w:rPr>
          <w:t>又</w:t>
        </w:r>
      </w:ins>
      <w:ins w:id="412" w:author="MAK, Chi Ki Caily" w:date="2024-09-21T15:13:00Z" w16du:dateUtc="2024-09-21T07:13:00Z">
        <w:r w:rsidRPr="00EC5A72">
          <w:rPr>
            <w:rFonts w:ascii="Times New Roman" w:eastAsiaTheme="majorEastAsia" w:hAnsi="Times New Roman" w:cs="Times New Roman"/>
          </w:rPr>
          <w:t>補爲</w:t>
        </w:r>
      </w:ins>
      <w:ins w:id="413" w:author="MAK, Chi Ki Caily" w:date="2024-09-21T15:14:00Z" w16du:dateUtc="2024-09-21T07:14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414" w:author="MAK, Chi Ki Caily" w:date="2024-09-21T15:13:00Z" w16du:dateUtc="2024-09-21T07:13:00Z">
        <w:r w:rsidRPr="00EC5A72">
          <w:rPr>
            <w:rFonts w:ascii="Times New Roman" w:eastAsiaTheme="majorEastAsia" w:hAnsi="Times New Roman" w:cs="Times New Roman"/>
          </w:rPr>
          <w:t>所行</w:t>
        </w:r>
      </w:ins>
      <w:ins w:id="415" w:author="MAK, Chi Ki Caily" w:date="2024-09-21T15:14:00Z" w16du:dateUtc="2024-09-21T07:14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416" w:author="MAK, Chi Ki Caily" w:date="2024-09-21T15:13:00Z" w16du:dateUtc="2024-09-21T07:13:00Z">
        <w:r w:rsidRPr="00EC5A72">
          <w:rPr>
            <w:rFonts w:ascii="Times New Roman" w:eastAsiaTheme="majorEastAsia" w:hAnsi="Times New Roman" w:cs="Times New Roman"/>
          </w:rPr>
          <w:t>。</w:t>
        </w:r>
      </w:ins>
    </w:p>
  </w:footnote>
  <w:footnote w:id="85">
    <w:p w14:paraId="1AB1C526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張光裕：隸作「冬」，讀「終」。</w:t>
      </w:r>
    </w:p>
  </w:footnote>
  <w:footnote w:id="86">
    <w:p w14:paraId="30E4F4EF" w14:textId="0CE3EB4A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張光裕：「沽」讀「孤」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陳偉：讀「固」，蔽塞。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唐洪志：讀「固」似可從，《說文》「固，四塞也」。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李學勤：也可以讀為「固」，可訓為「陋」、「蔽」。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陳偉武：疑讀「固」或「孤」，指孤陋。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俞紹宏、張青松：讀「固」或「孤」文意均可通。</w:t>
      </w:r>
      <w:ins w:id="417" w:author="MAK, Chi Ki Caily" w:date="2024-09-21T15:18:00Z" w16du:dateUtc="2024-09-21T07:18:00Z">
        <w:r w:rsidR="000734BF" w:rsidRPr="00EC5A72">
          <w:rPr>
            <w:rFonts w:ascii="Times New Roman" w:eastAsiaTheme="majorEastAsia" w:hAnsi="Times New Roman" w:cs="Times New Roman"/>
          </w:rPr>
          <w:t>/</w:t>
        </w:r>
        <w:r w:rsidR="000734BF" w:rsidRPr="00EC5A72">
          <w:rPr>
            <w:rFonts w:ascii="Times New Roman" w:eastAsiaTheme="majorEastAsia" w:hAnsi="Times New Roman" w:cs="Times New Roman"/>
          </w:rPr>
          <w:t>顧史考：從張光裕讀「孤」，指陳偉讀「固」亦通。</w:t>
        </w:r>
      </w:ins>
    </w:p>
  </w:footnote>
  <w:footnote w:id="87">
    <w:p w14:paraId="5A953C28" w14:textId="3AF6147A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</w:t>
      </w:r>
      <w:ins w:id="418" w:author="MAK, Chi Ki Caily" w:date="2024-09-21T15:18:00Z" w16du:dateUtc="2024-09-21T07:18:00Z">
        <w:r w:rsidR="000734BF" w:rsidRPr="00EC5A72">
          <w:rPr>
            <w:rFonts w:ascii="Times New Roman" w:eastAsiaTheme="majorEastAsia" w:hAnsi="Times New Roman" w:cs="Times New Roman"/>
          </w:rPr>
          <w:t>、顧史考</w:t>
        </w:r>
      </w:ins>
      <w:r w:rsidRPr="00EC5A72">
        <w:rPr>
          <w:rFonts w:ascii="Times New Roman" w:eastAsiaTheme="majorEastAsia" w:hAnsi="Times New Roman" w:cs="Times New Roman"/>
        </w:rPr>
        <w:t>：讀「肆」。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陳偉：「肆」，不受拘束，縱恣。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唐洪志：讀「隘」，《說文》「隘，陋也」。</w:t>
      </w:r>
      <w:r w:rsidRPr="00EC5A72">
        <w:rPr>
          <w:rFonts w:ascii="Times New Roman" w:eastAsiaTheme="majorEastAsia" w:hAnsi="Times New Roman" w:cs="Times New Roman"/>
        </w:rPr>
        <w:t>/</w:t>
      </w:r>
      <w:ins w:id="419" w:author="MAK, Chi Ki Caily" w:date="2024-09-21T15:16:00Z" w16du:dateUtc="2024-09-21T07:16:00Z">
        <w:r w:rsidR="00B31AFE" w:rsidRPr="00EC5A72">
          <w:rPr>
            <w:rFonts w:ascii="Times New Roman" w:eastAsiaTheme="majorEastAsia" w:hAnsi="Times New Roman" w:cs="Times New Roman"/>
          </w:rPr>
          <w:t>李學勤：</w:t>
        </w:r>
      </w:ins>
      <w:r w:rsidRPr="00EC5A72">
        <w:rPr>
          <w:rFonts w:ascii="Times New Roman" w:eastAsiaTheme="majorEastAsia" w:hAnsi="Times New Roman" w:cs="Times New Roman"/>
        </w:rPr>
        <w:t>隸作「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D08A75B" wp14:editId="600932D6">
            <wp:extent cx="150446" cy="139700"/>
            <wp:effectExtent l="0" t="0" r="2540" b="0"/>
            <wp:docPr id="18167423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174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3746" cy="14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」，通「肆」，放。</w:t>
      </w:r>
    </w:p>
  </w:footnote>
  <w:footnote w:id="88">
    <w:p w14:paraId="2A31A160" w14:textId="666FF333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bookmarkStart w:id="420" w:name="_Hlk176529127"/>
      <w:r w:rsidRPr="00EC5A72">
        <w:rPr>
          <w:rFonts w:ascii="Times New Roman" w:eastAsiaTheme="majorEastAsia" w:hAnsi="Times New Roman" w:cs="Times New Roman"/>
        </w:rPr>
        <w:t>張光裕：「多聞」「多見」見於《論語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為政》。簡文「多聞則惑」義與《論語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為政》「多聞闕疑」相若。</w:t>
      </w:r>
      <w:bookmarkEnd w:id="420"/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唐洪志：白於藍指出「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BF02158" wp14:editId="263C1280">
            <wp:extent cx="152400" cy="152400"/>
            <wp:effectExtent l="0" t="0" r="0" b="0"/>
            <wp:docPr id="8624004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902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20" cy="1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」又見</w:t>
      </w:r>
      <w:r w:rsidR="00E96D43" w:rsidRPr="00EC5A72">
        <w:rPr>
          <w:rFonts w:ascii="Times New Roman" w:eastAsiaTheme="majorEastAsia" w:hAnsi="Times New Roman" w:cs="Times New Roman"/>
        </w:rPr>
        <w:t>於</w:t>
      </w:r>
      <w:r w:rsidRPr="00EC5A72">
        <w:rPr>
          <w:rFonts w:ascii="Times New Roman" w:eastAsiaTheme="majorEastAsia" w:hAnsi="Times New Roman" w:cs="Times New Roman"/>
        </w:rPr>
        <w:t>郭店《緇衣》簡</w:t>
      </w:r>
      <w:r w:rsidRPr="00EC5A72">
        <w:rPr>
          <w:rFonts w:ascii="Times New Roman" w:eastAsiaTheme="majorEastAsia" w:hAnsi="Times New Roman" w:cs="Times New Roman"/>
        </w:rPr>
        <w:t>5</w:t>
      </w:r>
      <w:r w:rsidRPr="00EC5A72">
        <w:rPr>
          <w:rFonts w:ascii="Times New Roman" w:eastAsiaTheme="majorEastAsia" w:hAnsi="Times New Roman" w:cs="Times New Roman"/>
        </w:rPr>
        <w:t>，讀「惑」，但是本簡讀「惑」與儒家思想不合。「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99E70B2" wp14:editId="7E563F57">
            <wp:extent cx="152400" cy="152400"/>
            <wp:effectExtent l="0" t="0" r="0" b="0"/>
            <wp:docPr id="12442811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902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20" cy="1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」字訓讀待考。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李學勤：「惑」即迷惑不知所從。行為恣意放肆乃是寡見（固，即寡陋）造成的弊病。</w:t>
      </w:r>
    </w:p>
  </w:footnote>
  <w:footnote w:id="89">
    <w:p w14:paraId="4B8A78BC" w14:textId="12175983" w:rsidR="00213F86" w:rsidRPr="00EC5A72" w:rsidRDefault="00213F86" w:rsidP="000734BF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bookmarkStart w:id="421" w:name="_Hlk176529212"/>
      <w:r w:rsidRPr="00EC5A72">
        <w:rPr>
          <w:rFonts w:ascii="Times New Roman" w:eastAsiaTheme="majorEastAsia" w:hAnsi="Times New Roman" w:cs="Times New Roman"/>
        </w:rPr>
        <w:t>張光裕</w:t>
      </w:r>
      <w:ins w:id="422" w:author="MAK, Chi Ki Caily" w:date="2024-09-21T15:21:00Z" w16du:dateUtc="2024-09-21T07:21:00Z">
        <w:r w:rsidR="000734BF" w:rsidRPr="00EC5A72">
          <w:rPr>
            <w:rFonts w:ascii="Times New Roman" w:eastAsiaTheme="majorEastAsia" w:hAnsi="Times New Roman" w:cs="Times New Roman"/>
          </w:rPr>
          <w:t>、顧史考</w:t>
        </w:r>
      </w:ins>
      <w:r w:rsidRPr="00EC5A72">
        <w:rPr>
          <w:rFonts w:ascii="Times New Roman" w:eastAsiaTheme="majorEastAsia" w:hAnsi="Times New Roman" w:cs="Times New Roman"/>
        </w:rPr>
        <w:t>：</w:t>
      </w:r>
      <w:ins w:id="423" w:author="MAK, Chi Ki Caily" w:date="2024-09-21T15:21:00Z" w16du:dateUtc="2024-09-21T07:21:00Z">
        <w:r w:rsidR="000734BF" w:rsidRPr="00EC5A72">
          <w:rPr>
            <w:rFonts w:ascii="Times New Roman" w:eastAsiaTheme="majorEastAsia" w:hAnsi="Times New Roman" w:cs="Times New Roman"/>
          </w:rPr>
          <w:t>釋其第一字爲</w:t>
        </w:r>
      </w:ins>
      <w:ins w:id="424" w:author="MAK, Chi Ki Caily" w:date="2024-09-21T15:22:00Z" w16du:dateUtc="2024-09-21T07:22:00Z">
        <w:r w:rsidR="000734BF" w:rsidRPr="00EC5A72">
          <w:rPr>
            <w:rFonts w:ascii="Times New Roman" w:eastAsiaTheme="majorEastAsia" w:hAnsi="Times New Roman" w:cs="Times New Roman"/>
          </w:rPr>
          <w:t>「</w:t>
        </w:r>
      </w:ins>
      <w:ins w:id="425" w:author="MAK, Chi Ki Caily" w:date="2024-09-21T15:21:00Z" w16du:dateUtc="2024-09-21T07:21:00Z">
        <w:r w:rsidR="000734BF" w:rsidRPr="00EC5A72">
          <w:rPr>
            <w:rFonts w:ascii="Times New Roman" w:eastAsiaTheme="majorEastAsia" w:hAnsi="Times New Roman" w:cs="Times New Roman"/>
          </w:rPr>
          <w:t>前</w:t>
        </w:r>
      </w:ins>
      <w:ins w:id="426" w:author="MAK, Chi Ki Caily" w:date="2024-09-21T15:22:00Z" w16du:dateUtc="2024-09-21T07:22:00Z">
        <w:r w:rsidR="000734BF" w:rsidRPr="00EC5A72">
          <w:rPr>
            <w:rFonts w:ascii="Times New Roman" w:eastAsiaTheme="majorEastAsia" w:hAnsi="Times New Roman" w:cs="Times New Roman"/>
          </w:rPr>
          <w:t>」</w:t>
        </w:r>
      </w:ins>
      <w:ins w:id="427" w:author="MAK, Chi Ki Caily" w:date="2024-09-21T15:21:00Z" w16du:dateUtc="2024-09-21T07:21:00Z">
        <w:r w:rsidR="000734BF" w:rsidRPr="00EC5A72">
          <w:rPr>
            <w:rFonts w:ascii="Times New Roman" w:eastAsiaTheme="majorEastAsia" w:hAnsi="Times New Roman" w:cs="Times New Roman"/>
          </w:rPr>
          <w:t>而讀爲</w:t>
        </w:r>
      </w:ins>
      <w:ins w:id="428" w:author="MAK, Chi Ki Caily" w:date="2024-09-21T15:22:00Z" w16du:dateUtc="2024-09-21T07:22:00Z">
        <w:r w:rsidR="000734BF" w:rsidRPr="00EC5A72">
          <w:rPr>
            <w:rFonts w:ascii="Times New Roman" w:eastAsiaTheme="majorEastAsia" w:hAnsi="Times New Roman" w:cs="Times New Roman"/>
          </w:rPr>
          <w:t>「</w:t>
        </w:r>
      </w:ins>
      <w:ins w:id="429" w:author="MAK, Chi Ki Caily" w:date="2024-09-21T15:21:00Z" w16du:dateUtc="2024-09-21T07:21:00Z">
        <w:r w:rsidR="000734BF" w:rsidRPr="00EC5A72">
          <w:rPr>
            <w:rFonts w:ascii="Times New Roman" w:eastAsiaTheme="majorEastAsia" w:hAnsi="Times New Roman" w:cs="Times New Roman"/>
          </w:rPr>
          <w:t>延</w:t>
        </w:r>
      </w:ins>
      <w:ins w:id="430" w:author="MAK, Chi Ki Caily" w:date="2024-09-21T15:22:00Z" w16du:dateUtc="2024-09-21T07:22:00Z">
        <w:r w:rsidR="000734BF" w:rsidRPr="00EC5A72">
          <w:rPr>
            <w:rFonts w:ascii="Times New Roman" w:eastAsiaTheme="majorEastAsia" w:hAnsi="Times New Roman" w:cs="Times New Roman"/>
          </w:rPr>
          <w:t>」，指</w:t>
        </w:r>
      </w:ins>
      <w:r w:rsidRPr="00EC5A72">
        <w:rPr>
          <w:rFonts w:ascii="Times New Roman" w:eastAsiaTheme="majorEastAsia" w:hAnsi="Times New Roman" w:cs="Times New Roman"/>
        </w:rPr>
        <w:t>「延陵季子」即季札，春秋末期吳國公子，受封放延陵（今江蘇武進），故名，嘗被稱頌為古之賢人（見《穀梁傳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襄公二十九年》）。</w:t>
      </w:r>
      <w:bookmarkEnd w:id="421"/>
      <w:r w:rsidRPr="00EC5A72">
        <w:rPr>
          <w:rFonts w:ascii="Times New Roman" w:eastAsiaTheme="majorEastAsia" w:hAnsi="Times New Roman" w:cs="Times New Roman"/>
        </w:rPr>
        <w:t>/</w:t>
      </w:r>
      <w:del w:id="431" w:author="MAK, Chi Ki Caily" w:date="2024-09-21T15:19:00Z" w16du:dateUtc="2024-09-21T07:19:00Z">
        <w:r w:rsidRPr="00EC5A72" w:rsidDel="000734BF">
          <w:rPr>
            <w:rFonts w:ascii="Times New Roman" w:eastAsiaTheme="majorEastAsia" w:hAnsi="Times New Roman" w:cs="Times New Roman"/>
          </w:rPr>
          <w:delText>小蟲、</w:delText>
        </w:r>
      </w:del>
      <w:r w:rsidRPr="00EC5A72">
        <w:rPr>
          <w:rFonts w:ascii="Times New Roman" w:eastAsiaTheme="majorEastAsia" w:hAnsi="Times New Roman" w:cs="Times New Roman"/>
        </w:rPr>
        <w:t>蘇建洲、劉洪濤</w:t>
      </w:r>
      <w:ins w:id="432" w:author="MAK, Chi Ki Caily" w:date="2024-09-21T15:19:00Z" w16du:dateUtc="2024-09-21T07:19:00Z">
        <w:r w:rsidR="000734BF" w:rsidRPr="00EC5A72">
          <w:rPr>
            <w:rFonts w:ascii="Times New Roman" w:eastAsiaTheme="majorEastAsia" w:hAnsi="Times New Roman" w:cs="Times New Roman"/>
          </w:rPr>
          <w:t>（網名「小蟲」）</w:t>
        </w:r>
      </w:ins>
      <w:r w:rsidRPr="00EC5A72">
        <w:rPr>
          <w:rFonts w:ascii="Times New Roman" w:eastAsiaTheme="majorEastAsia" w:hAnsi="Times New Roman" w:cs="Times New Roman"/>
        </w:rPr>
        <w:t>：釋「脠」，從「延」得聲，假為「延」。</w:t>
      </w:r>
      <w:ins w:id="433" w:author="MAK, Chi Ki Caily" w:date="2024-09-21T15:21:00Z" w16du:dateUtc="2024-09-21T07:21:00Z">
        <w:r w:rsidR="000734BF" w:rsidRPr="00EC5A72">
          <w:rPr>
            <w:rFonts w:ascii="Times New Roman" w:eastAsiaTheme="majorEastAsia" w:hAnsi="Times New Roman" w:cs="Times New Roman"/>
          </w:rPr>
          <w:t>/</w:t>
        </w:r>
      </w:ins>
      <w:ins w:id="434" w:author="MAK, Chi Ki Caily" w:date="2024-09-21T15:20:00Z" w16du:dateUtc="2024-09-21T07:20:00Z">
        <w:r w:rsidR="000734BF" w:rsidRPr="00EC5A72">
          <w:rPr>
            <w:rFonts w:ascii="Times New Roman" w:eastAsiaTheme="majorEastAsia" w:hAnsi="Times New Roman" w:cs="Times New Roman"/>
          </w:rPr>
          <w:t>李天虹：對相關字形作深入分析，認爲劉氏之釋雖可備一説，而尚待「更有力的證據」，仍傾向於釋爲「前」。</w:t>
        </w:r>
      </w:ins>
    </w:p>
  </w:footnote>
  <w:footnote w:id="90">
    <w:p w14:paraId="1A46A4F5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bookmarkStart w:id="435" w:name="_Hlk176529227"/>
      <w:r w:rsidRPr="00EC5A72">
        <w:rPr>
          <w:rFonts w:ascii="Times New Roman" w:eastAsiaTheme="majorEastAsia" w:hAnsi="Times New Roman" w:cs="Times New Roman"/>
        </w:rPr>
        <w:t>張光裕：「天民」，《莊子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庚桑楚》「人有脩者，乃今有恆。有恆者，人舍之，天助之。人之所含，謂之天民：天之所助，謂之天子」，《孟子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萬章下》「天之生斯民也，使先知覺後知，使先覺覺後覺。予，天民之先覺者也；予將以此道覺此民也」，《禮記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王制》「少而無父者謂之孤，老而無子者謂之獨，老而無妻者調之矜，老而無夫者之謂寡。此四者，天民之窮而無告者也，皆有常餼」。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俞紹宏、張青松：《莊子》《孟子》「天民」指天生之民，《禮記》指普通民眾。這裏「天民」指天生之民，與凡間之民相對。</w:t>
      </w:r>
    </w:p>
    <w:bookmarkEnd w:id="435"/>
  </w:footnote>
  <w:footnote w:id="91">
    <w:p w14:paraId="23330A9F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bookmarkStart w:id="436" w:name="_Hlk176529320"/>
      <w:r w:rsidRPr="00EC5A72">
        <w:rPr>
          <w:rFonts w:ascii="Times New Roman" w:eastAsiaTheme="majorEastAsia" w:hAnsi="Times New Roman" w:cs="Times New Roman"/>
        </w:rPr>
        <w:t>范常喜：「生」，出生，養育。</w:t>
      </w:r>
      <w:bookmarkStart w:id="437" w:name="_Hlk176529282"/>
      <w:r w:rsidRPr="00EC5A72">
        <w:rPr>
          <w:rFonts w:ascii="Times New Roman" w:eastAsiaTheme="majorEastAsia" w:hAnsi="Times New Roman" w:cs="Times New Roman"/>
        </w:rPr>
        <w:t>《禮記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檀弓下》載孔子言「延陵季子，吳之習於禮者也」</w:t>
      </w:r>
      <w:bookmarkEnd w:id="437"/>
      <w:r w:rsidRPr="00EC5A72">
        <w:rPr>
          <w:rFonts w:ascii="Times New Roman" w:eastAsiaTheme="majorEastAsia" w:hAnsi="Times New Roman" w:cs="Times New Roman"/>
        </w:rPr>
        <w:t>，簡文「生而不因其俗」可能是指季札知禮，未因襲吳地斷奏紋身等蠻夷之俗。另外這裡的「生」也可能指諸侯之子繼父位。</w:t>
      </w:r>
    </w:p>
    <w:bookmarkEnd w:id="436"/>
  </w:footnote>
  <w:footnote w:id="92">
    <w:p w14:paraId="782B3167" w14:textId="77777777" w:rsidR="00213F86" w:rsidRPr="004337D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張光裕：「浴」疑讀「俗」。</w:t>
      </w:r>
    </w:p>
  </w:footnote>
  <w:footnote w:id="93">
    <w:p w14:paraId="2C132CBD" w14:textId="1908FDCF" w:rsidR="00213F86" w:rsidRPr="00EC5A72" w:rsidRDefault="00213F86" w:rsidP="000734BF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F5FE657" wp14:editId="0D1472A6">
            <wp:extent cx="81433" cy="128935"/>
            <wp:effectExtent l="0" t="0" r="0" b="4445"/>
            <wp:docPr id="19478251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979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6420" cy="15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釋「十」，其後殘字闕釋。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陳劍：釋「七」，簡</w:t>
      </w:r>
      <w:r w:rsidRPr="00EC5A72">
        <w:rPr>
          <w:rFonts w:ascii="Times New Roman" w:eastAsiaTheme="majorEastAsia" w:hAnsi="Times New Roman" w:cs="Times New Roman"/>
        </w:rPr>
        <w:t>2</w:t>
      </w:r>
      <w:r w:rsidRPr="00EC5A72">
        <w:rPr>
          <w:rFonts w:ascii="Times New Roman" w:eastAsiaTheme="majorEastAsia" w:hAnsi="Times New Roman" w:cs="Times New Roman"/>
        </w:rPr>
        <w:t>末殘字疑釋「年」。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范常喜：疑「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47EF204" wp14:editId="751767A1">
            <wp:extent cx="81433" cy="128935"/>
            <wp:effectExtent l="0" t="0" r="0" b="4445"/>
            <wp:docPr id="13710587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979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6420" cy="15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」是</w:t>
      </w:r>
      <w:r w:rsidR="0076616A" w:rsidRPr="00EC5A72">
        <w:rPr>
          <w:rFonts w:ascii="Times New Roman" w:eastAsiaTheme="majorEastAsia" w:hAnsi="Times New Roman" w:cs="Times New Roman"/>
        </w:rPr>
        <w:t>「</w:t>
      </w:r>
      <w:r w:rsidRPr="00EC5A72">
        <w:rPr>
          <w:rFonts w:ascii="Times New Roman" w:eastAsiaTheme="majorEastAsia" w:hAnsi="Times New Roman" w:cs="Times New Roman"/>
        </w:rPr>
        <w:t>十七</w:t>
      </w:r>
      <w:r w:rsidR="0076616A" w:rsidRPr="00EC5A72">
        <w:rPr>
          <w:rFonts w:ascii="Times New Roman" w:eastAsiaTheme="majorEastAsia" w:hAnsi="Times New Roman" w:cs="Times New Roman"/>
        </w:rPr>
        <w:t>」</w:t>
      </w:r>
      <w:r w:rsidRPr="00EC5A72">
        <w:rPr>
          <w:rFonts w:ascii="Times New Roman" w:eastAsiaTheme="majorEastAsia" w:hAnsi="Times New Roman" w:cs="Times New Roman"/>
        </w:rPr>
        <w:t>的合文。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范常喜：簡</w:t>
      </w:r>
      <w:r w:rsidRPr="00EC5A72">
        <w:rPr>
          <w:rFonts w:ascii="Times New Roman" w:eastAsiaTheme="majorEastAsia" w:hAnsi="Times New Roman" w:cs="Times New Roman"/>
        </w:rPr>
        <w:t>2</w:t>
      </w:r>
      <w:r w:rsidRPr="00EC5A72">
        <w:rPr>
          <w:rFonts w:ascii="Times New Roman" w:eastAsiaTheme="majorEastAsia" w:hAnsi="Times New Roman" w:cs="Times New Roman"/>
        </w:rPr>
        <w:t>末殘字可能是從「人」「心」的「仁」字，這裏讀「年」。</w:t>
      </w:r>
      <w:ins w:id="438" w:author="MAK, Chi Ki Caily" w:date="2024-09-21T15:23:00Z" w16du:dateUtc="2024-09-21T07:23:00Z">
        <w:r w:rsidR="000734BF" w:rsidRPr="00EC5A72">
          <w:rPr>
            <w:rFonts w:ascii="Times New Roman" w:eastAsiaTheme="majorEastAsia" w:hAnsi="Times New Roman" w:cs="Times New Roman"/>
          </w:rPr>
          <w:t>/</w:t>
        </w:r>
        <w:r w:rsidR="000734BF" w:rsidRPr="00EC5A72">
          <w:rPr>
            <w:rFonts w:ascii="Times New Roman" w:eastAsiaTheme="majorEastAsia" w:hAnsi="Times New Roman" w:cs="Times New Roman"/>
          </w:rPr>
          <w:t>顧史考：且釋讀爲「十年」。然所謂「年」字實在無法依形釋出；范常喜謂其上似从「人」、下似从「心」，爲「仁」字之讀爲「年」者；似不足據。</w:t>
        </w:r>
      </w:ins>
    </w:p>
  </w:footnote>
  <w:footnote w:id="94">
    <w:p w14:paraId="76A80CEC" w14:textId="32CB3F92" w:rsidR="00213F86" w:rsidRPr="00EC5A72" w:rsidRDefault="00213F86" w:rsidP="0050176A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張光裕：隸作「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DEF8613" wp14:editId="08F740AD">
            <wp:extent cx="109728" cy="120701"/>
            <wp:effectExtent l="0" t="0" r="5080" b="0"/>
            <wp:docPr id="18718793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188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2124" cy="12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」，後加逗號。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范常喜：簡</w:t>
      </w:r>
      <w:r w:rsidRPr="00EC5A72">
        <w:rPr>
          <w:rFonts w:ascii="Times New Roman" w:eastAsiaTheme="majorEastAsia" w:hAnsi="Times New Roman" w:cs="Times New Roman"/>
        </w:rPr>
        <w:t>1</w:t>
      </w:r>
      <w:r w:rsidRPr="00EC5A72">
        <w:rPr>
          <w:rFonts w:ascii="Times New Roman" w:eastAsiaTheme="majorEastAsia" w:hAnsi="Times New Roman" w:cs="Times New Roman"/>
        </w:rPr>
        <w:t>第二字即「壤」字，讀「讓」。</w:t>
      </w:r>
      <w:r w:rsidRPr="00EC5A72">
        <w:rPr>
          <w:rFonts w:ascii="Times New Roman" w:eastAsiaTheme="majorEastAsia" w:hAnsi="Times New Roman" w:cs="Times New Roman"/>
        </w:rPr>
        <w:t>/</w:t>
      </w:r>
      <w:ins w:id="439" w:author="MAK, Chi Ki Caily" w:date="2024-09-21T15:27:00Z" w16du:dateUtc="2024-09-21T07:27:00Z">
        <w:r w:rsidR="0050176A" w:rsidRPr="00EC5A72">
          <w:rPr>
            <w:rFonts w:ascii="Times New Roman" w:eastAsiaTheme="majorEastAsia" w:hAnsi="Times New Roman" w:cs="Times New Roman"/>
          </w:rPr>
          <w:t>李守奎、</w:t>
        </w:r>
      </w:ins>
      <w:r w:rsidRPr="00EC5A72">
        <w:rPr>
          <w:rFonts w:ascii="Times New Roman" w:eastAsiaTheme="majorEastAsia" w:hAnsi="Times New Roman" w:cs="Times New Roman"/>
        </w:rPr>
        <w:t>蘇建洲：釋「毄」（墼）。「毄散」讀「臂袒」或「裼袒」，傾向後說。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徐在國：「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078E20D" wp14:editId="0884BEDA">
            <wp:extent cx="256032" cy="131138"/>
            <wp:effectExtent l="0" t="0" r="0" b="2540"/>
            <wp:docPr id="13326966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960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677" cy="13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」疑讀「擊殺」。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侯乃峰：「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79A7886" wp14:editId="2C0EA9E3">
            <wp:extent cx="128016" cy="103632"/>
            <wp:effectExtent l="0" t="0" r="5715" b="0"/>
            <wp:docPr id="2703279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96083" name=""/>
                    <pic:cNvPicPr/>
                  </pic:nvPicPr>
                  <pic:blipFill rotWithShape="1">
                    <a:blip r:embed="rId34"/>
                    <a:srcRect l="1" r="49874" b="20776"/>
                    <a:stretch/>
                  </pic:blipFill>
                  <pic:spPr bwMode="auto">
                    <a:xfrm>
                      <a:off x="0" y="0"/>
                      <a:ext cx="131668" cy="106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」疑讀「畫」。</w:t>
      </w:r>
      <w:ins w:id="440" w:author="MAK, Chi Ki Caily" w:date="2024-09-21T15:24:00Z" w16du:dateUtc="2024-09-21T07:24:00Z">
        <w:r w:rsidR="000734BF" w:rsidRPr="00EC5A72">
          <w:rPr>
            <w:rFonts w:ascii="Times New Roman" w:eastAsiaTheme="majorEastAsia" w:hAnsi="Times New Roman" w:cs="Times New Roman"/>
          </w:rPr>
          <w:t>/</w:t>
        </w:r>
        <w:r w:rsidR="000734BF" w:rsidRPr="00EC5A72">
          <w:rPr>
            <w:rFonts w:ascii="Times New Roman" w:eastAsiaTheme="majorEastAsia" w:hAnsi="Times New Roman" w:cs="Times New Roman"/>
          </w:rPr>
          <w:t>陳</w:t>
        </w:r>
      </w:ins>
      <w:ins w:id="441" w:author="MAK, Chi Ki Caily" w:date="2024-09-21T15:25:00Z" w16du:dateUtc="2024-09-21T07:25:00Z">
        <w:r w:rsidR="0050176A" w:rsidRPr="00EC5A72">
          <w:rPr>
            <w:rFonts w:ascii="Times New Roman" w:eastAsiaTheme="majorEastAsia" w:hAnsi="Times New Roman" w:cs="Times New Roman"/>
          </w:rPr>
          <w:t>劍</w:t>
        </w:r>
      </w:ins>
      <w:ins w:id="442" w:author="MAK, Chi Ki Caily" w:date="2024-09-21T15:26:00Z" w16du:dateUtc="2024-09-21T07:26:00Z">
        <w:r w:rsidR="0050176A" w:rsidRPr="00EC5A72">
          <w:rPr>
            <w:rFonts w:ascii="Times New Roman" w:eastAsiaTheme="majorEastAsia" w:hAnsi="Times New Roman" w:cs="Times New Roman"/>
          </w:rPr>
          <w:t>、顧史考</w:t>
        </w:r>
      </w:ins>
      <w:ins w:id="443" w:author="MAK, Chi Ki Caily" w:date="2024-09-21T15:25:00Z" w16du:dateUtc="2024-09-21T07:25:00Z">
        <w:r w:rsidR="0050176A" w:rsidRPr="00EC5A72">
          <w:rPr>
            <w:rFonts w:ascii="Times New Roman" w:eastAsiaTheme="majorEastAsia" w:hAnsi="Times New Roman" w:cs="Times New Roman"/>
          </w:rPr>
          <w:t>：</w:t>
        </w:r>
      </w:ins>
      <w:ins w:id="444" w:author="MAK, Chi Ki Caily" w:date="2024-09-21T15:26:00Z" w16du:dateUtc="2024-09-21T07:26:00Z">
        <w:r w:rsidR="0050176A" w:rsidRPr="00EC5A72">
          <w:rPr>
            <w:rFonts w:ascii="Times New Roman" w:eastAsiaTheme="majorEastAsia" w:hAnsi="Times New Roman" w:cs="Times New Roman"/>
          </w:rPr>
          <w:t>「</w:t>
        </w:r>
        <w:r w:rsidR="0050176A" w:rsidRPr="00EC5A72">
          <w:rPr>
            <w:rFonts w:ascii="Times New Roman" w:eastAsiaTheme="majorEastAsia" w:hAnsi="Times New Roman" w:cs="Times New Roman"/>
            <w:noProof/>
          </w:rPr>
          <w:drawing>
            <wp:inline distT="0" distB="0" distL="0" distR="0" wp14:anchorId="7F266A5B" wp14:editId="7FCB10E0">
              <wp:extent cx="109728" cy="120701"/>
              <wp:effectExtent l="0" t="0" r="5080" b="0"/>
              <wp:docPr id="1075763624" name="圖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26218891" name=""/>
                      <pic:cNvPicPr/>
                    </pic:nvPicPr>
                    <pic:blipFill>
                      <a:blip r:embed="rId3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2124" cy="12333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50176A" w:rsidRPr="00EC5A72">
          <w:rPr>
            <w:rFonts w:ascii="Times New Roman" w:eastAsiaTheme="majorEastAsia" w:hAnsi="Times New Roman" w:cs="Times New Roman"/>
          </w:rPr>
          <w:t>」後連續讀、不加逗號，</w:t>
        </w:r>
      </w:ins>
      <w:ins w:id="445" w:author="MAK, Chi Ki Caily" w:date="2024-09-21T15:24:00Z" w16du:dateUtc="2024-09-21T07:24:00Z">
        <w:r w:rsidR="000734BF" w:rsidRPr="00EC5A72">
          <w:rPr>
            <w:rFonts w:ascii="Times New Roman" w:eastAsiaTheme="majorEastAsia" w:hAnsi="Times New Roman" w:cs="Times New Roman"/>
          </w:rPr>
          <w:t>疑或該改釋此字爲</w:t>
        </w:r>
      </w:ins>
      <w:ins w:id="446" w:author="MAK, Chi Ki Caily" w:date="2024-09-21T15:25:00Z" w16du:dateUtc="2024-09-21T07:25:00Z">
        <w:r w:rsidR="0050176A" w:rsidRPr="00EC5A72">
          <w:rPr>
            <w:rFonts w:ascii="Times New Roman" w:eastAsiaTheme="majorEastAsia" w:hAnsi="Times New Roman" w:cs="Times New Roman"/>
          </w:rPr>
          <w:t>「</w:t>
        </w:r>
      </w:ins>
      <w:ins w:id="447" w:author="MAK, Chi Ki Caily" w:date="2024-09-21T15:24:00Z" w16du:dateUtc="2024-09-21T07:24:00Z">
        <w:r w:rsidR="000734BF" w:rsidRPr="00EC5A72">
          <w:rPr>
            <w:rFonts w:ascii="Times New Roman" w:eastAsiaTheme="majorEastAsia" w:hAnsi="Times New Roman" w:cs="Times New Roman"/>
          </w:rPr>
          <w:t>墼</w:t>
        </w:r>
      </w:ins>
      <w:ins w:id="448" w:author="MAK, Chi Ki Caily" w:date="2024-09-21T15:25:00Z" w16du:dateUtc="2024-09-21T07:25:00Z">
        <w:r w:rsidR="0050176A" w:rsidRPr="00EC5A72">
          <w:rPr>
            <w:rFonts w:ascii="Times New Roman" w:eastAsiaTheme="majorEastAsia" w:hAnsi="Times New Roman" w:cs="Times New Roman"/>
          </w:rPr>
          <w:t>」</w:t>
        </w:r>
      </w:ins>
      <w:ins w:id="449" w:author="MAK, Chi Ki Caily" w:date="2024-09-21T15:27:00Z" w16du:dateUtc="2024-09-21T07:27:00Z">
        <w:r w:rsidR="0050176A" w:rsidRPr="00EC5A72">
          <w:rPr>
            <w:rFonts w:ascii="Times New Roman" w:eastAsiaTheme="majorEastAsia" w:hAnsi="Times New Roman" w:cs="Times New Roman"/>
          </w:rPr>
          <w:t>。</w:t>
        </w:r>
      </w:ins>
    </w:p>
  </w:footnote>
  <w:footnote w:id="95">
    <w:p w14:paraId="2804B7C4" w14:textId="324EA5AF" w:rsidR="00213F86" w:rsidRPr="004337D2" w:rsidRDefault="00213F86" w:rsidP="0050176A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張光裕：依形隸定。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蘇建洲：似乎與《曹沫之陣》簡</w:t>
      </w:r>
      <w:r w:rsidRPr="00EC5A72">
        <w:rPr>
          <w:rFonts w:ascii="Times New Roman" w:eastAsiaTheme="majorEastAsia" w:hAnsi="Times New Roman" w:cs="Times New Roman"/>
        </w:rPr>
        <w:t>43</w:t>
      </w:r>
      <w:r w:rsidRPr="00EC5A72">
        <w:rPr>
          <w:rFonts w:ascii="Times New Roman" w:eastAsiaTheme="majorEastAsia" w:hAnsi="Times New Roman" w:cs="Times New Roman"/>
        </w:rPr>
        <w:t>「散」字字形相類。</w:t>
      </w:r>
      <w:ins w:id="452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又引復旦讀書會對清華簡壹《祭公之顧命》讀爲「祭」之字聲旁的分析中所指出，即三體石經之「捷」所从聲符與「散」字聲符相同而「捷」與</w:t>
        </w:r>
      </w:ins>
      <w:ins w:id="453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「</w:t>
        </w:r>
      </w:ins>
      <w:ins w:id="454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祭</w:t>
        </w:r>
      </w:ins>
      <w:ins w:id="455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」</w:t>
        </w:r>
      </w:ins>
      <w:ins w:id="456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亦音近可通，説明</w:t>
        </w:r>
      </w:ins>
      <w:ins w:id="457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「</w:t>
        </w:r>
      </w:ins>
      <w:ins w:id="458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散</w:t>
        </w:r>
      </w:ins>
      <w:ins w:id="459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」</w:t>
        </w:r>
      </w:ins>
      <w:ins w:id="460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（元部）、</w:t>
        </w:r>
      </w:ins>
      <w:ins w:id="461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「</w:t>
        </w:r>
      </w:ins>
      <w:ins w:id="462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祭</w:t>
        </w:r>
      </w:ins>
      <w:ins w:id="463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」</w:t>
        </w:r>
      </w:ins>
      <w:ins w:id="464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（月部）、</w:t>
        </w:r>
      </w:ins>
      <w:ins w:id="465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「</w:t>
        </w:r>
      </w:ins>
      <w:ins w:id="466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捷</w:t>
        </w:r>
      </w:ins>
      <w:ins w:id="467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」</w:t>
        </w:r>
      </w:ins>
      <w:ins w:id="468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（葉部）聲韻關係相通。蘇氏從</w:t>
        </w:r>
      </w:ins>
      <w:ins w:id="469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「</w:t>
        </w:r>
      </w:ins>
      <w:ins w:id="470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散</w:t>
        </w:r>
      </w:ins>
      <w:ins w:id="471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」</w:t>
        </w:r>
      </w:ins>
      <w:ins w:id="472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聲符之角度而讀此字爲</w:t>
        </w:r>
      </w:ins>
      <w:ins w:id="473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「</w:t>
        </w:r>
      </w:ins>
      <w:ins w:id="474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袒</w:t>
        </w:r>
      </w:ins>
      <w:ins w:id="475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」</w:t>
        </w:r>
      </w:ins>
      <w:ins w:id="476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，與前字連讀爲</w:t>
        </w:r>
      </w:ins>
      <w:ins w:id="477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「</w:t>
        </w:r>
      </w:ins>
      <w:ins w:id="478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裼袒</w:t>
        </w:r>
      </w:ins>
      <w:ins w:id="479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」</w:t>
        </w:r>
      </w:ins>
      <w:ins w:id="480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（亦謂或可讀爲</w:t>
        </w:r>
      </w:ins>
      <w:ins w:id="481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「</w:t>
        </w:r>
      </w:ins>
      <w:ins w:id="482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臂袒</w:t>
        </w:r>
      </w:ins>
      <w:ins w:id="483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」</w:t>
        </w:r>
      </w:ins>
      <w:ins w:id="484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），亦即</w:t>
        </w:r>
      </w:ins>
      <w:ins w:id="485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「</w:t>
        </w:r>
      </w:ins>
      <w:ins w:id="486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袒裼</w:t>
        </w:r>
      </w:ins>
      <w:ins w:id="487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」</w:t>
        </w:r>
      </w:ins>
      <w:ins w:id="488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之義，對應吴人</w:t>
        </w:r>
      </w:ins>
      <w:ins w:id="489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「</w:t>
        </w:r>
      </w:ins>
      <w:ins w:id="490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臝以爲飾</w:t>
        </w:r>
      </w:ins>
      <w:ins w:id="491" w:author="MAK, Chi Ki Caily" w:date="2024-09-21T15:30:00Z" w16du:dateUtc="2024-09-21T07:30:00Z">
        <w:r w:rsidR="0050176A" w:rsidRPr="00EC5A72">
          <w:rPr>
            <w:rFonts w:ascii="Times New Roman" w:eastAsiaTheme="majorEastAsia" w:hAnsi="Times New Roman" w:cs="Times New Roman"/>
          </w:rPr>
          <w:t>」</w:t>
        </w:r>
      </w:ins>
      <w:ins w:id="492" w:author="MAK, Chi Ki Caily" w:date="2024-09-21T15:29:00Z" w16du:dateUtc="2024-09-21T07:29:00Z">
        <w:r w:rsidR="0050176A" w:rsidRPr="00EC5A72">
          <w:rPr>
            <w:rFonts w:ascii="Times New Roman" w:eastAsiaTheme="majorEastAsia" w:hAnsi="Times New Roman" w:cs="Times New Roman"/>
          </w:rPr>
          <w:t>之俗。</w:t>
        </w:r>
      </w:ins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范常喜：「散」疑讀「札」，亦即季札之名。這</w:t>
      </w:r>
      <w:ins w:id="493" w:author="MAK, Chi Ki Caily" w:date="2024-09-21T10:39:00Z" w16du:dateUtc="2024-09-21T02:39:00Z">
        <w:r w:rsidR="005D65F1" w:rsidRPr="00EC5A72">
          <w:rPr>
            <w:rFonts w:ascii="Times New Roman" w:eastAsiaTheme="majorEastAsia" w:hAnsi="Times New Roman" w:cs="Times New Roman"/>
          </w:rPr>
          <w:t>裏</w:t>
        </w:r>
      </w:ins>
      <w:r w:rsidRPr="00EC5A72">
        <w:rPr>
          <w:rFonts w:ascii="Times New Roman" w:eastAsiaTheme="majorEastAsia" w:hAnsi="Times New Roman" w:cs="Times New Roman"/>
        </w:rPr>
        <w:t>是指吳人「讓」於季札。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侯乃峰：「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99830F2" wp14:editId="6E9A98B1">
            <wp:extent cx="139482" cy="139827"/>
            <wp:effectExtent l="0" t="0" r="0" b="0"/>
            <wp:docPr id="7032279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96083" name=""/>
                    <pic:cNvPicPr/>
                  </pic:nvPicPr>
                  <pic:blipFill rotWithShape="1">
                    <a:blip r:embed="rId34"/>
                    <a:srcRect l="41056" t="-9431" r="3689" b="1284"/>
                    <a:stretch/>
                  </pic:blipFill>
                  <pic:spPr bwMode="auto">
                    <a:xfrm>
                      <a:off x="0" y="0"/>
                      <a:ext cx="145144" cy="145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」與清華簡《祭公之顧命》簡</w:t>
      </w:r>
      <w:r w:rsidRPr="00EC5A72">
        <w:rPr>
          <w:rFonts w:ascii="Times New Roman" w:eastAsiaTheme="majorEastAsia" w:hAnsi="Times New Roman" w:cs="Times New Roman"/>
        </w:rPr>
        <w:t>1</w:t>
      </w:r>
      <w:r w:rsidRPr="00EC5A72">
        <w:rPr>
          <w:rFonts w:ascii="Times New Roman" w:eastAsiaTheme="majorEastAsia" w:hAnsi="Times New Roman" w:cs="Times New Roman"/>
        </w:rPr>
        <w:t>「祭」的那個字有關，那個字為雙聲符字，「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BE0A3E7" wp14:editId="33FCBA72">
            <wp:extent cx="139482" cy="139827"/>
            <wp:effectExtent l="0" t="0" r="0" b="0"/>
            <wp:docPr id="19817982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96083" name=""/>
                    <pic:cNvPicPr/>
                  </pic:nvPicPr>
                  <pic:blipFill rotWithShape="1">
                    <a:blip r:embed="rId34"/>
                    <a:srcRect l="41056" t="-9431" r="3689" b="1284"/>
                    <a:stretch/>
                  </pic:blipFill>
                  <pic:spPr bwMode="auto">
                    <a:xfrm>
                      <a:off x="0" y="0"/>
                      <a:ext cx="145144" cy="145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」可讀「契」。「畫契」當是文身。</w:t>
      </w:r>
      <w:ins w:id="494" w:author="MAK, Chi Ki Caily" w:date="2024-09-21T15:31:00Z" w16du:dateUtc="2024-09-21T07:31:00Z">
        <w:r w:rsidR="0050176A" w:rsidRPr="00EC5A72">
          <w:rPr>
            <w:rFonts w:ascii="Times New Roman" w:eastAsiaTheme="majorEastAsia" w:hAnsi="Times New Roman" w:cs="Times New Roman"/>
          </w:rPr>
          <w:t>/</w:t>
        </w:r>
        <w:r w:rsidR="0050176A" w:rsidRPr="00EC5A72">
          <w:rPr>
            <w:rFonts w:ascii="Times New Roman" w:eastAsiaTheme="majorEastAsia" w:hAnsi="Times New Roman" w:cs="Times New Roman"/>
          </w:rPr>
          <w:t>顧史考：從蘇建洲讀「裼袒」。</w:t>
        </w:r>
      </w:ins>
    </w:p>
  </w:footnote>
  <w:footnote w:id="96">
    <w:p w14:paraId="580AA1C2" w14:textId="30AB7C6B" w:rsidR="00213F86" w:rsidRPr="00EC5A72" w:rsidRDefault="00213F86" w:rsidP="00CD559F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張光裕：隸作「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18985FA" wp14:editId="13E58424">
            <wp:extent cx="109220" cy="109220"/>
            <wp:effectExtent l="0" t="0" r="5080" b="5080"/>
            <wp:docPr id="4403448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219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0601" cy="11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蘇建洲：</w:t>
      </w:r>
      <w:r w:rsidRPr="00EC5A72">
        <w:rPr>
          <w:rFonts w:ascii="Times New Roman" w:eastAsiaTheme="majorEastAsia" w:hAnsi="Times New Roman" w:cs="Times New Roman"/>
        </w:rPr>
        <w:t>2009</w:t>
      </w:r>
      <w:r w:rsidRPr="00EC5A72">
        <w:rPr>
          <w:rFonts w:ascii="Times New Roman" w:eastAsiaTheme="majorEastAsia" w:hAnsi="Times New Roman" w:cs="Times New Roman"/>
        </w:rPr>
        <w:t>第四字右邊似平從「皮」；</w:t>
      </w:r>
      <w:r w:rsidRPr="00EC5A72">
        <w:rPr>
          <w:rFonts w:ascii="Times New Roman" w:eastAsiaTheme="majorEastAsia" w:hAnsi="Times New Roman" w:cs="Times New Roman"/>
        </w:rPr>
        <w:t>2011</w:t>
      </w:r>
      <w:r w:rsidRPr="00EC5A72">
        <w:rPr>
          <w:rFonts w:ascii="Times New Roman" w:eastAsiaTheme="majorEastAsia" w:hAnsi="Times New Roman" w:cs="Times New Roman"/>
        </w:rPr>
        <w:t>又指出可釋作「俌」，可讀「文」。但</w:t>
      </w:r>
      <w:r w:rsidRPr="00EC5A72">
        <w:rPr>
          <w:rFonts w:ascii="Times New Roman" w:eastAsiaTheme="majorEastAsia" w:hAnsi="Times New Roman" w:cs="Times New Roman"/>
        </w:rPr>
        <w:t>2012</w:t>
      </w:r>
      <w:r w:rsidRPr="00EC5A72">
        <w:rPr>
          <w:rFonts w:ascii="Times New Roman" w:eastAsiaTheme="majorEastAsia" w:hAnsi="Times New Roman" w:cs="Times New Roman"/>
        </w:rPr>
        <w:t>時又主張存疑。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陳劍：簡</w:t>
      </w:r>
      <w:r w:rsidRPr="00EC5A72">
        <w:rPr>
          <w:rFonts w:ascii="Times New Roman" w:eastAsiaTheme="majorEastAsia" w:hAnsi="Times New Roman" w:cs="Times New Roman"/>
        </w:rPr>
        <w:t>1</w:t>
      </w:r>
      <w:r w:rsidRPr="00EC5A72">
        <w:rPr>
          <w:rFonts w:ascii="Times New Roman" w:eastAsiaTheme="majorEastAsia" w:hAnsi="Times New Roman" w:cs="Times New Roman"/>
        </w:rPr>
        <w:t>第</w:t>
      </w:r>
      <w:r w:rsidRPr="00EC5A72">
        <w:rPr>
          <w:rFonts w:ascii="Times New Roman" w:eastAsiaTheme="majorEastAsia" w:hAnsi="Times New Roman" w:cs="Times New Roman"/>
        </w:rPr>
        <w:t>2</w:t>
      </w:r>
      <w:r w:rsidRPr="00EC5A72">
        <w:rPr>
          <w:rFonts w:ascii="Times New Roman" w:eastAsiaTheme="majorEastAsia" w:hAnsi="Times New Roman" w:cs="Times New Roman"/>
        </w:rPr>
        <w:t>至第</w:t>
      </w:r>
      <w:r w:rsidRPr="00EC5A72">
        <w:rPr>
          <w:rFonts w:ascii="Times New Roman" w:eastAsiaTheme="majorEastAsia" w:hAnsi="Times New Roman" w:cs="Times New Roman"/>
        </w:rPr>
        <w:t>4</w:t>
      </w:r>
      <w:r w:rsidRPr="00EC5A72">
        <w:rPr>
          <w:rFonts w:ascii="Times New Roman" w:eastAsiaTheme="majorEastAsia" w:hAnsi="Times New Roman" w:cs="Times New Roman"/>
        </w:rPr>
        <w:t>字疑釋讀為「動散俑」。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何有祖：簡</w:t>
      </w:r>
      <w:r w:rsidRPr="00EC5A72">
        <w:rPr>
          <w:rFonts w:ascii="Times New Roman" w:eastAsiaTheme="majorEastAsia" w:hAnsi="Times New Roman" w:cs="Times New Roman"/>
        </w:rPr>
        <w:t>1</w:t>
      </w:r>
      <w:r w:rsidRPr="00EC5A72">
        <w:rPr>
          <w:rFonts w:ascii="Times New Roman" w:eastAsiaTheme="majorEastAsia" w:hAnsi="Times New Roman" w:cs="Times New Roman"/>
        </w:rPr>
        <w:t>第四字隸作「</w:t>
      </w:r>
      <w:r w:rsidRPr="00EC5A72">
        <w:rPr>
          <w:rFonts w:ascii="Times New Roman" w:eastAsia="新細明體-ExtB" w:hAnsi="Times New Roman" w:cs="Times New Roman"/>
        </w:rPr>
        <w:t>𪜳</w:t>
      </w:r>
      <w:r w:rsidRPr="00EC5A72">
        <w:rPr>
          <w:rFonts w:ascii="Times New Roman" w:eastAsiaTheme="majorEastAsia" w:hAnsi="Times New Roman" w:cs="Times New Roman"/>
        </w:rPr>
        <w:t>」，讀「文」。</w:t>
      </w:r>
      <w:r w:rsidRPr="00EC5A72">
        <w:rPr>
          <w:rFonts w:ascii="Times New Roman" w:eastAsiaTheme="majorEastAsia" w:hAnsi="Times New Roman" w:cs="Times New Roman"/>
        </w:rPr>
        <w:t>/</w:t>
      </w:r>
      <w:bookmarkStart w:id="495" w:name="_Hlk176529551"/>
      <w:r w:rsidRPr="00EC5A72">
        <w:rPr>
          <w:rFonts w:ascii="Times New Roman" w:eastAsiaTheme="majorEastAsia" w:hAnsi="Times New Roman" w:cs="Times New Roman"/>
        </w:rPr>
        <w:t>范常喜：疑簡</w:t>
      </w:r>
      <w:r w:rsidRPr="00EC5A72">
        <w:rPr>
          <w:rFonts w:ascii="Times New Roman" w:eastAsiaTheme="majorEastAsia" w:hAnsi="Times New Roman" w:cs="Times New Roman"/>
        </w:rPr>
        <w:t>1</w:t>
      </w:r>
      <w:r w:rsidRPr="00EC5A72">
        <w:rPr>
          <w:rFonts w:ascii="Times New Roman" w:eastAsiaTheme="majorEastAsia" w:hAnsi="Times New Roman" w:cs="Times New Roman"/>
        </w:rPr>
        <w:t>第四字可能是「倗」。史書記載季札第二次讓國是公元前</w:t>
      </w:r>
      <w:r w:rsidRPr="00EC5A72">
        <w:rPr>
          <w:rFonts w:ascii="Times New Roman" w:eastAsiaTheme="majorEastAsia" w:hAnsi="Times New Roman" w:cs="Times New Roman"/>
        </w:rPr>
        <w:t>527</w:t>
      </w:r>
      <w:r w:rsidRPr="00EC5A72">
        <w:rPr>
          <w:rFonts w:ascii="Times New Roman" w:eastAsiaTheme="majorEastAsia" w:hAnsi="Times New Roman" w:cs="Times New Roman"/>
        </w:rPr>
        <w:t>年，「吳人生十七年而讓札」，此時季札肯定已超過十七歲，此處的「生」不好理解為「養育」。據《史記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吳太伯世家》所記，諸樊將王授弟餘祭，餘祭授弟餘昧，餘昧授弟季札。此程序是由諸樊為了順應其父壽夢傳位於季札之意，並非吳國一貫的傳位原則。「俗」可能理解為諸樊的這一傳位規定。但輪到季札的時候，他卻讓國放其兄餘昧之子僚，簡文中的「生」也可能只是「繼位」的一種籠統說法。簡文「生不因其俗」大意似為季札堅持父死傳長子的帝位繼承原則，而不因襲聽從諸樊傳位放弟的規定。史載吳王餘昧在位十七年，卒後欲傳位季札，而季札讓位餘昧之子僚。</w:t>
      </w:r>
      <w:bookmarkEnd w:id="495"/>
      <w:r w:rsidRPr="00EC5A72">
        <w:rPr>
          <w:rFonts w:ascii="Times New Roman" w:eastAsiaTheme="majorEastAsia" w:hAnsi="Times New Roman" w:cs="Times New Roman"/>
        </w:rPr>
        <w:t>「倗」第一如字讀，在此用為動詞，大意似為交友，或者以示友好。第二可能用作「朋」，義為「一對」，簡文大意為「送一對雁於季札」。第三讀「奉」，恭敬地捧着、進獻、給與。</w:t>
      </w:r>
      <w:r w:rsidRPr="00EC5A72">
        <w:rPr>
          <w:rFonts w:ascii="Times New Roman" w:eastAsiaTheme="majorEastAsia" w:hAnsi="Times New Roman" w:cs="Times New Roman"/>
        </w:rPr>
        <w:t xml:space="preserve">/ </w:t>
      </w:r>
      <w:r w:rsidRPr="00EC5A72">
        <w:rPr>
          <w:rFonts w:ascii="Times New Roman" w:eastAsiaTheme="majorEastAsia" w:hAnsi="Times New Roman" w:cs="Times New Roman"/>
        </w:rPr>
        <w:t>侯乃峰：「俑」疑讀「用」。</w:t>
      </w:r>
      <w:ins w:id="496" w:author="MAK, Chi Ki Caily" w:date="2024-09-21T15:32:00Z" w16du:dateUtc="2024-09-21T07:32:00Z">
        <w:r w:rsidR="00CD559F" w:rsidRPr="00EC5A72">
          <w:rPr>
            <w:rFonts w:ascii="Times New Roman" w:eastAsiaTheme="majorEastAsia" w:hAnsi="Times New Roman" w:cs="Times New Roman"/>
          </w:rPr>
          <w:t>/</w:t>
        </w:r>
        <w:r w:rsidR="00CD559F" w:rsidRPr="00EC5A72">
          <w:rPr>
            <w:rFonts w:ascii="Times New Roman" w:eastAsiaTheme="majorEastAsia" w:hAnsi="Times New Roman" w:cs="Times New Roman"/>
          </w:rPr>
          <w:t>顧史考：陳劍説最像，然其讀法未可知，字形仍可存疑。若「俑」之釋爲是，則或可考慮讀爲「熔」或「融」，或指一種烙印刺青法；然吴人之紋身是否如此，文獻無徵。</w:t>
        </w:r>
      </w:ins>
    </w:p>
  </w:footnote>
  <w:footnote w:id="97">
    <w:p w14:paraId="2AEC7B3A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bookmarkStart w:id="497" w:name="_Hlk176529729"/>
      <w:r w:rsidRPr="00EC5A72">
        <w:rPr>
          <w:rFonts w:ascii="Times New Roman" w:eastAsiaTheme="majorEastAsia" w:hAnsi="Times New Roman" w:cs="Times New Roman"/>
        </w:rPr>
        <w:t>張光裕：隸作「所」。「其所」屬上讀。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陳劍：釋「䧹」讀「膺」。據「俗」與「膺」，猜想當與吳人「斷髮文身」「祝髮文身」之俗有關。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何有祖：這裡當作「動散文乎其膺」。「動（墼？）散」當是最能體現吳人風俗特徵的物事。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范常喜：「雁」如字讀，是古代贊禮之一種，用為大夫的贊禮，也用作徵召、婚聘、晉謁的禮物。此句大意大致可解，即吳人送給季札雁，請他出來繼任王位。</w:t>
      </w:r>
    </w:p>
    <w:bookmarkEnd w:id="497"/>
  </w:footnote>
  <w:footnote w:id="98">
    <w:p w14:paraId="4D401B30" w14:textId="4BF3774B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陳劍：「僑」讀「矯」。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范常喜：「僑」疑如字讀，遷居、旅居，簡文中可能指更換原來的隱居之處。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蘇建洲</w:t>
      </w:r>
      <w:ins w:id="498" w:author="MAK, Chi Ki Caily" w:date="2024-09-21T15:34:00Z" w16du:dateUtc="2024-09-21T07:34:00Z">
        <w:r w:rsidR="00CD559F" w:rsidRPr="00EC5A72">
          <w:rPr>
            <w:rFonts w:ascii="Times New Roman" w:eastAsiaTheme="majorEastAsia" w:hAnsi="Times New Roman" w:cs="Times New Roman"/>
          </w:rPr>
          <w:t>、顧史考</w:t>
        </w:r>
      </w:ins>
      <w:r w:rsidRPr="00EC5A72">
        <w:rPr>
          <w:rFonts w:ascii="Times New Roman" w:eastAsiaTheme="majorEastAsia" w:hAnsi="Times New Roman" w:cs="Times New Roman"/>
        </w:rPr>
        <w:t>：「矯」訓拂逆。簡文是說季札拂逆吳國風俗，不接受斷髮文身、贏以為飾的先王之法。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侯乃峰：「僑」讀「矯」。簡文大意是說吳人長到七歲的時候都要文身放其胸，延陵季子卻在七歲的時候找籍口推脫而不接受文身，也就是說他生來就不以蠻夷自處。</w:t>
      </w:r>
    </w:p>
  </w:footnote>
  <w:footnote w:id="99">
    <w:p w14:paraId="367E19AE" w14:textId="07F13ECC" w:rsidR="00213F86" w:rsidRPr="004337D2" w:rsidRDefault="00213F86" w:rsidP="0071365E">
      <w:pPr>
        <w:pStyle w:val="ae"/>
        <w:rPr>
          <w:rFonts w:ascii="Times New Roman" w:eastAsiaTheme="majorEastAsia" w:hAnsi="Times New Roman" w:cs="Times New Roman"/>
          <w:lang w:eastAsia="zh-C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黃武智：簡</w:t>
      </w:r>
      <w:r w:rsidR="003100B0" w:rsidRPr="00EC5A72">
        <w:rPr>
          <w:rFonts w:ascii="Times New Roman" w:eastAsiaTheme="majorEastAsia" w:hAnsi="Times New Roman" w:cs="Times New Roman"/>
        </w:rPr>
        <w:t>7</w:t>
      </w:r>
      <w:r w:rsidRPr="00EC5A72">
        <w:rPr>
          <w:rFonts w:ascii="Times New Roman" w:eastAsiaTheme="majorEastAsia" w:hAnsi="Times New Roman" w:cs="Times New Roman"/>
        </w:rPr>
        <w:t>首殘字釋「子」。</w:t>
      </w:r>
      <w:ins w:id="499" w:author="MAK, Chi Ki Caily" w:date="2024-09-21T15:36:00Z" w16du:dateUtc="2024-09-21T07:36:00Z">
        <w:r w:rsidR="0071365E" w:rsidRPr="00EC5A72">
          <w:rPr>
            <w:rFonts w:ascii="Times New Roman" w:eastAsiaTheme="majorEastAsia" w:hAnsi="Times New Roman" w:cs="Times New Roman"/>
            <w:lang w:eastAsia="zh-CN"/>
          </w:rPr>
          <w:t>/</w:t>
        </w:r>
        <w:r w:rsidR="0071365E" w:rsidRPr="00EC5A72">
          <w:rPr>
            <w:rFonts w:ascii="Times New Roman" w:eastAsiaTheme="majorEastAsia" w:hAnsi="Times New Roman" w:cs="Times New Roman"/>
            <w:lang w:eastAsia="zh-CN"/>
          </w:rPr>
          <w:t>梁静：此字可能爲「子」或「孝」。</w:t>
        </w:r>
      </w:ins>
    </w:p>
  </w:footnote>
  <w:footnote w:id="100">
    <w:p w14:paraId="491B6D17" w14:textId="212B8850" w:rsidR="0071365E" w:rsidRPr="004337D2" w:rsidRDefault="0071365E" w:rsidP="0071365E">
      <w:pPr>
        <w:pStyle w:val="ae"/>
        <w:rPr>
          <w:rFonts w:ascii="Times New Roman" w:eastAsiaTheme="majorEastAsia" w:hAnsi="Times New Roman" w:cs="Times New Roman"/>
        </w:rPr>
      </w:pPr>
      <w:ins w:id="501" w:author="MAK, Chi Ki Caily" w:date="2024-09-21T15:35:00Z" w16du:dateUtc="2024-09-21T07:35:00Z">
        <w:r w:rsidRPr="00EC5A72">
          <w:rPr>
            <w:rStyle w:val="af0"/>
            <w:rFonts w:ascii="Times New Roman" w:eastAsiaTheme="majorEastAsia" w:hAnsi="Times New Roman" w:cs="Times New Roman"/>
          </w:rPr>
          <w:footnoteRef/>
        </w:r>
        <w:r w:rsidRPr="00EC5A72">
          <w:rPr>
            <w:rFonts w:ascii="Times New Roman" w:eastAsiaTheme="majorEastAsia" w:hAnsi="Times New Roman" w:cs="Times New Roman"/>
          </w:rPr>
          <w:t xml:space="preserve"> </w:t>
        </w:r>
        <w:r w:rsidRPr="00EC5A72">
          <w:rPr>
            <w:rFonts w:ascii="Times New Roman" w:eastAsiaTheme="majorEastAsia" w:hAnsi="Times New Roman" w:cs="Times New Roman"/>
          </w:rPr>
          <w:t>其右下方似亦有小墨塊。梁静：此小墨塊爲句讀符號，又説其前或原是</w:t>
        </w:r>
      </w:ins>
      <w:ins w:id="502" w:author="MAK, Chi Ki Caily" w:date="2024-09-21T15:36:00Z" w16du:dateUtc="2024-09-21T07:36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503" w:author="MAK, Chi Ki Caily" w:date="2024-09-21T15:35:00Z" w16du:dateUtc="2024-09-21T07:35:00Z">
        <w:r w:rsidRPr="00EC5A72">
          <w:rPr>
            <w:rFonts w:ascii="Times New Roman" w:eastAsiaTheme="majorEastAsia" w:hAnsi="Times New Roman" w:cs="Times New Roman"/>
          </w:rPr>
          <w:t>門弟子</w:t>
        </w:r>
      </w:ins>
      <w:ins w:id="504" w:author="MAK, Chi Ki Caily" w:date="2024-09-21T15:36:00Z" w16du:dateUtc="2024-09-21T07:36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505" w:author="MAK, Chi Ki Caily" w:date="2024-09-21T15:35:00Z" w16du:dateUtc="2024-09-21T07:35:00Z">
        <w:r w:rsidRPr="00EC5A72">
          <w:rPr>
            <w:rFonts w:ascii="Times New Roman" w:eastAsiaTheme="majorEastAsia" w:hAnsi="Times New Roman" w:cs="Times New Roman"/>
          </w:rPr>
          <w:t>或</w:t>
        </w:r>
      </w:ins>
      <w:ins w:id="506" w:author="MAK, Chi Ki Caily" w:date="2024-09-21T15:36:00Z" w16du:dateUtc="2024-09-21T07:36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507" w:author="MAK, Chi Ki Caily" w:date="2024-09-21T15:35:00Z" w16du:dateUtc="2024-09-21T07:35:00Z">
        <w:r w:rsidRPr="00EC5A72">
          <w:rPr>
            <w:rFonts w:ascii="Times New Roman" w:eastAsiaTheme="majorEastAsia" w:hAnsi="Times New Roman" w:cs="Times New Roman"/>
          </w:rPr>
          <w:t>某某問孝</w:t>
        </w:r>
      </w:ins>
      <w:ins w:id="508" w:author="MAK, Chi Ki Caily" w:date="2024-09-21T15:36:00Z" w16du:dateUtc="2024-09-21T07:36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509" w:author="MAK, Chi Ki Caily" w:date="2024-09-21T15:35:00Z" w16du:dateUtc="2024-09-21T07:35:00Z">
        <w:r w:rsidRPr="00EC5A72">
          <w:rPr>
            <w:rFonts w:ascii="Times New Roman" w:eastAsiaTheme="majorEastAsia" w:hAnsi="Times New Roman" w:cs="Times New Roman"/>
          </w:rPr>
          <w:t>，指出簡１１</w:t>
        </w:r>
      </w:ins>
      <w:ins w:id="510" w:author="MAK, Chi Ki Caily" w:date="2024-09-21T15:36:00Z" w16du:dateUtc="2024-09-21T07:36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511" w:author="MAK, Chi Ki Caily" w:date="2024-09-21T15:35:00Z" w16du:dateUtc="2024-09-21T07:35:00Z">
        <w:r w:rsidRPr="00EC5A72">
          <w:rPr>
            <w:rFonts w:ascii="Times New Roman" w:eastAsiaTheme="majorEastAsia" w:hAnsi="Times New Roman" w:cs="Times New Roman"/>
          </w:rPr>
          <w:t>宰我問弟子</w:t>
        </w:r>
      </w:ins>
      <w:ins w:id="512" w:author="MAK, Chi Ki Caily" w:date="2024-09-21T15:36:00Z" w16du:dateUtc="2024-09-21T07:36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513" w:author="MAK, Chi Ki Caily" w:date="2024-09-21T15:35:00Z" w16du:dateUtc="2024-09-21T07:35:00Z">
        <w:r w:rsidRPr="00EC5A72">
          <w:rPr>
            <w:rFonts w:ascii="Times New Roman" w:eastAsiaTheme="majorEastAsia" w:hAnsi="Times New Roman" w:cs="Times New Roman"/>
          </w:rPr>
          <w:t>下亦有句讀符號，情況或與此相類。</w:t>
        </w:r>
      </w:ins>
      <w:ins w:id="514" w:author="MAK, Chi Ki Caily" w:date="2024-09-21T15:37:00Z" w16du:dateUtc="2024-09-21T07:37:00Z">
        <w:r w:rsidRPr="00EC5A72">
          <w:rPr>
            <w:rFonts w:ascii="Times New Roman" w:eastAsiaTheme="majorEastAsia" w:hAnsi="Times New Roman" w:cs="Times New Roman"/>
          </w:rPr>
          <w:t>/</w:t>
        </w:r>
      </w:ins>
      <w:ins w:id="515" w:author="MAK, Chi Ki Caily" w:date="2024-09-21T15:36:00Z" w16du:dateUtc="2024-09-21T07:36:00Z">
        <w:r w:rsidRPr="00EC5A72">
          <w:rPr>
            <w:rFonts w:ascii="Times New Roman" w:eastAsiaTheme="majorEastAsia" w:hAnsi="Times New Roman" w:cs="Times New Roman"/>
          </w:rPr>
          <w:t>顧史考：</w:t>
        </w:r>
      </w:ins>
      <w:ins w:id="516" w:author="MAK, Chi Ki Caily" w:date="2024-09-21T15:37:00Z" w16du:dateUtc="2024-09-21T07:37:00Z">
        <w:r w:rsidRPr="00EC5A72">
          <w:rPr>
            <w:rFonts w:ascii="Times New Roman" w:eastAsiaTheme="majorEastAsia" w:hAnsi="Times New Roman" w:cs="Times New Roman"/>
          </w:rPr>
          <w:t>若如梁静所言</w:t>
        </w:r>
      </w:ins>
      <w:ins w:id="517" w:author="MAK, Chi Ki Caily" w:date="2024-09-21T15:35:00Z" w16du:dateUtc="2024-09-21T07:35:00Z">
        <w:r w:rsidRPr="00EC5A72">
          <w:rPr>
            <w:rFonts w:ascii="Times New Roman" w:eastAsiaTheme="majorEastAsia" w:hAnsi="Times New Roman" w:cs="Times New Roman"/>
          </w:rPr>
          <w:t>，則其下面的</w:t>
        </w:r>
      </w:ins>
      <w:ins w:id="518" w:author="MAK, Chi Ki Caily" w:date="2024-09-21T15:37:00Z" w16du:dateUtc="2024-09-21T07:37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519" w:author="MAK, Chi Ki Caily" w:date="2024-09-21T15:35:00Z" w16du:dateUtc="2024-09-21T07:35:00Z">
        <w:r w:rsidRPr="00EC5A72">
          <w:rPr>
            <w:rFonts w:ascii="Times New Roman" w:eastAsiaTheme="majorEastAsia" w:hAnsi="Times New Roman" w:cs="Times New Roman"/>
          </w:rPr>
          <w:t>曰</w:t>
        </w:r>
      </w:ins>
      <w:ins w:id="520" w:author="MAK, Chi Ki Caily" w:date="2024-09-21T15:37:00Z" w16du:dateUtc="2024-09-21T07:37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521" w:author="MAK, Chi Ki Caily" w:date="2024-09-21T15:35:00Z" w16du:dateUtc="2024-09-21T07:35:00Z">
        <w:r w:rsidRPr="00EC5A72">
          <w:rPr>
            <w:rFonts w:ascii="Times New Roman" w:eastAsiaTheme="majorEastAsia" w:hAnsi="Times New Roman" w:cs="Times New Roman"/>
          </w:rPr>
          <w:t>字仍該是指孔子對此一問的回答（與簡１１情況相同，或亦可視爲重文符號）；然梁氏則認爲此處</w:t>
        </w:r>
      </w:ins>
      <w:ins w:id="522" w:author="MAK, Chi Ki Caily" w:date="2024-09-21T15:37:00Z" w16du:dateUtc="2024-09-21T07:37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523" w:author="MAK, Chi Ki Caily" w:date="2024-09-21T15:35:00Z" w16du:dateUtc="2024-09-21T07:35:00Z">
        <w:r w:rsidRPr="00EC5A72">
          <w:rPr>
            <w:rFonts w:ascii="Times New Roman" w:eastAsiaTheme="majorEastAsia" w:hAnsi="Times New Roman" w:cs="Times New Roman"/>
          </w:rPr>
          <w:t>應該是其他弟子向子貢請教問題</w:t>
        </w:r>
      </w:ins>
      <w:ins w:id="524" w:author="MAK, Chi Ki Caily" w:date="2024-09-21T15:37:00Z" w16du:dateUtc="2024-09-21T07:37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525" w:author="MAK, Chi Ki Caily" w:date="2024-09-21T15:35:00Z" w16du:dateUtc="2024-09-21T07:35:00Z">
        <w:r w:rsidRPr="00EC5A72">
          <w:rPr>
            <w:rFonts w:ascii="Times New Roman" w:eastAsiaTheme="majorEastAsia" w:hAnsi="Times New Roman" w:cs="Times New Roman"/>
          </w:rPr>
          <w:t>。今則仍視爲孔子的指稱詞爾。此</w:t>
        </w:r>
      </w:ins>
      <w:ins w:id="526" w:author="MAK, Chi Ki Caily" w:date="2024-09-21T15:38:00Z" w16du:dateUtc="2024-09-21T07:38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527" w:author="MAK, Chi Ki Caily" w:date="2024-09-21T15:35:00Z" w16du:dateUtc="2024-09-21T07:35:00Z">
        <w:r w:rsidRPr="00EC5A72">
          <w:rPr>
            <w:rFonts w:ascii="Times New Roman" w:eastAsiaTheme="majorEastAsia" w:hAnsi="Times New Roman" w:cs="Times New Roman"/>
          </w:rPr>
          <w:t>子</w:t>
        </w:r>
      </w:ins>
      <w:ins w:id="528" w:author="MAK, Chi Ki Caily" w:date="2024-09-21T15:38:00Z" w16du:dateUtc="2024-09-21T07:38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529" w:author="MAK, Chi Ki Caily" w:date="2024-09-21T15:35:00Z" w16du:dateUtc="2024-09-21T07:35:00Z">
        <w:r w:rsidRPr="00EC5A72">
          <w:rPr>
            <w:rFonts w:ascii="Times New Roman" w:eastAsiaTheme="majorEastAsia" w:hAnsi="Times New Roman" w:cs="Times New Roman"/>
          </w:rPr>
          <w:t>下符號之用意難明，然上面簡１９</w:t>
        </w:r>
      </w:ins>
      <w:ins w:id="530" w:author="MAK, Chi Ki Caily" w:date="2024-09-21T15:38:00Z" w16du:dateUtc="2024-09-21T07:38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531" w:author="MAK, Chi Ki Caily" w:date="2024-09-21T15:35:00Z" w16du:dateUtc="2024-09-21T07:35:00Z">
        <w:r w:rsidRPr="00EC5A72">
          <w:rPr>
            <w:rFonts w:ascii="Times New Roman" w:eastAsiaTheme="majorEastAsia" w:hAnsi="Times New Roman" w:cs="Times New Roman"/>
          </w:rPr>
          <w:t>子</w:t>
        </w:r>
      </w:ins>
      <w:ins w:id="532" w:author="MAK, Chi Ki Caily" w:date="2024-09-21T15:38:00Z" w16du:dateUtc="2024-09-21T07:38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533" w:author="MAK, Chi Ki Caily" w:date="2024-09-21T15:35:00Z" w16du:dateUtc="2024-09-21T07:35:00Z">
        <w:r w:rsidRPr="00EC5A72">
          <w:rPr>
            <w:rFonts w:ascii="Times New Roman" w:eastAsiaTheme="majorEastAsia" w:hAnsi="Times New Roman" w:cs="Times New Roman"/>
          </w:rPr>
          <w:t>字下亦有之，或並非偶然，值得留意。</w:t>
        </w:r>
      </w:ins>
    </w:p>
  </w:footnote>
  <w:footnote w:id="101">
    <w:p w14:paraId="1EABFADC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張光裕：隸作「母」。</w:t>
      </w:r>
    </w:p>
  </w:footnote>
  <w:footnote w:id="102">
    <w:p w14:paraId="46C38ACF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俞紹宏、張青松：字作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142BCB0" wp14:editId="684D82DA">
            <wp:extent cx="114046" cy="165619"/>
            <wp:effectExtent l="0" t="0" r="635" b="6350"/>
            <wp:docPr id="12530412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98" cy="18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，亦見於簡</w:t>
      </w:r>
      <w:r w:rsidRPr="00EC5A72">
        <w:rPr>
          <w:rFonts w:ascii="Times New Roman" w:eastAsiaTheme="majorEastAsia" w:hAnsi="Times New Roman" w:cs="Times New Roman"/>
        </w:rPr>
        <w:t>4</w:t>
      </w:r>
      <w:r w:rsidRPr="00EC5A72">
        <w:rPr>
          <w:rFonts w:ascii="Times New Roman" w:eastAsiaTheme="majorEastAsia" w:hAnsi="Times New Roman" w:cs="Times New Roman"/>
        </w:rPr>
        <w:t>。字上從「桑」之省。</w:t>
      </w:r>
    </w:p>
  </w:footnote>
  <w:footnote w:id="103">
    <w:p w14:paraId="56B10C93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張光裕：隸作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0A1DA03" wp14:editId="5C355F62">
            <wp:extent cx="137795" cy="133350"/>
            <wp:effectExtent l="0" t="0" r="0" b="0"/>
            <wp:docPr id="5918443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292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8536" cy="13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，疑讀「淆」，《廣韻</w:t>
      </w:r>
      <w:r w:rsidRPr="00EC5A72">
        <w:rPr>
          <w:rFonts w:ascii="Times New Roman" w:eastAsiaTheme="majorEastAsia" w:hAnsi="Times New Roman" w:cs="Times New Roman"/>
        </w:rPr>
        <w:t>·</w:t>
      </w:r>
      <w:r w:rsidRPr="00EC5A72">
        <w:rPr>
          <w:rFonts w:ascii="Times New Roman" w:eastAsiaTheme="majorEastAsia" w:hAnsi="Times New Roman" w:cs="Times New Roman"/>
        </w:rPr>
        <w:t>肴韻》「混淆濁水」。「土」「淆」相對「肉」「酒」而言，乃飲食無度，不知珍惜之所為，故有「信乎」一問。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陳劍：簡</w:t>
      </w:r>
      <w:r w:rsidRPr="00EC5A72">
        <w:rPr>
          <w:rFonts w:ascii="Times New Roman" w:eastAsiaTheme="majorEastAsia" w:hAnsi="Times New Roman" w:cs="Times New Roman"/>
        </w:rPr>
        <w:t>7</w:t>
      </w:r>
      <w:r w:rsidRPr="00EC5A72">
        <w:rPr>
          <w:rFonts w:ascii="Times New Roman" w:eastAsiaTheme="majorEastAsia" w:hAnsi="Times New Roman" w:cs="Times New Roman"/>
        </w:rPr>
        <w:t>、</w:t>
      </w:r>
      <w:r w:rsidRPr="00EC5A72">
        <w:rPr>
          <w:rFonts w:ascii="Times New Roman" w:eastAsiaTheme="majorEastAsia" w:hAnsi="Times New Roman" w:cs="Times New Roman"/>
        </w:rPr>
        <w:t>8</w:t>
      </w:r>
      <w:r w:rsidRPr="00EC5A72">
        <w:rPr>
          <w:rFonts w:ascii="Times New Roman" w:eastAsiaTheme="majorEastAsia" w:hAnsi="Times New Roman" w:cs="Times New Roman"/>
        </w:rPr>
        <w:t>拼接。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6991895" wp14:editId="3A50D33D">
            <wp:extent cx="137795" cy="133350"/>
            <wp:effectExtent l="0" t="0" r="0" b="0"/>
            <wp:docPr id="6240987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292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8536" cy="13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後括注「（啜？水）」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陳斯鵬：從「水」「土」，「爻」聲，可能即「澆」字異構。大概因為「澆」本取意放以水沃土，故字又從「土」作。「飲酒如澆」意謂飲酒有如水之沃土，不知其味也。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唐洪志：暫從陳劍釋為「啜水」合文。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禤健聰：釋「涰」，其下漏寫合文符號，讀「啜水」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侯乃峰：「肴」，《說文》「啖也」。「肴水」猶言吃水、喝水，與「飯土」對文。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俞紹宏、張青松：讀「啜水」也可備一說。</w:t>
      </w:r>
    </w:p>
  </w:footnote>
  <w:footnote w:id="104">
    <w:p w14:paraId="613C5A63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王三峽：「顧」，反、復、還。「死不顧生」，死不復生。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俞紹宏、張青松：「顧」，眷顧、顧念；若訓為「視」或「回頭看」，文意也通。</w:t>
      </w:r>
    </w:p>
  </w:footnote>
  <w:footnote w:id="105">
    <w:p w14:paraId="636472E3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陳劍、黃武智、梁靜：簡</w:t>
      </w:r>
      <w:r w:rsidRPr="00EC5A72">
        <w:rPr>
          <w:rFonts w:ascii="Times New Roman" w:eastAsiaTheme="majorEastAsia" w:hAnsi="Times New Roman" w:cs="Times New Roman"/>
        </w:rPr>
        <w:t>8</w:t>
      </w:r>
      <w:r w:rsidRPr="00EC5A72">
        <w:rPr>
          <w:rFonts w:ascii="Times New Roman" w:eastAsiaTheme="majorEastAsia" w:hAnsi="Times New Roman" w:cs="Times New Roman"/>
        </w:rPr>
        <w:t>末殘字釋「子」。</w:t>
      </w:r>
    </w:p>
  </w:footnote>
  <w:footnote w:id="106">
    <w:p w14:paraId="1F985006" w14:textId="7C1294E0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>張光裕：簡文斷讀為「莫親乎父母，死不顧生，可言乎其信也」。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陳偉：「可」讀「何」。簡文恐當讀作「莫親乎父母。死不顧，生何言平？其信也」。意思是說：父母至親。如果父母去世沒有哀悼之心的話，父母在世時哪裏談得上親情呢？大概可信吧。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王三峽：簡文讀為「死不顧生，何言平？其信也。」子貢答辭是說，父母至親，至親去世不能複生，子女當然是食不甘味，還用得着說嗎？當然是真的。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俞紹宏、張青松：簡文文意可參陳偉說。</w:t>
      </w:r>
      <w:ins w:id="534" w:author="MAK, Chi Ki Caily" w:date="2024-09-21T16:09:00Z" w16du:dateUtc="2024-09-21T08:09:00Z">
        <w:r w:rsidR="00FB2E25" w:rsidRPr="00EC5A72">
          <w:rPr>
            <w:rFonts w:ascii="Times New Roman" w:eastAsiaTheme="majorEastAsia" w:hAnsi="Times New Roman" w:cs="Times New Roman"/>
          </w:rPr>
          <w:t>/</w:t>
        </w:r>
        <w:r w:rsidR="00FB2E25" w:rsidRPr="00EC5A72">
          <w:rPr>
            <w:rFonts w:ascii="Times New Roman" w:eastAsiaTheme="majorEastAsia" w:hAnsi="Times New Roman" w:cs="Times New Roman"/>
          </w:rPr>
          <w:t>顧史考：今又讀「可言乎？」如字，義爲</w:t>
        </w:r>
      </w:ins>
      <w:ins w:id="535" w:author="MAK, Chi Ki Caily" w:date="2024-09-21T16:10:00Z" w16du:dateUtc="2024-09-21T08:10:00Z">
        <w:r w:rsidR="00FB2E25" w:rsidRPr="00EC5A72">
          <w:rPr>
            <w:rFonts w:ascii="Times New Roman" w:eastAsiaTheme="majorEastAsia" w:hAnsi="Times New Roman" w:cs="Times New Roman"/>
          </w:rPr>
          <w:t>「</w:t>
        </w:r>
      </w:ins>
      <w:ins w:id="536" w:author="MAK, Chi Ki Caily" w:date="2024-09-21T16:09:00Z" w16du:dateUtc="2024-09-21T08:09:00Z">
        <w:r w:rsidR="00FB2E25" w:rsidRPr="00EC5A72">
          <w:rPr>
            <w:rFonts w:ascii="Times New Roman" w:eastAsiaTheme="majorEastAsia" w:hAnsi="Times New Roman" w:cs="Times New Roman"/>
          </w:rPr>
          <w:t>還有什麽話可説呢？</w:t>
        </w:r>
      </w:ins>
      <w:ins w:id="537" w:author="MAK, Chi Ki Caily" w:date="2024-09-21T16:10:00Z" w16du:dateUtc="2024-09-21T08:10:00Z">
        <w:r w:rsidR="00FB2E25" w:rsidRPr="00EC5A72">
          <w:rPr>
            <w:rFonts w:ascii="Times New Roman" w:eastAsiaTheme="majorEastAsia" w:hAnsi="Times New Roman" w:cs="Times New Roman"/>
          </w:rPr>
          <w:t>」</w:t>
        </w:r>
      </w:ins>
    </w:p>
  </w:footnote>
  <w:footnote w:id="107">
    <w:p w14:paraId="63C50B7F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張光裕：「宰我」名「予」，字「子我」，此直呼其名也。</w:t>
      </w:r>
    </w:p>
  </w:footnote>
  <w:footnote w:id="108">
    <w:p w14:paraId="1956FE5A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「曰」前「君子」之「子」下「</w:t>
      </w:r>
      <w:r w:rsidRPr="00EC5A72">
        <w:rPr>
          <w:rFonts w:ascii="Times New Roman" w:eastAsiaTheme="majorEastAsia" w:hAnsi="Times New Roman" w:cs="Times New Roman"/>
        </w:rPr>
        <w:t>-</w:t>
      </w:r>
      <w:r w:rsidRPr="00EC5A72">
        <w:rPr>
          <w:rFonts w:ascii="Times New Roman" w:eastAsiaTheme="majorEastAsia" w:hAnsi="Times New Roman" w:cs="Times New Roman"/>
        </w:rPr>
        <w:t>」是句讀的符號，加逗號。陳劍：「君子」之「子」後加句號。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李天虹：此處簡文是一段文字的起始，按照《論語》的文例，同一段文字內，凡孔子答弟子間，第一次的答語「曰」前都有「子」字，以後的答語前或省略「子」。懷疑此「子」後的「</w:t>
      </w:r>
      <w:r w:rsidRPr="00EC5A72">
        <w:rPr>
          <w:rFonts w:ascii="Times New Roman" w:eastAsiaTheme="majorEastAsia" w:hAnsi="Times New Roman" w:cs="Times New Roman"/>
        </w:rPr>
        <w:t>-</w:t>
      </w:r>
      <w:r w:rsidRPr="00EC5A72">
        <w:rPr>
          <w:rFonts w:ascii="Times New Roman" w:eastAsiaTheme="majorEastAsia" w:hAnsi="Times New Roman" w:cs="Times New Roman"/>
        </w:rPr>
        <w:t>」是表示重文的符號，此簡的釋文或許當改為「宰我問君子，子」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張偉龍、李守奎：「君子」之「子」可以有四種理解：一是句讀符號，二是合文符號，三是專名符號，四是兼用符號。同篇</w:t>
      </w:r>
      <w:r w:rsidRPr="00EC5A72">
        <w:rPr>
          <w:rFonts w:ascii="Times New Roman" w:eastAsiaTheme="majorEastAsia" w:hAnsi="Times New Roman" w:cs="Times New Roman"/>
        </w:rPr>
        <w:t>7</w:t>
      </w:r>
      <w:r w:rsidRPr="00EC5A72">
        <w:rPr>
          <w:rFonts w:ascii="Times New Roman" w:eastAsiaTheme="majorEastAsia" w:hAnsi="Times New Roman" w:cs="Times New Roman"/>
        </w:rPr>
        <w:t>號簡「子曰」之間也有一個類似的符號，應當就是專門符號。疑這個重文符號之所以寫得與其他重文符號不同，可能就是為了兼表提示。</w:t>
      </w:r>
    </w:p>
  </w:footnote>
  <w:footnote w:id="109">
    <w:p w14:paraId="396875CC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bookmarkStart w:id="538" w:name="_Hlk176530658"/>
      <w:r w:rsidRPr="00EC5A72">
        <w:rPr>
          <w:rFonts w:ascii="Times New Roman" w:eastAsiaTheme="majorEastAsia" w:hAnsi="Times New Roman" w:cs="Times New Roman"/>
        </w:rPr>
        <w:t>張光裕：</w:t>
      </w:r>
      <w:bookmarkEnd w:id="538"/>
      <w:r w:rsidRPr="00EC5A72">
        <w:rPr>
          <w:rFonts w:ascii="Times New Roman" w:eastAsiaTheme="majorEastAsia" w:hAnsi="Times New Roman" w:cs="Times New Roman"/>
        </w:rPr>
        <w:t>隸作「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7505971" wp14:editId="608447C6">
            <wp:extent cx="107266" cy="125143"/>
            <wp:effectExtent l="0" t="0" r="7620" b="8255"/>
            <wp:docPr id="17634453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789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0699" cy="12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」，讀「始」。「慎始與終」後加逗號，</w:t>
      </w:r>
      <w:bookmarkStart w:id="539" w:name="_Hlk176530646"/>
      <w:r w:rsidRPr="00EC5A72">
        <w:rPr>
          <w:rFonts w:ascii="Times New Roman" w:eastAsiaTheme="majorEastAsia" w:hAnsi="Times New Roman" w:cs="Times New Roman"/>
        </w:rPr>
        <w:t>猶言「慎始而敬終」，與郭店《老子丙》簡</w:t>
      </w:r>
      <w:r w:rsidRPr="00EC5A72">
        <w:rPr>
          <w:rFonts w:ascii="Times New Roman" w:eastAsiaTheme="majorEastAsia" w:hAnsi="Times New Roman" w:cs="Times New Roman"/>
        </w:rPr>
        <w:t>12</w:t>
      </w:r>
      <w:r w:rsidRPr="00EC5A72">
        <w:rPr>
          <w:rFonts w:ascii="Times New Roman" w:eastAsiaTheme="majorEastAsia" w:hAnsi="Times New Roman" w:cs="Times New Roman"/>
        </w:rPr>
        <w:t>「慎終若始」義同。</w:t>
      </w:r>
    </w:p>
    <w:bookmarkEnd w:id="539"/>
  </w:footnote>
  <w:footnote w:id="110">
    <w:p w14:paraId="777BE84D" w14:textId="51C825FF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陳偉：本簡「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DC25D5B" wp14:editId="34845183">
            <wp:extent cx="158749" cy="164419"/>
            <wp:effectExtent l="0" t="0" r="0" b="7620"/>
            <wp:docPr id="627073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713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5147" cy="1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」，「歖」省形，也有可能讀「幾」，猶「庶幾」，將近、幾乎的意思。這</w:t>
      </w:r>
      <w:r w:rsidR="0076616A" w:rsidRPr="00EC5A72">
        <w:rPr>
          <w:rFonts w:ascii="Times New Roman" w:eastAsiaTheme="majorEastAsia" w:hAnsi="Times New Roman" w:cs="Times New Roman"/>
        </w:rPr>
        <w:t>裏</w:t>
      </w:r>
      <w:r w:rsidRPr="00EC5A72">
        <w:rPr>
          <w:rFonts w:ascii="Times New Roman" w:eastAsiaTheme="majorEastAsia" w:hAnsi="Times New Roman" w:cs="Times New Roman"/>
        </w:rPr>
        <w:t>簡文疑常讀作</w:t>
      </w:r>
      <w:r w:rsidR="0076616A" w:rsidRPr="00EC5A72">
        <w:rPr>
          <w:rFonts w:ascii="Times New Roman" w:eastAsiaTheme="majorEastAsia" w:hAnsi="Times New Roman" w:cs="Times New Roman"/>
        </w:rPr>
        <w:t>「宰</w:t>
      </w:r>
      <w:r w:rsidRPr="00EC5A72">
        <w:rPr>
          <w:rFonts w:ascii="Times New Roman" w:eastAsiaTheme="majorEastAsia" w:hAnsi="Times New Roman" w:cs="Times New Roman"/>
        </w:rPr>
        <w:t>我問君子。子曰：予，汝能慎始與？終斯善，幾為君子乎。」「庶幾為君子乎」是說差不多就是君子了吧。</w:t>
      </w:r>
    </w:p>
  </w:footnote>
  <w:footnote w:id="111">
    <w:p w14:paraId="718E2719" w14:textId="13042917" w:rsidR="00FB2E25" w:rsidRPr="004337D2" w:rsidRDefault="00FB2E25" w:rsidP="00FB2E25">
      <w:pPr>
        <w:pStyle w:val="ae"/>
        <w:rPr>
          <w:rFonts w:ascii="Times New Roman" w:eastAsiaTheme="majorEastAsia" w:hAnsi="Times New Roman" w:cs="Times New Roman"/>
        </w:rPr>
      </w:pPr>
      <w:ins w:id="541" w:author="MAK, Chi Ki Caily" w:date="2024-09-21T16:12:00Z" w16du:dateUtc="2024-09-21T08:12:00Z">
        <w:r w:rsidRPr="00EC5A72">
          <w:rPr>
            <w:rStyle w:val="af0"/>
            <w:rFonts w:ascii="Times New Roman" w:eastAsiaTheme="majorEastAsia" w:hAnsi="Times New Roman" w:cs="Times New Roman"/>
          </w:rPr>
          <w:footnoteRef/>
        </w:r>
        <w:r w:rsidRPr="00EC5A72">
          <w:rPr>
            <w:rFonts w:ascii="Times New Roman" w:eastAsiaTheme="majorEastAsia" w:hAnsi="Times New Roman" w:cs="Times New Roman"/>
          </w:rPr>
          <w:t xml:space="preserve"> </w:t>
        </w:r>
      </w:ins>
      <w:ins w:id="542" w:author="MAK, Chi Ki Caily" w:date="2024-09-21T16:13:00Z" w16du:dateUtc="2024-09-21T08:13:00Z">
        <w:r w:rsidRPr="00EC5A72">
          <w:rPr>
            <w:rFonts w:ascii="Times New Roman" w:eastAsiaTheme="majorEastAsia" w:hAnsi="Times New Roman" w:cs="Times New Roman"/>
          </w:rPr>
          <w:t>陳劍：以簡</w:t>
        </w:r>
        <w:r w:rsidRPr="00EC5A72">
          <w:rPr>
            <w:rFonts w:ascii="Times New Roman" w:eastAsiaTheme="majorEastAsia" w:hAnsi="Times New Roman" w:cs="Times New Roman"/>
          </w:rPr>
          <w:t>11</w:t>
        </w:r>
        <w:r w:rsidRPr="00EC5A72">
          <w:rPr>
            <w:rFonts w:ascii="Times New Roman" w:eastAsiaTheme="majorEastAsia" w:hAnsi="Times New Roman" w:cs="Times New Roman"/>
          </w:rPr>
          <w:t>與</w:t>
        </w:r>
        <w:r w:rsidRPr="00EC5A72">
          <w:rPr>
            <w:rFonts w:ascii="Times New Roman" w:eastAsiaTheme="majorEastAsia" w:hAnsi="Times New Roman" w:cs="Times New Roman"/>
          </w:rPr>
          <w:t>24</w:t>
        </w:r>
        <w:r w:rsidRPr="00EC5A72">
          <w:rPr>
            <w:rFonts w:ascii="Times New Roman" w:eastAsiaTheme="majorEastAsia" w:hAnsi="Times New Roman" w:cs="Times New Roman"/>
          </w:rPr>
          <w:t>直接相拼。</w:t>
        </w:r>
      </w:ins>
      <w:ins w:id="543" w:author="MAK, Chi Ki Caily" w:date="2024-09-21T16:14:00Z" w16du:dateUtc="2024-09-21T08:14:00Z">
        <w:r w:rsidRPr="00EC5A72">
          <w:rPr>
            <w:rFonts w:ascii="Times New Roman" w:eastAsiaTheme="majorEastAsia" w:hAnsi="Times New Roman" w:cs="Times New Roman"/>
          </w:rPr>
          <w:t>/</w:t>
        </w:r>
      </w:ins>
      <w:ins w:id="544" w:author="MAK, Chi Ki Caily" w:date="2024-09-21T16:12:00Z" w16du:dateUtc="2024-09-21T08:12:00Z">
        <w:r w:rsidRPr="00EC5A72">
          <w:rPr>
            <w:rFonts w:ascii="Times New Roman" w:eastAsiaTheme="majorEastAsia" w:hAnsi="Times New Roman" w:cs="Times New Roman"/>
          </w:rPr>
          <w:t>何有祖</w:t>
        </w:r>
      </w:ins>
      <w:ins w:id="545" w:author="MAK, Chi Ki Caily" w:date="2024-09-21T16:13:00Z" w16du:dateUtc="2024-09-21T08:13:00Z">
        <w:r w:rsidRPr="00EC5A72">
          <w:rPr>
            <w:rFonts w:ascii="Times New Roman" w:eastAsiaTheme="majorEastAsia" w:hAnsi="Times New Roman" w:cs="Times New Roman"/>
          </w:rPr>
          <w:t>：</w:t>
        </w:r>
      </w:ins>
      <w:ins w:id="546" w:author="MAK, Chi Ki Caily" w:date="2024-09-21T16:12:00Z" w16du:dateUtc="2024-09-21T08:12:00Z">
        <w:r w:rsidRPr="00EC5A72">
          <w:rPr>
            <w:rFonts w:ascii="Times New Roman" w:eastAsiaTheme="majorEastAsia" w:hAnsi="Times New Roman" w:cs="Times New Roman"/>
          </w:rPr>
          <w:t>香港中文大學藏戰國簡第</w:t>
        </w:r>
      </w:ins>
      <w:ins w:id="547" w:author="MAK, Chi Ki Caily" w:date="2024-09-21T16:13:00Z" w16du:dateUtc="2024-09-21T08:13:00Z">
        <w:r w:rsidRPr="00EC5A72">
          <w:rPr>
            <w:rFonts w:ascii="Times New Roman" w:eastAsiaTheme="majorEastAsia" w:hAnsi="Times New Roman" w:cs="Times New Roman"/>
          </w:rPr>
          <w:t>7</w:t>
        </w:r>
      </w:ins>
      <w:ins w:id="548" w:author="MAK, Chi Ki Caily" w:date="2024-09-21T16:12:00Z" w16du:dateUtc="2024-09-21T08:12:00Z">
        <w:r w:rsidRPr="00EC5A72">
          <w:rPr>
            <w:rFonts w:ascii="Times New Roman" w:eastAsiaTheme="majorEastAsia" w:hAnsi="Times New Roman" w:cs="Times New Roman"/>
          </w:rPr>
          <w:t>號簡可能本次（遥綴）於本篇第</w:t>
        </w:r>
      </w:ins>
      <w:ins w:id="549" w:author="MAK, Chi Ki Caily" w:date="2024-09-21T16:13:00Z" w16du:dateUtc="2024-09-21T08:13:00Z">
        <w:r w:rsidRPr="00EC5A72">
          <w:rPr>
            <w:rFonts w:ascii="Times New Roman" w:eastAsiaTheme="majorEastAsia" w:hAnsi="Times New Roman" w:cs="Times New Roman"/>
          </w:rPr>
          <w:t>11</w:t>
        </w:r>
      </w:ins>
      <w:ins w:id="550" w:author="MAK, Chi Ki Caily" w:date="2024-09-21T16:12:00Z" w16du:dateUtc="2024-09-21T08:12:00Z">
        <w:r w:rsidRPr="00EC5A72">
          <w:rPr>
            <w:rFonts w:ascii="Times New Roman" w:eastAsiaTheme="majorEastAsia" w:hAnsi="Times New Roman" w:cs="Times New Roman"/>
          </w:rPr>
          <w:t>簡之後，其文字即</w:t>
        </w:r>
      </w:ins>
      <w:ins w:id="551" w:author="MAK, Chi Ki Caily" w:date="2024-09-21T16:13:00Z" w16du:dateUtc="2024-09-21T08:13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552" w:author="MAK, Chi Ki Caily" w:date="2024-09-21T16:12:00Z" w16du:dateUtc="2024-09-21T08:12:00Z">
        <w:r w:rsidRPr="00EC5A72">
          <w:rPr>
            <w:rFonts w:ascii="Times New Roman" w:eastAsiaTheme="majorEastAsia" w:hAnsi="Times New Roman" w:cs="Times New Roman"/>
          </w:rPr>
          <w:t>之如晏嬰也，此之胃（謂）君【子】</w:t>
        </w:r>
      </w:ins>
      <w:ins w:id="553" w:author="MAK, Chi Ki Caily" w:date="2024-09-21T16:13:00Z" w16du:dateUtc="2024-09-21T08:13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554" w:author="MAK, Chi Ki Caily" w:date="2024-09-21T16:12:00Z" w16du:dateUtc="2024-09-21T08:12:00Z">
        <w:r w:rsidRPr="00EC5A72">
          <w:rPr>
            <w:rFonts w:ascii="Times New Roman" w:eastAsiaTheme="majorEastAsia" w:hAnsi="Times New Roman" w:cs="Times New Roman"/>
          </w:rPr>
          <w:t>（其</w:t>
        </w:r>
      </w:ins>
      <w:ins w:id="555" w:author="MAK, Chi Ki Caily" w:date="2024-09-21T16:13:00Z" w16du:dateUtc="2024-09-21T08:13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556" w:author="MAK, Chi Ki Caily" w:date="2024-09-21T16:12:00Z" w16du:dateUtc="2024-09-21T08:12:00Z">
        <w:r w:rsidRPr="00EC5A72">
          <w:rPr>
            <w:rFonts w:ascii="Times New Roman" w:eastAsiaTheme="majorEastAsia" w:hAnsi="Times New Roman" w:cs="Times New Roman"/>
          </w:rPr>
          <w:t>晏嬰</w:t>
        </w:r>
      </w:ins>
      <w:ins w:id="557" w:author="MAK, Chi Ki Caily" w:date="2024-09-21T16:13:00Z" w16du:dateUtc="2024-09-21T08:13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558" w:author="MAK, Chi Ki Caily" w:date="2024-09-21T16:12:00Z" w16du:dateUtc="2024-09-21T08:12:00Z">
        <w:r w:rsidRPr="00EC5A72">
          <w:rPr>
            <w:rFonts w:ascii="Times New Roman" w:eastAsiaTheme="majorEastAsia" w:hAnsi="Times New Roman" w:cs="Times New Roman"/>
          </w:rPr>
          <w:t>二字之釋讀分從陳英傑與禤健聰；</w:t>
        </w:r>
      </w:ins>
      <w:ins w:id="559" w:author="MAK, Chi Ki Caily" w:date="2024-09-21T16:13:00Z" w16du:dateUtc="2024-09-21T08:13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560" w:author="MAK, Chi Ki Caily" w:date="2024-09-21T16:12:00Z" w16du:dateUtc="2024-09-21T08:12:00Z">
        <w:r w:rsidRPr="00EC5A72">
          <w:rPr>
            <w:rFonts w:ascii="Times New Roman" w:eastAsiaTheme="majorEastAsia" w:hAnsi="Times New Roman" w:cs="Times New Roman"/>
          </w:rPr>
          <w:t>子</w:t>
        </w:r>
      </w:ins>
      <w:ins w:id="561" w:author="MAK, Chi Ki Caily" w:date="2024-09-21T16:13:00Z" w16du:dateUtc="2024-09-21T08:13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562" w:author="MAK, Chi Ki Caily" w:date="2024-09-21T16:12:00Z" w16du:dateUtc="2024-09-21T08:12:00Z">
        <w:r w:rsidRPr="00EC5A72">
          <w:rPr>
            <w:rFonts w:ascii="Times New Roman" w:eastAsiaTheme="majorEastAsia" w:hAnsi="Times New Roman" w:cs="Times New Roman"/>
          </w:rPr>
          <w:t>字爲何氏所補），港簡</w:t>
        </w:r>
      </w:ins>
      <w:ins w:id="563" w:author="MAK, Chi Ki Caily" w:date="2024-09-21T16:13:00Z" w16du:dateUtc="2024-09-21T08:13:00Z">
        <w:r w:rsidRPr="00EC5A72">
          <w:rPr>
            <w:rFonts w:ascii="Times New Roman" w:eastAsiaTheme="majorEastAsia" w:hAnsi="Times New Roman" w:cs="Times New Roman"/>
          </w:rPr>
          <w:t>「</w:t>
        </w:r>
      </w:ins>
      <w:ins w:id="564" w:author="MAK, Chi Ki Caily" w:date="2024-09-21T16:12:00Z" w16du:dateUtc="2024-09-21T08:12:00Z">
        <w:r w:rsidRPr="00EC5A72">
          <w:rPr>
            <w:rFonts w:ascii="Times New Roman" w:eastAsiaTheme="majorEastAsia" w:hAnsi="Times New Roman" w:cs="Times New Roman"/>
          </w:rPr>
          <w:t>此之謂君子</w:t>
        </w:r>
      </w:ins>
      <w:ins w:id="565" w:author="MAK, Chi Ki Caily" w:date="2024-09-21T16:13:00Z" w16du:dateUtc="2024-09-21T08:13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566" w:author="MAK, Chi Ki Caily" w:date="2024-09-21T16:12:00Z" w16du:dateUtc="2024-09-21T08:12:00Z">
        <w:r w:rsidRPr="00EC5A72">
          <w:rPr>
            <w:rFonts w:ascii="Times New Roman" w:eastAsiaTheme="majorEastAsia" w:hAnsi="Times New Roman" w:cs="Times New Roman"/>
          </w:rPr>
          <w:t>與簡</w:t>
        </w:r>
      </w:ins>
      <w:ins w:id="567" w:author="MAK, Chi Ki Caily" w:date="2024-09-21T16:13:00Z" w16du:dateUtc="2024-09-21T08:13:00Z">
        <w:r w:rsidRPr="00EC5A72">
          <w:rPr>
            <w:rFonts w:ascii="Times New Roman" w:eastAsiaTheme="majorEastAsia" w:hAnsi="Times New Roman" w:cs="Times New Roman"/>
          </w:rPr>
          <w:t>11</w:t>
        </w:r>
        <w:r w:rsidRPr="00EC5A72">
          <w:rPr>
            <w:rFonts w:ascii="Times New Roman" w:eastAsiaTheme="majorEastAsia" w:hAnsi="Times New Roman" w:cs="Times New Roman"/>
          </w:rPr>
          <w:t>「</w:t>
        </w:r>
      </w:ins>
      <w:ins w:id="568" w:author="MAK, Chi Ki Caily" w:date="2024-09-21T16:12:00Z" w16du:dateUtc="2024-09-21T08:12:00Z">
        <w:r w:rsidRPr="00EC5A72">
          <w:rPr>
            <w:rFonts w:ascii="Times New Roman" w:eastAsiaTheme="majorEastAsia" w:hAnsi="Times New Roman" w:cs="Times New Roman"/>
          </w:rPr>
          <w:t>此之謂仁</w:t>
        </w:r>
      </w:ins>
      <w:ins w:id="569" w:author="MAK, Chi Ki Caily" w:date="2024-09-21T16:13:00Z" w16du:dateUtc="2024-09-21T08:13:00Z">
        <w:r w:rsidRPr="00EC5A72">
          <w:rPr>
            <w:rFonts w:ascii="Times New Roman" w:eastAsiaTheme="majorEastAsia" w:hAnsi="Times New Roman" w:cs="Times New Roman"/>
          </w:rPr>
          <w:t>」</w:t>
        </w:r>
      </w:ins>
      <w:ins w:id="570" w:author="MAK, Chi Ki Caily" w:date="2024-09-21T16:12:00Z" w16du:dateUtc="2024-09-21T08:12:00Z">
        <w:r w:rsidRPr="00EC5A72">
          <w:rPr>
            <w:rFonts w:ascii="Times New Roman" w:eastAsiaTheme="majorEastAsia" w:hAnsi="Times New Roman" w:cs="Times New Roman"/>
          </w:rPr>
          <w:t>相應</w:t>
        </w:r>
      </w:ins>
      <w:ins w:id="571" w:author="MAK, Chi Ki Caily" w:date="2024-09-21T16:14:00Z" w16du:dateUtc="2024-09-21T08:14:00Z">
        <w:r w:rsidRPr="00EC5A72">
          <w:rPr>
            <w:rFonts w:ascii="Times New Roman" w:eastAsiaTheme="majorEastAsia" w:hAnsi="Times New Roman" w:cs="Times New Roman"/>
          </w:rPr>
          <w:t>。</w:t>
        </w:r>
        <w:r w:rsidRPr="00EC5A72">
          <w:rPr>
            <w:rFonts w:ascii="Times New Roman" w:eastAsiaTheme="majorEastAsia" w:hAnsi="Times New Roman" w:cs="Times New Roman"/>
          </w:rPr>
          <w:t>/</w:t>
        </w:r>
        <w:r w:rsidRPr="00EC5A72">
          <w:rPr>
            <w:rFonts w:ascii="Times New Roman" w:eastAsiaTheme="majorEastAsia" w:hAnsi="Times New Roman" w:cs="Times New Roman"/>
          </w:rPr>
          <w:t>顧史考：從陳劍，並依據簡</w:t>
        </w:r>
        <w:r w:rsidRPr="00EC5A72">
          <w:rPr>
            <w:rFonts w:ascii="Times New Roman" w:eastAsiaTheme="majorEastAsia" w:hAnsi="Times New Roman" w:cs="Times New Roman"/>
          </w:rPr>
          <w:t>11</w:t>
        </w:r>
        <w:r w:rsidRPr="00EC5A72">
          <w:rPr>
            <w:rFonts w:ascii="Times New Roman" w:eastAsiaTheme="majorEastAsia" w:hAnsi="Times New Roman" w:cs="Times New Roman"/>
          </w:rPr>
          <w:t>契口位置而補【未</w:t>
        </w:r>
      </w:ins>
      <w:ins w:id="572" w:author="MAK, Chi Ki Caily" w:date="2024-09-21T16:15:00Z" w16du:dateUtc="2024-09-21T08:15:00Z">
        <w:r w:rsidRPr="00EC5A72">
          <w:rPr>
            <w:rFonts w:ascii="Times New Roman" w:eastAsiaTheme="majorEastAsia" w:hAnsi="Times New Roman" w:cs="Times New Roman"/>
          </w:rPr>
          <w:t>□□□</w:t>
        </w:r>
        <w:r w:rsidRPr="00EC5A72">
          <w:rPr>
            <w:rFonts w:ascii="Times New Roman" w:eastAsiaTheme="majorEastAsia" w:hAnsi="Times New Roman" w:cs="Times New Roman"/>
          </w:rPr>
          <w:t>】</w:t>
        </w:r>
      </w:ins>
      <w:ins w:id="573" w:author="MAK, Chi Ki Caily" w:date="2024-09-21T16:14:00Z" w16du:dateUtc="2024-09-21T08:14:00Z">
        <w:r w:rsidRPr="00EC5A72">
          <w:rPr>
            <w:rFonts w:ascii="Times New Roman" w:eastAsiaTheme="majorEastAsia" w:hAnsi="Times New Roman" w:cs="Times New Roman"/>
          </w:rPr>
          <w:t>四個字於兩者之間。</w:t>
        </w:r>
      </w:ins>
      <w:ins w:id="574" w:author="MAK, Chi Ki Caily" w:date="2024-09-21T16:15:00Z" w16du:dateUtc="2024-09-21T08:15:00Z">
        <w:r w:rsidRPr="00EC5A72">
          <w:rPr>
            <w:rFonts w:ascii="Times New Roman" w:eastAsiaTheme="majorEastAsia" w:hAnsi="Times New Roman" w:cs="Times New Roman"/>
          </w:rPr>
          <w:t>又指何有祖之説</w:t>
        </w:r>
      </w:ins>
      <w:ins w:id="575" w:author="MAK, Chi Ki Caily" w:date="2024-09-21T16:12:00Z" w16du:dateUtc="2024-09-21T08:12:00Z">
        <w:r w:rsidRPr="00EC5A72">
          <w:rPr>
            <w:rFonts w:ascii="Times New Roman" w:eastAsiaTheme="majorEastAsia" w:hAnsi="Times New Roman" w:cs="Times New Roman"/>
          </w:rPr>
          <w:t>亦不無可能。</w:t>
        </w:r>
      </w:ins>
    </w:p>
  </w:footnote>
  <w:footnote w:id="112">
    <w:p w14:paraId="678BBFF7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張光裕：仍爲孔子語。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俞紹宏、張青松：焉，乃。</w:t>
      </w:r>
    </w:p>
  </w:footnote>
  <w:footnote w:id="113">
    <w:p w14:paraId="1467381B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bookmarkStart w:id="576" w:name="_Hlk176530715"/>
      <w:r w:rsidRPr="00EC5A72">
        <w:rPr>
          <w:rFonts w:ascii="Times New Roman" w:eastAsiaTheme="majorEastAsia" w:hAnsi="Times New Roman" w:cs="Times New Roman"/>
        </w:rPr>
        <w:t>張光裕：「賜」指端木賜，字子貢，衛人，少孔子三十歲。</w:t>
      </w:r>
      <w:bookmarkEnd w:id="576"/>
      <w:r w:rsidRPr="00EC5A72">
        <w:rPr>
          <w:rFonts w:ascii="Times New Roman" w:eastAsiaTheme="majorEastAsia" w:hAnsi="Times New Roman" w:cs="Times New Roman"/>
        </w:rPr>
        <w:t>「賜」右下的符號視為句讀符號，加逗號。「興」前殘字據文意釋「夙」（編按，此字殘存輪廓與《季庚子問於孔子》簡</w:t>
      </w:r>
      <w:r w:rsidRPr="00EC5A72">
        <w:rPr>
          <w:rFonts w:ascii="Times New Roman" w:eastAsiaTheme="majorEastAsia" w:hAnsi="Times New Roman" w:cs="Times New Roman"/>
        </w:rPr>
        <w:t>10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C05F1BE" wp14:editId="6B17E6AE">
            <wp:extent cx="165816" cy="180029"/>
            <wp:effectExtent l="0" t="0" r="0" b="0"/>
            <wp:docPr id="20696691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181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7517" cy="18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近似）。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沈培：「賜」後符號為專有名詞提示性符號，或簡稱為提示性符號，提示「賜」是人名，不要讀成別的詞語，不是句讀符號。</w:t>
      </w:r>
      <w:r w:rsidRPr="00EC5A72">
        <w:rPr>
          <w:rFonts w:ascii="Times New Roman" w:eastAsiaTheme="majorEastAsia" w:hAnsi="Times New Roman" w:cs="Times New Roman"/>
        </w:rPr>
        <w:t>/</w:t>
      </w:r>
    </w:p>
  </w:footnote>
  <w:footnote w:id="114">
    <w:p w14:paraId="56E026A5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趙平安：「也」「只」本不同字，後來形近混同。本原型語氣詞「只」是「也」之訛寫，人們不僅引用、模仿，而且用借字「軹」「旨」「咫」來表示它。</w:t>
      </w:r>
      <w:r w:rsidRPr="00EC5A72">
        <w:rPr>
          <w:rFonts w:ascii="Times New Roman" w:eastAsiaTheme="majorEastAsia" w:hAnsi="Times New Roman" w:cs="Times New Roman"/>
        </w:rPr>
        <w:t xml:space="preserve">/ </w:t>
      </w:r>
      <w:r w:rsidRPr="00EC5A72">
        <w:rPr>
          <w:rFonts w:ascii="Times New Roman" w:eastAsiaTheme="majorEastAsia" w:hAnsi="Times New Roman" w:cs="Times New Roman"/>
        </w:rPr>
        <w:t>李守奎、曲冰、孫偉龍：簡文「也」與「只」同形。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高智：古文字「也」「只」為一字分化。「只」是在「也」基礎上增加點狀飾筆而訛變產生的一個新字形，典籍中用作語氣詞的「只」字，應當是「也」字。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張峰：「也」訛書為「只」。</w:t>
      </w:r>
    </w:p>
  </w:footnote>
  <w:footnote w:id="115">
    <w:p w14:paraId="703762AD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bookmarkStart w:id="577" w:name="_Hlk176530768"/>
      <w:r w:rsidRPr="00EC5A72">
        <w:rPr>
          <w:rFonts w:ascii="Times New Roman" w:eastAsiaTheme="majorEastAsia" w:hAnsi="Times New Roman" w:cs="Times New Roman"/>
        </w:rPr>
        <w:t>何有祖：「以求聞」指增廣見聞，此似反映孔子求仕的目標。</w:t>
      </w:r>
      <w:bookmarkEnd w:id="577"/>
    </w:p>
  </w:footnote>
  <w:footnote w:id="116">
    <w:p w14:paraId="17D185C7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陳劍：《弟子問》簡</w:t>
      </w:r>
      <w:r w:rsidRPr="00EC5A72">
        <w:rPr>
          <w:rFonts w:ascii="Times New Roman" w:eastAsiaTheme="majorEastAsia" w:hAnsi="Times New Roman" w:cs="Times New Roman"/>
        </w:rPr>
        <w:t>22</w:t>
      </w:r>
      <w:r w:rsidRPr="00EC5A72">
        <w:rPr>
          <w:rFonts w:ascii="Times New Roman" w:eastAsiaTheme="majorEastAsia" w:hAnsi="Times New Roman" w:cs="Times New Roman"/>
        </w:rPr>
        <w:t>斷讀為「子聞之，曰：賜不吾知也。夙興夜寐，以求聞」。該簡當次於《君子為禮》簡</w:t>
      </w:r>
      <w:r w:rsidRPr="00EC5A72">
        <w:rPr>
          <w:rFonts w:ascii="Times New Roman" w:eastAsiaTheme="majorEastAsia" w:hAnsi="Times New Roman" w:cs="Times New Roman"/>
        </w:rPr>
        <w:t>11+15+13+16+14+12</w:t>
      </w:r>
      <w:r w:rsidRPr="00EC5A72">
        <w:rPr>
          <w:rFonts w:ascii="Times New Roman" w:eastAsiaTheme="majorEastAsia" w:hAnsi="Times New Roman" w:cs="Times New Roman"/>
        </w:rPr>
        <w:t>編聯組後。。</w:t>
      </w:r>
    </w:p>
  </w:footnote>
  <w:footnote w:id="117">
    <w:p w14:paraId="59DACAB6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張光裕：「考」讀「巧」。</w:t>
      </w:r>
    </w:p>
  </w:footnote>
  <w:footnote w:id="118">
    <w:p w14:paraId="399F9417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張光裕：讀「令」訓「善」。「令色」猶言「善色」。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陳偉武：當是「室」字繁體，在此讀為「至」訓「善」。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俞紹宏、張青松：「巧言令色」也即說漂亮話給人聽，擺出好臉子給人看，實即偽善的表現。</w:t>
      </w:r>
    </w:p>
  </w:footnote>
  <w:footnote w:id="119">
    <w:p w14:paraId="3A010661" w14:textId="77777777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何有祖：其前一字似可釋「從」或「近」。</w:t>
      </w:r>
    </w:p>
  </w:footnote>
  <w:footnote w:id="120">
    <w:p w14:paraId="545E90C7" w14:textId="319D7B9F" w:rsidR="00213F86" w:rsidRPr="00EC5A7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何有祖</w:t>
      </w:r>
      <w:ins w:id="578" w:author="MAK, Chi Ki Caily" w:date="2024-09-21T16:16:00Z" w16du:dateUtc="2024-09-21T08:16:00Z">
        <w:r w:rsidR="00FB2E25" w:rsidRPr="00EC5A72">
          <w:rPr>
            <w:rFonts w:ascii="Times New Roman" w:eastAsiaTheme="majorEastAsia" w:hAnsi="Times New Roman" w:cs="Times New Roman"/>
          </w:rPr>
          <w:t>、顧史考</w:t>
        </w:r>
      </w:ins>
      <w:r w:rsidRPr="00EC5A72">
        <w:rPr>
          <w:rFonts w:ascii="Times New Roman" w:eastAsiaTheme="majorEastAsia" w:hAnsi="Times New Roman" w:cs="Times New Roman"/>
        </w:rPr>
        <w:t>：「者」疑讀「諸」</w:t>
      </w:r>
    </w:p>
  </w:footnote>
  <w:footnote w:id="121">
    <w:p w14:paraId="4AE4FE74" w14:textId="1251BB1D" w:rsidR="00213F86" w:rsidRPr="004337D2" w:rsidRDefault="00213F86" w:rsidP="00213F86">
      <w:pPr>
        <w:pStyle w:val="ae"/>
        <w:rPr>
          <w:rFonts w:ascii="Times New Roman" w:eastAsiaTheme="majorEastAsia" w:hAnsi="Times New Roman" w:cs="Times New Roman"/>
        </w:rPr>
      </w:pPr>
      <w:r w:rsidRPr="00EC5A72">
        <w:rPr>
          <w:rStyle w:val="af0"/>
          <w:rFonts w:ascii="Times New Roman" w:eastAsiaTheme="majorEastAsia" w:hAnsi="Times New Roman" w:cs="Times New Roman"/>
        </w:rPr>
        <w:footnoteRef/>
      </w:r>
      <w:r w:rsidRPr="00EC5A72">
        <w:rPr>
          <w:rFonts w:ascii="Times New Roman" w:eastAsiaTheme="majorEastAsia" w:hAnsi="Times New Roman" w:cs="Times New Roman"/>
        </w:rPr>
        <w:t xml:space="preserve"> </w:t>
      </w:r>
      <w:r w:rsidRPr="00EC5A72">
        <w:rPr>
          <w:rFonts w:ascii="Times New Roman" w:eastAsiaTheme="majorEastAsia" w:hAnsi="Times New Roman" w:cs="Times New Roman"/>
        </w:rPr>
        <w:t>張光裕：「而」前一字存原篆。</w:t>
      </w:r>
      <w:r w:rsidRPr="00EC5A72">
        <w:rPr>
          <w:rFonts w:ascii="Times New Roman" w:eastAsiaTheme="majorEastAsia" w:hAnsi="Times New Roman" w:cs="Times New Roman"/>
        </w:rPr>
        <w:t>/</w:t>
      </w:r>
      <w:r w:rsidRPr="00EC5A72">
        <w:rPr>
          <w:rFonts w:ascii="Times New Roman" w:eastAsiaTheme="majorEastAsia" w:hAnsi="Times New Roman" w:cs="Times New Roman"/>
        </w:rPr>
        <w:t>何有祖：「而前一字當為「</w:t>
      </w:r>
      <w:r w:rsidRPr="00EC5A72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E029204" wp14:editId="53A8702E">
            <wp:extent cx="129111" cy="139870"/>
            <wp:effectExtent l="0" t="0" r="0" b="0"/>
            <wp:docPr id="10428009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049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1211" cy="14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A72">
        <w:rPr>
          <w:rFonts w:ascii="Times New Roman" w:eastAsiaTheme="majorEastAsia" w:hAnsi="Times New Roman" w:cs="Times New Roman"/>
        </w:rPr>
        <w:t>」，疑讀「勝」。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B453C"/>
    <w:multiLevelType w:val="hybridMultilevel"/>
    <w:tmpl w:val="BF28D5C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E770572"/>
    <w:multiLevelType w:val="hybridMultilevel"/>
    <w:tmpl w:val="4BF683C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67E34EA"/>
    <w:multiLevelType w:val="hybridMultilevel"/>
    <w:tmpl w:val="E016458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91945AA"/>
    <w:multiLevelType w:val="hybridMultilevel"/>
    <w:tmpl w:val="8D0C74B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9EE2730"/>
    <w:multiLevelType w:val="hybridMultilevel"/>
    <w:tmpl w:val="407A06FE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9D66BDF"/>
    <w:multiLevelType w:val="hybridMultilevel"/>
    <w:tmpl w:val="6ECAB956"/>
    <w:lvl w:ilvl="0" w:tplc="0409000D">
      <w:start w:val="1"/>
      <w:numFmt w:val="bullet"/>
      <w:lvlText w:val="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9FA3C9B"/>
    <w:multiLevelType w:val="hybridMultilevel"/>
    <w:tmpl w:val="AD9603E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4516F41"/>
    <w:multiLevelType w:val="hybridMultilevel"/>
    <w:tmpl w:val="AA002CE2"/>
    <w:lvl w:ilvl="0" w:tplc="1192759C"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7427F6E"/>
    <w:multiLevelType w:val="hybridMultilevel"/>
    <w:tmpl w:val="EE96B44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FEA0BC7"/>
    <w:multiLevelType w:val="hybridMultilevel"/>
    <w:tmpl w:val="E23239E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30620255">
    <w:abstractNumId w:val="7"/>
  </w:num>
  <w:num w:numId="2" w16cid:durableId="119960515">
    <w:abstractNumId w:val="6"/>
  </w:num>
  <w:num w:numId="3" w16cid:durableId="1156998005">
    <w:abstractNumId w:val="2"/>
  </w:num>
  <w:num w:numId="4" w16cid:durableId="547182958">
    <w:abstractNumId w:val="0"/>
  </w:num>
  <w:num w:numId="5" w16cid:durableId="722942557">
    <w:abstractNumId w:val="5"/>
  </w:num>
  <w:num w:numId="6" w16cid:durableId="1270116444">
    <w:abstractNumId w:val="3"/>
  </w:num>
  <w:num w:numId="7" w16cid:durableId="1698702864">
    <w:abstractNumId w:val="8"/>
  </w:num>
  <w:num w:numId="8" w16cid:durableId="1360668979">
    <w:abstractNumId w:val="4"/>
  </w:num>
  <w:num w:numId="9" w16cid:durableId="465197095">
    <w:abstractNumId w:val="1"/>
  </w:num>
  <w:num w:numId="10" w16cid:durableId="6726390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AK, Chi Ki Caily">
    <w15:presenceInfo w15:providerId="AD" w15:userId="S::1155094375@link.cuhk.edu.hk::cea12a66-f3c0-48b8-91dd-f95a5f110f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86"/>
    <w:rsid w:val="000035EB"/>
    <w:rsid w:val="00022867"/>
    <w:rsid w:val="000734BF"/>
    <w:rsid w:val="000C2868"/>
    <w:rsid w:val="00124CC0"/>
    <w:rsid w:val="0017534D"/>
    <w:rsid w:val="001810A8"/>
    <w:rsid w:val="001A5933"/>
    <w:rsid w:val="001A6E5E"/>
    <w:rsid w:val="001C0E77"/>
    <w:rsid w:val="001C29F2"/>
    <w:rsid w:val="00213F86"/>
    <w:rsid w:val="00224F16"/>
    <w:rsid w:val="00237020"/>
    <w:rsid w:val="0029607F"/>
    <w:rsid w:val="002B0140"/>
    <w:rsid w:val="002B3FF0"/>
    <w:rsid w:val="002E7533"/>
    <w:rsid w:val="003100B0"/>
    <w:rsid w:val="003A0C49"/>
    <w:rsid w:val="003D43BC"/>
    <w:rsid w:val="003E2904"/>
    <w:rsid w:val="004337D2"/>
    <w:rsid w:val="004340A9"/>
    <w:rsid w:val="0050176A"/>
    <w:rsid w:val="00517649"/>
    <w:rsid w:val="00520B0A"/>
    <w:rsid w:val="00524DA7"/>
    <w:rsid w:val="005266D3"/>
    <w:rsid w:val="005A6C06"/>
    <w:rsid w:val="005C0372"/>
    <w:rsid w:val="005C5EC9"/>
    <w:rsid w:val="005D5C29"/>
    <w:rsid w:val="005D65F1"/>
    <w:rsid w:val="005E5C59"/>
    <w:rsid w:val="006A5F2C"/>
    <w:rsid w:val="006B5D39"/>
    <w:rsid w:val="006C5EB6"/>
    <w:rsid w:val="006C6EEB"/>
    <w:rsid w:val="0071365E"/>
    <w:rsid w:val="0076616A"/>
    <w:rsid w:val="00773190"/>
    <w:rsid w:val="007A114F"/>
    <w:rsid w:val="007A6558"/>
    <w:rsid w:val="007D4364"/>
    <w:rsid w:val="007E07A1"/>
    <w:rsid w:val="00822D82"/>
    <w:rsid w:val="0083338D"/>
    <w:rsid w:val="008A4E64"/>
    <w:rsid w:val="008C3713"/>
    <w:rsid w:val="008D09FF"/>
    <w:rsid w:val="008D4C72"/>
    <w:rsid w:val="00901B4B"/>
    <w:rsid w:val="0099148D"/>
    <w:rsid w:val="00994560"/>
    <w:rsid w:val="009A6894"/>
    <w:rsid w:val="009D11CC"/>
    <w:rsid w:val="009F1294"/>
    <w:rsid w:val="00A309F4"/>
    <w:rsid w:val="00A33C2E"/>
    <w:rsid w:val="00A4066E"/>
    <w:rsid w:val="00A837CC"/>
    <w:rsid w:val="00AF3053"/>
    <w:rsid w:val="00B12587"/>
    <w:rsid w:val="00B21A63"/>
    <w:rsid w:val="00B31AFE"/>
    <w:rsid w:val="00B40363"/>
    <w:rsid w:val="00B54539"/>
    <w:rsid w:val="00B70517"/>
    <w:rsid w:val="00C01D00"/>
    <w:rsid w:val="00C31D6B"/>
    <w:rsid w:val="00C6055B"/>
    <w:rsid w:val="00C930A0"/>
    <w:rsid w:val="00C963EF"/>
    <w:rsid w:val="00CA074D"/>
    <w:rsid w:val="00CA11AC"/>
    <w:rsid w:val="00CD559F"/>
    <w:rsid w:val="00CF392A"/>
    <w:rsid w:val="00D57E87"/>
    <w:rsid w:val="00DA49F9"/>
    <w:rsid w:val="00E13692"/>
    <w:rsid w:val="00E42131"/>
    <w:rsid w:val="00E54002"/>
    <w:rsid w:val="00E906CD"/>
    <w:rsid w:val="00E94A78"/>
    <w:rsid w:val="00E96D43"/>
    <w:rsid w:val="00EC5A72"/>
    <w:rsid w:val="00EF7F74"/>
    <w:rsid w:val="00F3521F"/>
    <w:rsid w:val="00F7221E"/>
    <w:rsid w:val="00FA4AE0"/>
    <w:rsid w:val="00FB2E25"/>
    <w:rsid w:val="00FB328E"/>
    <w:rsid w:val="00FE201F"/>
    <w:rsid w:val="00FE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AE5E7"/>
  <w15:chartTrackingRefBased/>
  <w15:docId w15:val="{DDDB980B-E62B-4ABD-AEA8-D0CB78EA5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F8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3F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1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F8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F8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F8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F8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F8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F8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13F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13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13F8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1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13F8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13F8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13F8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13F8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13F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F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1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F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13F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13F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3F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3F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13F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3F86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unhideWhenUsed/>
    <w:rsid w:val="00213F86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rsid w:val="00213F86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213F86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FA4A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FA4AE0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FA4A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FA4AE0"/>
    <w:rPr>
      <w:sz w:val="20"/>
      <w:szCs w:val="20"/>
    </w:rPr>
  </w:style>
  <w:style w:type="paragraph" w:styleId="af5">
    <w:name w:val="Revision"/>
    <w:hidden/>
    <w:uiPriority w:val="99"/>
    <w:semiHidden/>
    <w:rsid w:val="005D65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45.png"/><Relationship Id="rId47" Type="http://schemas.openxmlformats.org/officeDocument/2006/relationships/image" Target="media/image56.png"/><Relationship Id="rId63" Type="http://schemas.openxmlformats.org/officeDocument/2006/relationships/image" Target="media/image74.png"/><Relationship Id="rId68" Type="http://schemas.openxmlformats.org/officeDocument/2006/relationships/image" Target="media/image81.png"/><Relationship Id="rId84" Type="http://schemas.openxmlformats.org/officeDocument/2006/relationships/image" Target="media/image102.png"/><Relationship Id="rId89" Type="http://schemas.openxmlformats.org/officeDocument/2006/relationships/image" Target="media/image109.png"/><Relationship Id="rId16" Type="http://schemas.openxmlformats.org/officeDocument/2006/relationships/image" Target="media/image12.png"/><Relationship Id="rId11" Type="http://schemas.openxmlformats.org/officeDocument/2006/relationships/image" Target="media/image7.emf"/><Relationship Id="rId32" Type="http://schemas.openxmlformats.org/officeDocument/2006/relationships/image" Target="media/image32.png"/><Relationship Id="rId37" Type="http://schemas.openxmlformats.org/officeDocument/2006/relationships/image" Target="media/image39.png"/><Relationship Id="rId53" Type="http://schemas.openxmlformats.org/officeDocument/2006/relationships/image" Target="media/image62.png"/><Relationship Id="rId58" Type="http://schemas.openxmlformats.org/officeDocument/2006/relationships/image" Target="media/image67.png"/><Relationship Id="rId74" Type="http://schemas.openxmlformats.org/officeDocument/2006/relationships/image" Target="media/image92.png"/><Relationship Id="rId79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1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46.png"/><Relationship Id="rId48" Type="http://schemas.openxmlformats.org/officeDocument/2006/relationships/image" Target="media/image57.png"/><Relationship Id="rId64" Type="http://schemas.openxmlformats.org/officeDocument/2006/relationships/image" Target="media/image75.png"/><Relationship Id="rId69" Type="http://schemas.openxmlformats.org/officeDocument/2006/relationships/image" Target="media/image82.png"/><Relationship Id="rId8" Type="http://schemas.openxmlformats.org/officeDocument/2006/relationships/image" Target="media/image1.png"/><Relationship Id="rId51" Type="http://schemas.openxmlformats.org/officeDocument/2006/relationships/image" Target="media/image60.png"/><Relationship Id="rId72" Type="http://schemas.openxmlformats.org/officeDocument/2006/relationships/image" Target="media/image88.png"/><Relationship Id="rId80" Type="http://schemas.openxmlformats.org/officeDocument/2006/relationships/image" Target="media/image98.png"/><Relationship Id="rId85" Type="http://schemas.openxmlformats.org/officeDocument/2006/relationships/image" Target="media/image104.png"/><Relationship Id="rId93" Type="http://schemas.microsoft.com/office/2011/relationships/people" Target="people.xml"/><Relationship Id="rId3" Type="http://schemas.openxmlformats.org/officeDocument/2006/relationships/styles" Target="styl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34.png"/><Relationship Id="rId38" Type="http://schemas.openxmlformats.org/officeDocument/2006/relationships/image" Target="media/image41.png"/><Relationship Id="rId46" Type="http://schemas.openxmlformats.org/officeDocument/2006/relationships/image" Target="media/image55.png"/><Relationship Id="rId59" Type="http://schemas.openxmlformats.org/officeDocument/2006/relationships/image" Target="media/image68.png"/><Relationship Id="rId67" Type="http://schemas.openxmlformats.org/officeDocument/2006/relationships/image" Target="media/image80.png"/><Relationship Id="rId20" Type="http://schemas.openxmlformats.org/officeDocument/2006/relationships/image" Target="media/image16.png"/><Relationship Id="rId41" Type="http://schemas.openxmlformats.org/officeDocument/2006/relationships/image" Target="media/image44.png"/><Relationship Id="rId54" Type="http://schemas.openxmlformats.org/officeDocument/2006/relationships/image" Target="media/image63.png"/><Relationship Id="rId62" Type="http://schemas.openxmlformats.org/officeDocument/2006/relationships/image" Target="media/image72.png"/><Relationship Id="rId70" Type="http://schemas.openxmlformats.org/officeDocument/2006/relationships/image" Target="media/image83.png"/><Relationship Id="rId75" Type="http://schemas.openxmlformats.org/officeDocument/2006/relationships/image" Target="media/image93.png"/><Relationship Id="rId83" Type="http://schemas.openxmlformats.org/officeDocument/2006/relationships/image" Target="media/image101.png"/><Relationship Id="rId88" Type="http://schemas.openxmlformats.org/officeDocument/2006/relationships/image" Target="media/image108.png"/><Relationship Id="rId91" Type="http://schemas.openxmlformats.org/officeDocument/2006/relationships/image" Target="media/image1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6.png"/><Relationship Id="rId36" Type="http://schemas.openxmlformats.org/officeDocument/2006/relationships/image" Target="media/image38.png"/><Relationship Id="rId49" Type="http://schemas.openxmlformats.org/officeDocument/2006/relationships/image" Target="media/image58.png"/><Relationship Id="rId57" Type="http://schemas.openxmlformats.org/officeDocument/2006/relationships/image" Target="media/image66.png"/><Relationship Id="rId10" Type="http://schemas.openxmlformats.org/officeDocument/2006/relationships/image" Target="media/image4.png"/><Relationship Id="rId31" Type="http://schemas.openxmlformats.org/officeDocument/2006/relationships/image" Target="media/image31.png"/><Relationship Id="rId44" Type="http://schemas.openxmlformats.org/officeDocument/2006/relationships/image" Target="media/image48.png"/><Relationship Id="rId52" Type="http://schemas.openxmlformats.org/officeDocument/2006/relationships/image" Target="media/image61.png"/><Relationship Id="rId60" Type="http://schemas.openxmlformats.org/officeDocument/2006/relationships/image" Target="media/image69.png"/><Relationship Id="rId65" Type="http://schemas.openxmlformats.org/officeDocument/2006/relationships/image" Target="media/image78.png"/><Relationship Id="rId73" Type="http://schemas.openxmlformats.org/officeDocument/2006/relationships/image" Target="media/image90.png"/><Relationship Id="rId78" Type="http://schemas.openxmlformats.org/officeDocument/2006/relationships/image" Target="media/image96.png"/><Relationship Id="rId81" Type="http://schemas.openxmlformats.org/officeDocument/2006/relationships/image" Target="media/image99.png"/><Relationship Id="rId86" Type="http://schemas.openxmlformats.org/officeDocument/2006/relationships/image" Target="media/image105.png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42.png"/><Relationship Id="rId34" Type="http://schemas.openxmlformats.org/officeDocument/2006/relationships/image" Target="media/image35.png"/><Relationship Id="rId50" Type="http://schemas.openxmlformats.org/officeDocument/2006/relationships/image" Target="media/image59.png"/><Relationship Id="rId55" Type="http://schemas.openxmlformats.org/officeDocument/2006/relationships/image" Target="media/image64.png"/><Relationship Id="rId76" Type="http://schemas.openxmlformats.org/officeDocument/2006/relationships/image" Target="media/image94.png"/><Relationship Id="rId7" Type="http://schemas.openxmlformats.org/officeDocument/2006/relationships/endnotes" Target="endnotes.xml"/><Relationship Id="rId71" Type="http://schemas.openxmlformats.org/officeDocument/2006/relationships/image" Target="media/image84.emf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9.png"/><Relationship Id="rId24" Type="http://schemas.openxmlformats.org/officeDocument/2006/relationships/image" Target="media/image20.png"/><Relationship Id="rId40" Type="http://schemas.openxmlformats.org/officeDocument/2006/relationships/image" Target="media/image43.png"/><Relationship Id="rId45" Type="http://schemas.openxmlformats.org/officeDocument/2006/relationships/image" Target="media/image49.png"/><Relationship Id="rId66" Type="http://schemas.openxmlformats.org/officeDocument/2006/relationships/image" Target="media/image79.png"/><Relationship Id="rId87" Type="http://schemas.openxmlformats.org/officeDocument/2006/relationships/image" Target="media/image107.png"/><Relationship Id="rId61" Type="http://schemas.openxmlformats.org/officeDocument/2006/relationships/image" Target="media/image70.png"/><Relationship Id="rId82" Type="http://schemas.openxmlformats.org/officeDocument/2006/relationships/image" Target="media/image100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30.png"/><Relationship Id="rId35" Type="http://schemas.openxmlformats.org/officeDocument/2006/relationships/image" Target="media/image36.png"/><Relationship Id="rId56" Type="http://schemas.openxmlformats.org/officeDocument/2006/relationships/image" Target="media/image65.png"/><Relationship Id="rId77" Type="http://schemas.openxmlformats.org/officeDocument/2006/relationships/image" Target="media/image95.png"/></Relationships>
</file>

<file path=word/_rels/footnotes.xml.rels><?xml version="1.0" encoding="UTF-8" standalone="yes"?>
<Relationships xmlns="http://schemas.openxmlformats.org/package/2006/relationships"><Relationship Id="rId13" Type="http://schemas.openxmlformats.org/officeDocument/2006/relationships/image" Target="media/image43.png"/><Relationship Id="rId18" Type="http://schemas.openxmlformats.org/officeDocument/2006/relationships/image" Target="media/image49.png"/><Relationship Id="rId26" Type="http://schemas.openxmlformats.org/officeDocument/2006/relationships/image" Target="media/image73.png"/><Relationship Id="rId39" Type="http://schemas.openxmlformats.org/officeDocument/2006/relationships/image" Target="media/image16.png"/><Relationship Id="rId21" Type="http://schemas.openxmlformats.org/officeDocument/2006/relationships/image" Target="media/image53.png"/><Relationship Id="rId34" Type="http://schemas.openxmlformats.org/officeDocument/2006/relationships/image" Target="media/image87.png"/><Relationship Id="rId7" Type="http://schemas.openxmlformats.org/officeDocument/2006/relationships/image" Target="media/image27.png"/><Relationship Id="rId2" Type="http://schemas.openxmlformats.org/officeDocument/2006/relationships/image" Target="media/image5.png"/><Relationship Id="rId16" Type="http://schemas.openxmlformats.org/officeDocument/2006/relationships/image" Target="media/image47.png"/><Relationship Id="rId20" Type="http://schemas.openxmlformats.org/officeDocument/2006/relationships/image" Target="media/image52.png"/><Relationship Id="rId29" Type="http://schemas.openxmlformats.org/officeDocument/2006/relationships/image" Target="media/image77.png"/><Relationship Id="rId41" Type="http://schemas.openxmlformats.org/officeDocument/2006/relationships/image" Target="media/image112.png"/><Relationship Id="rId1" Type="http://schemas.openxmlformats.org/officeDocument/2006/relationships/image" Target="media/image3.png"/><Relationship Id="rId6" Type="http://schemas.openxmlformats.org/officeDocument/2006/relationships/image" Target="media/image25.png"/><Relationship Id="rId11" Type="http://schemas.openxmlformats.org/officeDocument/2006/relationships/image" Target="media/image37.png"/><Relationship Id="rId24" Type="http://schemas.openxmlformats.org/officeDocument/2006/relationships/image" Target="media/image64.png"/><Relationship Id="rId32" Type="http://schemas.openxmlformats.org/officeDocument/2006/relationships/image" Target="media/image85.png"/><Relationship Id="rId37" Type="http://schemas.openxmlformats.org/officeDocument/2006/relationships/image" Target="media/image92.png"/><Relationship Id="rId40" Type="http://schemas.openxmlformats.org/officeDocument/2006/relationships/image" Target="media/image106.png"/><Relationship Id="rId5" Type="http://schemas.openxmlformats.org/officeDocument/2006/relationships/image" Target="media/image24.png"/><Relationship Id="rId15" Type="http://schemas.openxmlformats.org/officeDocument/2006/relationships/image" Target="media/image46.png"/><Relationship Id="rId23" Type="http://schemas.openxmlformats.org/officeDocument/2006/relationships/image" Target="media/image56.png"/><Relationship Id="rId28" Type="http://schemas.openxmlformats.org/officeDocument/2006/relationships/image" Target="media/image76.png"/><Relationship Id="rId36" Type="http://schemas.openxmlformats.org/officeDocument/2006/relationships/image" Target="media/image91.emf"/><Relationship Id="rId10" Type="http://schemas.openxmlformats.org/officeDocument/2006/relationships/image" Target="media/image36.png"/><Relationship Id="rId19" Type="http://schemas.openxmlformats.org/officeDocument/2006/relationships/image" Target="media/image51.png"/><Relationship Id="rId31" Type="http://schemas.openxmlformats.org/officeDocument/2006/relationships/image" Target="media/image83.png"/><Relationship Id="rId4" Type="http://schemas.openxmlformats.org/officeDocument/2006/relationships/image" Target="media/image17.png"/><Relationship Id="rId9" Type="http://schemas.openxmlformats.org/officeDocument/2006/relationships/image" Target="media/image33.png"/><Relationship Id="rId14" Type="http://schemas.openxmlformats.org/officeDocument/2006/relationships/image" Target="media/image44.png"/><Relationship Id="rId22" Type="http://schemas.openxmlformats.org/officeDocument/2006/relationships/image" Target="media/image54.png"/><Relationship Id="rId27" Type="http://schemas.openxmlformats.org/officeDocument/2006/relationships/image" Target="media/image72.png"/><Relationship Id="rId30" Type="http://schemas.openxmlformats.org/officeDocument/2006/relationships/image" Target="media/image82.png"/><Relationship Id="rId35" Type="http://schemas.openxmlformats.org/officeDocument/2006/relationships/image" Target="media/image89.png"/><Relationship Id="rId8" Type="http://schemas.openxmlformats.org/officeDocument/2006/relationships/image" Target="media/image28.png"/><Relationship Id="rId3" Type="http://schemas.openxmlformats.org/officeDocument/2006/relationships/image" Target="media/image6.png"/><Relationship Id="rId12" Type="http://schemas.openxmlformats.org/officeDocument/2006/relationships/image" Target="media/image40.png"/><Relationship Id="rId17" Type="http://schemas.openxmlformats.org/officeDocument/2006/relationships/image" Target="media/image50.png"/><Relationship Id="rId25" Type="http://schemas.openxmlformats.org/officeDocument/2006/relationships/image" Target="media/image71.png"/><Relationship Id="rId33" Type="http://schemas.openxmlformats.org/officeDocument/2006/relationships/image" Target="media/image86.png"/><Relationship Id="rId38" Type="http://schemas.openxmlformats.org/officeDocument/2006/relationships/image" Target="media/image10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BC1D1-3F09-475A-BE7B-7097E5920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20</Pages>
  <Words>3535</Words>
  <Characters>3961</Characters>
  <Application>Microsoft Office Word</Application>
  <DocSecurity>0</DocSecurity>
  <Lines>141</Lines>
  <Paragraphs>85</Paragraphs>
  <ScaleCrop>false</ScaleCrop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</dc:creator>
  <cp:keywords/>
  <dc:description/>
  <cp:lastModifiedBy>MAK, Chi Ki Caily</cp:lastModifiedBy>
  <cp:revision>29</cp:revision>
  <dcterms:created xsi:type="dcterms:W3CDTF">2024-05-19T17:23:00Z</dcterms:created>
  <dcterms:modified xsi:type="dcterms:W3CDTF">2024-09-24T04:54:00Z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77a50c91-db23-4fa6-8f4b-1cde393470c1</vt:lpwstr>
  </property>
</Properties>
</file>