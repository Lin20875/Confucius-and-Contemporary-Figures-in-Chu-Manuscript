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BB7B" w14:textId="459248C2" w:rsidR="008E54E1" w:rsidRPr="003533B2" w:rsidRDefault="008E54E1" w:rsidP="008E54E1">
      <w:pPr>
        <w:pStyle w:val="1"/>
        <w:rPr>
          <w:rFonts w:asciiTheme="majorEastAsia" w:hAnsiTheme="majorEastAsia" w:cs="Times New Roman"/>
          <w:sz w:val="24"/>
          <w:szCs w:val="24"/>
        </w:rPr>
      </w:pPr>
      <w:r w:rsidRPr="003533B2">
        <w:rPr>
          <w:rFonts w:asciiTheme="majorEastAsia" w:hAnsiTheme="majorEastAsia" w:cs="Times New Roman" w:hint="eastAsia"/>
          <w:sz w:val="24"/>
          <w:szCs w:val="24"/>
        </w:rPr>
        <w:t>季庚子問於孔子</w:t>
      </w:r>
    </w:p>
    <w:p w14:paraId="0505ADFD" w14:textId="77777777" w:rsidR="008E54E1" w:rsidRPr="003533B2" w:rsidRDefault="008E54E1" w:rsidP="008E54E1">
      <w:pPr>
        <w:rPr>
          <w:rFonts w:asciiTheme="majorEastAsia" w:eastAsiaTheme="majorEastAsia" w:hAnsiTheme="majorEastAsia" w:cs="Times New Roman"/>
        </w:rPr>
      </w:pPr>
    </w:p>
    <w:p w14:paraId="45F066CD" w14:textId="77777777" w:rsidR="008E54E1" w:rsidRPr="003533B2" w:rsidRDefault="008E54E1" w:rsidP="008E54E1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3533B2">
        <w:rPr>
          <w:rFonts w:asciiTheme="majorEastAsia" w:hAnsiTheme="majorEastAsia" w:cs="Times New Roman"/>
          <w:sz w:val="24"/>
          <w:szCs w:val="24"/>
        </w:rPr>
        <w:t>本篇竹簡編聯</w:t>
      </w:r>
    </w:p>
    <w:p w14:paraId="6D0DEB85" w14:textId="77777777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陳劍2006：簡22與簡15上下兩段應該拆分，簡11和18上下兩段也應該拆分開。本</w:t>
      </w:r>
      <w:proofErr w:type="gramStart"/>
      <w:r w:rsidRPr="003533B2">
        <w:rPr>
          <w:rFonts w:asciiTheme="majorEastAsia" w:eastAsiaTheme="majorEastAsia" w:hAnsiTheme="majorEastAsia" w:hint="eastAsia"/>
        </w:rPr>
        <w:t>篇殘斷</w:t>
      </w:r>
      <w:proofErr w:type="gramEnd"/>
      <w:r w:rsidRPr="003533B2">
        <w:rPr>
          <w:rFonts w:asciiTheme="majorEastAsia" w:eastAsiaTheme="majorEastAsia" w:hAnsiTheme="majorEastAsia" w:hint="eastAsia"/>
        </w:rPr>
        <w:t>之簡以下半段居多，大多很難確定先後關係，全篇也難以復原。整理出一個較大</w:t>
      </w:r>
      <w:proofErr w:type="gramStart"/>
      <w:r w:rsidRPr="003533B2">
        <w:rPr>
          <w:rFonts w:asciiTheme="majorEastAsia" w:eastAsiaTheme="majorEastAsia" w:hAnsiTheme="majorEastAsia" w:hint="eastAsia"/>
        </w:rPr>
        <w:t>的拼聯組</w:t>
      </w:r>
      <w:proofErr w:type="gramEnd"/>
      <w:r w:rsidRPr="003533B2">
        <w:rPr>
          <w:rFonts w:asciiTheme="majorEastAsia" w:eastAsiaTheme="majorEastAsia" w:hAnsiTheme="majorEastAsia" w:hint="eastAsia"/>
        </w:rPr>
        <w:t>：簡8，簡21、22上+13、14、15上+9、10、19、20、23。簡5可能在簡8與簡21之間。</w:t>
      </w:r>
    </w:p>
    <w:p w14:paraId="46338048" w14:textId="77777777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3533B2">
        <w:rPr>
          <w:rFonts w:asciiTheme="majorEastAsia" w:eastAsiaTheme="majorEastAsia" w:hAnsiTheme="majorEastAsia" w:hint="eastAsia"/>
        </w:rPr>
        <w:t>李銳</w:t>
      </w:r>
      <w:proofErr w:type="gramEnd"/>
      <w:r w:rsidRPr="003533B2">
        <w:rPr>
          <w:rFonts w:asciiTheme="majorEastAsia" w:eastAsiaTheme="majorEastAsia" w:hAnsiTheme="majorEastAsia" w:hint="eastAsia"/>
        </w:rPr>
        <w:t>2006：11上+18下，</w:t>
      </w:r>
      <w:proofErr w:type="gramStart"/>
      <w:r w:rsidRPr="003533B2">
        <w:rPr>
          <w:rFonts w:asciiTheme="majorEastAsia" w:eastAsiaTheme="majorEastAsia" w:hAnsiTheme="majorEastAsia" w:hint="eastAsia"/>
        </w:rPr>
        <w:t>疑上接簡</w:t>
      </w:r>
      <w:proofErr w:type="gramEnd"/>
      <w:r w:rsidRPr="003533B2">
        <w:rPr>
          <w:rFonts w:asciiTheme="majorEastAsia" w:eastAsiaTheme="majorEastAsia" w:hAnsiTheme="majorEastAsia" w:hint="eastAsia"/>
        </w:rPr>
        <w:t>10，</w:t>
      </w:r>
      <w:proofErr w:type="gramStart"/>
      <w:r w:rsidRPr="003533B2">
        <w:rPr>
          <w:rFonts w:asciiTheme="majorEastAsia" w:eastAsiaTheme="majorEastAsia" w:hAnsiTheme="majorEastAsia" w:hint="eastAsia"/>
        </w:rPr>
        <w:t>下接簡</w:t>
      </w:r>
      <w:proofErr w:type="gramEnd"/>
      <w:r w:rsidRPr="003533B2">
        <w:rPr>
          <w:rFonts w:asciiTheme="majorEastAsia" w:eastAsiaTheme="majorEastAsia" w:hAnsiTheme="majorEastAsia" w:hint="eastAsia"/>
        </w:rPr>
        <w:t>19。簡18上、5，其後</w:t>
      </w:r>
      <w:proofErr w:type="gramStart"/>
      <w:r w:rsidRPr="003533B2">
        <w:rPr>
          <w:rFonts w:asciiTheme="majorEastAsia" w:eastAsiaTheme="majorEastAsia" w:hAnsiTheme="majorEastAsia" w:hint="eastAsia"/>
        </w:rPr>
        <w:t>可能接簡11下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  <w:proofErr w:type="gramStart"/>
      <w:r w:rsidRPr="003533B2">
        <w:rPr>
          <w:rFonts w:asciiTheme="majorEastAsia" w:eastAsiaTheme="majorEastAsia" w:hAnsiTheme="majorEastAsia" w:hint="eastAsia"/>
        </w:rPr>
        <w:t>最末簡</w:t>
      </w:r>
      <w:proofErr w:type="gramEnd"/>
      <w:r w:rsidRPr="003533B2">
        <w:rPr>
          <w:rFonts w:asciiTheme="majorEastAsia" w:eastAsiaTheme="majorEastAsia" w:hAnsiTheme="majorEastAsia" w:hint="eastAsia"/>
        </w:rPr>
        <w:t>23前</w:t>
      </w:r>
      <w:proofErr w:type="gramStart"/>
      <w:r w:rsidRPr="003533B2">
        <w:rPr>
          <w:rFonts w:asciiTheme="majorEastAsia" w:eastAsiaTheme="majorEastAsia" w:hAnsiTheme="majorEastAsia" w:hint="eastAsia"/>
        </w:rPr>
        <w:t>可能接簡</w:t>
      </w:r>
      <w:proofErr w:type="gramEnd"/>
      <w:r w:rsidRPr="003533B2">
        <w:rPr>
          <w:rFonts w:asciiTheme="majorEastAsia" w:eastAsiaTheme="majorEastAsia" w:hAnsiTheme="majorEastAsia" w:hint="eastAsia"/>
        </w:rPr>
        <w:t>17。</w:t>
      </w:r>
    </w:p>
    <w:p w14:paraId="5C77CDC5" w14:textId="2C4B54FB" w:rsidR="008E54E1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陳偉2006：12、15下。簡18A的位置與簡1相近，其間可能還有一簡。</w:t>
      </w:r>
    </w:p>
    <w:p w14:paraId="02D9B62E" w14:textId="77777777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福田哲之2006：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《內禮》附簡歸入</w:t>
      </w:r>
      <w:proofErr w:type="gramEnd"/>
      <w:r w:rsidRPr="003533B2">
        <w:rPr>
          <w:rFonts w:asciiTheme="majorEastAsia" w:eastAsiaTheme="majorEastAsia" w:hAnsiTheme="majorEastAsia" w:hint="eastAsia"/>
        </w:rPr>
        <w:t>本篇，位置不知。簡16應與《普者君老》第二簡綴合。</w:t>
      </w:r>
    </w:p>
    <w:p w14:paraId="590C4DD7" w14:textId="21A0D6F8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牛新房2006、2015：11下、18上。</w:t>
      </w:r>
    </w:p>
    <w:p w14:paraId="7AB6791A" w14:textId="661D8CCA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廖名春《楚簡〈季康子問於孔子日〉篇研究》（韓國中國古中</w:t>
      </w:r>
      <w:proofErr w:type="gramStart"/>
      <w:r w:rsidRPr="003533B2">
        <w:rPr>
          <w:rFonts w:asciiTheme="majorEastAsia" w:eastAsiaTheme="majorEastAsia" w:hAnsiTheme="majorEastAsia" w:hint="eastAsia"/>
        </w:rPr>
        <w:t>世</w:t>
      </w:r>
      <w:proofErr w:type="gramEnd"/>
      <w:r w:rsidRPr="003533B2">
        <w:rPr>
          <w:rFonts w:asciiTheme="majorEastAsia" w:eastAsiaTheme="majorEastAsia" w:hAnsiTheme="majorEastAsia" w:hint="eastAsia"/>
        </w:rPr>
        <w:t>史學會主辦、慶北大學承辦「簡</w:t>
      </w:r>
      <w:proofErr w:type="gramStart"/>
      <w:r w:rsidRPr="003533B2">
        <w:rPr>
          <w:rFonts w:asciiTheme="majorEastAsia" w:eastAsiaTheme="majorEastAsia" w:hAnsiTheme="majorEastAsia" w:hint="eastAsia"/>
        </w:rPr>
        <w:t>牘</w:t>
      </w:r>
      <w:proofErr w:type="gramEnd"/>
      <w:r w:rsidRPr="003533B2">
        <w:rPr>
          <w:rFonts w:asciiTheme="majorEastAsia" w:eastAsiaTheme="majorEastAsia" w:hAnsiTheme="majorEastAsia" w:hint="eastAsia"/>
        </w:rPr>
        <w:t>所見中國古代史國際學術研討會」論文，韓國大</w:t>
      </w:r>
      <w:proofErr w:type="gramStart"/>
      <w:r w:rsidRPr="003533B2">
        <w:rPr>
          <w:rFonts w:asciiTheme="majorEastAsia" w:eastAsiaTheme="majorEastAsia" w:hAnsiTheme="majorEastAsia" w:hint="eastAsia"/>
        </w:rPr>
        <w:t>邱</w:t>
      </w:r>
      <w:proofErr w:type="gramEnd"/>
      <w:r w:rsidRPr="003533B2">
        <w:rPr>
          <w:rFonts w:asciiTheme="majorEastAsia" w:eastAsiaTheme="majorEastAsia" w:hAnsiTheme="majorEastAsia" w:hint="eastAsia"/>
        </w:rPr>
        <w:t>，2006年6月16-17日）：1、2、3、4、6、7、17、1，22下、12，15下、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</w:t>
      </w:r>
      <w:proofErr w:type="gramEnd"/>
      <w:r w:rsidRPr="003533B2">
        <w:rPr>
          <w:rFonts w:asciiTheme="majorEastAsia" w:eastAsiaTheme="majorEastAsia" w:hAnsiTheme="majorEastAsia" w:hint="eastAsia"/>
        </w:rPr>
        <w:t>、5、11、18、8、21、22上+13、14、15-+9、10、20、23。</w:t>
      </w:r>
    </w:p>
    <w:p w14:paraId="4247883F" w14:textId="5C5150C2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劉洪濤2006：</w:t>
      </w:r>
      <w:proofErr w:type="gramStart"/>
      <w:r w:rsidRPr="003533B2">
        <w:rPr>
          <w:rFonts w:asciiTheme="majorEastAsia" w:eastAsiaTheme="majorEastAsia" w:hAnsiTheme="majorEastAsia" w:hint="eastAsia"/>
        </w:rPr>
        <w:t>第一排聯組</w:t>
      </w:r>
      <w:proofErr w:type="gramEnd"/>
      <w:r w:rsidRPr="003533B2">
        <w:rPr>
          <w:rFonts w:asciiTheme="majorEastAsia" w:eastAsiaTheme="majorEastAsia" w:hAnsiTheme="majorEastAsia" w:hint="eastAsia"/>
        </w:rPr>
        <w:t>：1~4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5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6至7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11下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18上，5號簡的前後肯定</w:t>
      </w:r>
      <w:proofErr w:type="gramStart"/>
      <w:r w:rsidRPr="003533B2">
        <w:rPr>
          <w:rFonts w:asciiTheme="majorEastAsia" w:eastAsiaTheme="majorEastAsia" w:hAnsiTheme="majorEastAsia" w:hint="eastAsia"/>
        </w:rPr>
        <w:t>有缺簡</w:t>
      </w:r>
      <w:proofErr w:type="gramEnd"/>
      <w:r w:rsidRPr="003533B2">
        <w:rPr>
          <w:rFonts w:asciiTheme="majorEastAsia" w:eastAsiaTheme="majorEastAsia" w:hAnsiTheme="majorEastAsia" w:hint="eastAsia"/>
        </w:rPr>
        <w:t>，7號簡和11B之間可能</w:t>
      </w:r>
      <w:proofErr w:type="gramStart"/>
      <w:r w:rsidRPr="003533B2">
        <w:rPr>
          <w:rFonts w:asciiTheme="majorEastAsia" w:eastAsiaTheme="majorEastAsia" w:hAnsiTheme="majorEastAsia" w:hint="eastAsia"/>
        </w:rPr>
        <w:t>沒有缺簡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  <w:proofErr w:type="gramStart"/>
      <w:r w:rsidRPr="003533B2">
        <w:rPr>
          <w:rFonts w:asciiTheme="majorEastAsia" w:eastAsiaTheme="majorEastAsia" w:hAnsiTheme="majorEastAsia" w:hint="eastAsia"/>
        </w:rPr>
        <w:t>第二拼聯</w:t>
      </w:r>
      <w:proofErr w:type="gramEnd"/>
      <w:r w:rsidRPr="003533B2">
        <w:rPr>
          <w:rFonts w:asciiTheme="majorEastAsia" w:eastAsiaTheme="majorEastAsia" w:hAnsiTheme="majorEastAsia" w:hint="eastAsia"/>
        </w:rPr>
        <w:t>組是陳劍等人整理的：8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12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15下</w:t>
      </w:r>
      <w:proofErr w:type="gramStart"/>
      <w:r w:rsidR="00B94E91"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22下</w:t>
      </w:r>
      <w:proofErr w:type="gramStart"/>
      <w:r w:rsidR="00B94E91"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11上</w:t>
      </w:r>
      <w:proofErr w:type="gramStart"/>
      <w:r w:rsidR="00B94E91"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18下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21至22上</w:t>
      </w:r>
      <w:proofErr w:type="gramStart"/>
      <w:r w:rsidR="00B94E91"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13至15上</w:t>
      </w:r>
      <w:proofErr w:type="gramStart"/>
      <w:r w:rsidR="00B94E91"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9至10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19至20</w:t>
      </w:r>
      <w:proofErr w:type="gramStart"/>
      <w:r w:rsidRPr="003533B2">
        <w:rPr>
          <w:rFonts w:asciiTheme="majorEastAsia" w:eastAsiaTheme="majorEastAsia" w:hAnsiTheme="majorEastAsia" w:hint="eastAsia"/>
        </w:rPr>
        <w:t>—</w:t>
      </w:r>
      <w:proofErr w:type="gramEnd"/>
      <w:r w:rsidRPr="003533B2">
        <w:rPr>
          <w:rFonts w:asciiTheme="majorEastAsia" w:eastAsiaTheme="majorEastAsia" w:hAnsiTheme="majorEastAsia" w:hint="eastAsia"/>
        </w:rPr>
        <w:t>23。8與12、15下與22下、18下與21號簡之間可能</w:t>
      </w:r>
      <w:proofErr w:type="gramStart"/>
      <w:r w:rsidRPr="003533B2">
        <w:rPr>
          <w:rFonts w:asciiTheme="majorEastAsia" w:eastAsiaTheme="majorEastAsia" w:hAnsiTheme="majorEastAsia" w:hint="eastAsia"/>
        </w:rPr>
        <w:t>有缺簡</w:t>
      </w:r>
      <w:proofErr w:type="gramEnd"/>
      <w:r w:rsidRPr="003533B2">
        <w:rPr>
          <w:rFonts w:asciiTheme="majorEastAsia" w:eastAsiaTheme="majorEastAsia" w:hAnsiTheme="majorEastAsia" w:hint="eastAsia"/>
        </w:rPr>
        <w:t>。8號簡到18號簡之間的順序容或有改動。簡16從福田哲之歸入《普者君老》，簡17從字體上看屬於本篇，但是上下都找不到可以安排的地方。</w:t>
      </w:r>
    </w:p>
    <w:p w14:paraId="14BAE521" w14:textId="54FFD288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福田哲之2006：《內禮》</w:t>
      </w:r>
      <w:proofErr w:type="gramStart"/>
      <w:r w:rsidRPr="003533B2">
        <w:rPr>
          <w:rFonts w:asciiTheme="majorEastAsia" w:eastAsiaTheme="majorEastAsia" w:hAnsiTheme="majorEastAsia" w:hint="eastAsia"/>
        </w:rPr>
        <w:t>附簡是</w:t>
      </w:r>
      <w:proofErr w:type="gramEnd"/>
      <w:r w:rsidRPr="003533B2">
        <w:rPr>
          <w:rFonts w:asciiTheme="majorEastAsia" w:eastAsiaTheme="majorEastAsia" w:hAnsiTheme="majorEastAsia" w:hint="eastAsia"/>
        </w:rPr>
        <w:t>《內禮》的一部分，且比《內禮》簡10更為靠前。</w:t>
      </w:r>
    </w:p>
    <w:p w14:paraId="7016B433" w14:textId="46CFBF3C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福田哲之2007：簡16應接於《昔者君老》簡2下，《內禮》</w:t>
      </w:r>
      <w:proofErr w:type="gramStart"/>
      <w:r w:rsidRPr="003533B2">
        <w:rPr>
          <w:rFonts w:asciiTheme="majorEastAsia" w:eastAsiaTheme="majorEastAsia" w:hAnsiTheme="majorEastAsia" w:hint="eastAsia"/>
        </w:rPr>
        <w:t>附簡綴入</w:t>
      </w:r>
      <w:proofErr w:type="gramEnd"/>
      <w:r w:rsidRPr="003533B2">
        <w:rPr>
          <w:rFonts w:asciiTheme="majorEastAsia" w:eastAsiaTheme="majorEastAsia" w:hAnsiTheme="majorEastAsia" w:hint="eastAsia"/>
        </w:rPr>
        <w:t>本篇。全篇分為四組，第一組：1、2、3、4；第二組：6、7；第三組：8，21、22上+13、14、15上+9、10上+10下、19、20、11上+18下，22下；第四組：11下、18上、5，12，15下，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</w:t>
      </w:r>
      <w:proofErr w:type="gramEnd"/>
      <w:r w:rsidRPr="003533B2">
        <w:rPr>
          <w:rFonts w:asciiTheme="majorEastAsia" w:eastAsiaTheme="majorEastAsia" w:hAnsiTheme="majorEastAsia" w:hint="eastAsia"/>
        </w:rPr>
        <w:t>，17、23。</w:t>
      </w:r>
    </w:p>
    <w:p w14:paraId="3A819AD5" w14:textId="36FCF1E6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唐洪志2007：</w:t>
      </w:r>
      <w:r w:rsidRPr="003533B2">
        <w:rPr>
          <w:rFonts w:asciiTheme="majorEastAsia" w:eastAsiaTheme="majorEastAsia" w:hAnsiTheme="majorEastAsia" w:hint="eastAsia"/>
          <w:lang w:eastAsia="zh-CN"/>
        </w:rPr>
        <w:t>1</w:t>
      </w:r>
      <w:r w:rsidRPr="003533B2">
        <w:rPr>
          <w:rFonts w:asciiTheme="majorEastAsia" w:eastAsiaTheme="majorEastAsia" w:hAnsiTheme="majorEastAsia" w:hint="eastAsia"/>
        </w:rPr>
        <w:t>，2、3、4，1</w:t>
      </w:r>
      <w:r w:rsidRPr="003533B2">
        <w:rPr>
          <w:rFonts w:asciiTheme="majorEastAsia" w:eastAsiaTheme="majorEastAsia" w:hAnsiTheme="majorEastAsia" w:hint="eastAsia"/>
          <w:lang w:eastAsia="zh-CN"/>
        </w:rPr>
        <w:t>1</w:t>
      </w:r>
      <w:r w:rsidRPr="003533B2">
        <w:rPr>
          <w:rFonts w:asciiTheme="majorEastAsia" w:eastAsiaTheme="majorEastAsia" w:hAnsiTheme="majorEastAsia" w:hint="eastAsia"/>
        </w:rPr>
        <w:t>下、18上，17，</w:t>
      </w:r>
      <w:r w:rsidRPr="003533B2">
        <w:rPr>
          <w:rFonts w:asciiTheme="majorEastAsia" w:eastAsiaTheme="majorEastAsia" w:hAnsiTheme="majorEastAsia" w:hint="eastAsia"/>
          <w:lang w:eastAsia="zh-CN"/>
        </w:rPr>
        <w:t>6、</w:t>
      </w:r>
      <w:r w:rsidRPr="003533B2">
        <w:rPr>
          <w:rFonts w:asciiTheme="majorEastAsia" w:eastAsiaTheme="majorEastAsia" w:hAnsiTheme="majorEastAsia" w:hint="eastAsia"/>
        </w:rPr>
        <w:t>7，12、15下，22下，18下，8，11上，5，21、22上+13、14、15上+9、10，19、20、23。</w:t>
      </w:r>
    </w:p>
    <w:p w14:paraId="191D9ECB" w14:textId="3BD8AF43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lastRenderedPageBreak/>
        <w:t>王化平2007：簡1與簡16、17等組合成一組。</w:t>
      </w:r>
    </w:p>
    <w:p w14:paraId="053F6004" w14:textId="34CE1695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李守奎、曲冰、孫偉龍2007：1，2、3、4；5；6、7；11上；11下+8上；12，15下；17，18下，22下；8，21、22上+13、14、15上+9、10、19、20、23。簡16歸入《昔者君老》。</w:t>
      </w:r>
    </w:p>
    <w:p w14:paraId="42BCB2D5" w14:textId="3B576621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許慜慧2007：簡16可能歸入《昔者君老》。</w:t>
      </w:r>
    </w:p>
    <w:p w14:paraId="7CAA973F" w14:textId="4F5035BA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許</w:t>
      </w:r>
      <w:ins w:id="0" w:author="MAK, Chi Ki Caily [CHL]" w:date="2025-02-21T19:44:00Z" w16du:dateUtc="2025-02-21T11:44:00Z">
        <w:r w:rsidR="004A38AE" w:rsidRPr="003533B2">
          <w:rPr>
            <w:rFonts w:asciiTheme="majorEastAsia" w:eastAsiaTheme="majorEastAsia" w:hAnsiTheme="majorEastAsia" w:hint="eastAsia"/>
          </w:rPr>
          <w:t>慜</w:t>
        </w:r>
      </w:ins>
      <w:del w:id="1" w:author="MAK, Chi Ki Caily [CHL]" w:date="2025-02-21T19:44:00Z" w16du:dateUtc="2025-02-21T11:44:00Z">
        <w:r w:rsidRPr="003533B2" w:rsidDel="004A38AE">
          <w:rPr>
            <w:rFonts w:asciiTheme="majorEastAsia" w:eastAsiaTheme="majorEastAsia" w:hAnsiTheme="majorEastAsia" w:hint="eastAsia"/>
          </w:rPr>
          <w:delText>盤</w:delText>
        </w:r>
      </w:del>
      <w:r w:rsidRPr="003533B2">
        <w:rPr>
          <w:rFonts w:asciiTheme="majorEastAsia" w:eastAsiaTheme="majorEastAsia" w:hAnsiTheme="majorEastAsia" w:hint="eastAsia"/>
        </w:rPr>
        <w:t>慧2007：1，2、3、4、（庚子曰）6、7、（庚子日）8，21、22上、13、14、15上、9、10、19、20、22下、11上、18下、11上、18上、5，12，15下、17、23。</w:t>
      </w:r>
    </w:p>
    <w:p w14:paraId="0BE4BEFD" w14:textId="255FCE0A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黃武智2009：1，2、3、4；11下、18上；6、7；5，22下，11上、18下；17；12，15下，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</w:t>
      </w:r>
      <w:proofErr w:type="gramEnd"/>
      <w:r w:rsidRPr="003533B2">
        <w:rPr>
          <w:rFonts w:asciiTheme="majorEastAsia" w:eastAsiaTheme="majorEastAsia" w:hAnsiTheme="majorEastAsia" w:hint="eastAsia"/>
        </w:rPr>
        <w:t>；8，21、22、13、14、15上、9、10、19、20、23。簡16從福田哲之歸於《普者君老》簡2後。</w:t>
      </w:r>
    </w:p>
    <w:p w14:paraId="02B2F4CE" w14:textId="5AB7A783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白海燕2009：1，2、3、4，8，21、22上+13、14、15上+9、10上+10下，18下，11上，22下，11下+18上，6、7，17，12，15下、19、20、23。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</w:t>
      </w:r>
      <w:proofErr w:type="gramEnd"/>
      <w:r w:rsidRPr="003533B2">
        <w:rPr>
          <w:rFonts w:asciiTheme="majorEastAsia" w:eastAsiaTheme="majorEastAsia" w:hAnsiTheme="majorEastAsia" w:hint="eastAsia"/>
        </w:rPr>
        <w:t>。5。</w:t>
      </w:r>
    </w:p>
    <w:p w14:paraId="0042C870" w14:textId="67786E0B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李丹</w:t>
      </w:r>
      <w:proofErr w:type="gramStart"/>
      <w:r w:rsidRPr="003533B2">
        <w:rPr>
          <w:rFonts w:asciiTheme="majorEastAsia" w:eastAsiaTheme="majorEastAsia" w:hAnsiTheme="majorEastAsia" w:hint="eastAsia"/>
        </w:rPr>
        <w:t>丹</w:t>
      </w:r>
      <w:proofErr w:type="gramEnd"/>
      <w:r w:rsidRPr="003533B2">
        <w:rPr>
          <w:rFonts w:asciiTheme="majorEastAsia" w:eastAsiaTheme="majorEastAsia" w:hAnsiTheme="majorEastAsia" w:hint="eastAsia"/>
        </w:rPr>
        <w:t>2010：1，2、3、4、11下+18上，17，6、7、12、15下、22下，8，5，21、22上+</w:t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亦變之？庚子日</w:t>
      </w:r>
      <w:proofErr w:type="gramStart"/>
      <w:r w:rsidRPr="003533B2">
        <w:rPr>
          <w:rFonts w:asciiTheme="majorEastAsia" w:eastAsiaTheme="majorEastAsia" w:hAnsiTheme="majorEastAsia" w:hint="eastAsia"/>
        </w:rPr>
        <w:t>）</w:t>
      </w:r>
      <w:proofErr w:type="gramEnd"/>
      <w:r w:rsidRPr="003533B2">
        <w:rPr>
          <w:rFonts w:asciiTheme="majorEastAsia" w:eastAsiaTheme="majorEastAsia" w:hAnsiTheme="majorEastAsia" w:hint="eastAsia"/>
        </w:rPr>
        <w:t>13、14、15上</w:t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□。孔子日：□</w:t>
      </w:r>
      <w:proofErr w:type="gramStart"/>
      <w:r w:rsidRPr="003533B2">
        <w:rPr>
          <w:rFonts w:asciiTheme="majorEastAsia" w:eastAsiaTheme="majorEastAsia" w:hAnsiTheme="majorEastAsia" w:hint="eastAsia"/>
        </w:rPr>
        <w:t>）</w:t>
      </w:r>
      <w:proofErr w:type="gramEnd"/>
      <w:r w:rsidRPr="003533B2">
        <w:rPr>
          <w:rFonts w:asciiTheme="majorEastAsia" w:eastAsiaTheme="majorEastAsia" w:hAnsiTheme="majorEastAsia" w:hint="eastAsia"/>
        </w:rPr>
        <w:t>9、10、11上+18下、19、20、23。</w:t>
      </w:r>
    </w:p>
    <w:p w14:paraId="6F3D972C" w14:textId="424BA367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李松儒2010、2012：港大簡</w:t>
      </w:r>
      <w:proofErr w:type="gramStart"/>
      <w:r w:rsidRPr="003533B2">
        <w:rPr>
          <w:rFonts w:asciiTheme="majorEastAsia" w:eastAsiaTheme="majorEastAsia" w:hAnsiTheme="majorEastAsia" w:hint="eastAsia"/>
        </w:rPr>
        <w:t>簡</w:t>
      </w:r>
      <w:proofErr w:type="gramEnd"/>
      <w:r w:rsidRPr="003533B2">
        <w:rPr>
          <w:rFonts w:asciiTheme="majorEastAsia" w:eastAsiaTheme="majorEastAsia" w:hAnsiTheme="majorEastAsia" w:hint="eastAsia"/>
        </w:rPr>
        <w:t>5、簡6、簡8可以編入本篇，港大簡</w:t>
      </w:r>
      <w:proofErr w:type="gramStart"/>
      <w:r w:rsidRPr="003533B2">
        <w:rPr>
          <w:rFonts w:asciiTheme="majorEastAsia" w:eastAsiaTheme="majorEastAsia" w:hAnsiTheme="majorEastAsia" w:hint="eastAsia"/>
        </w:rPr>
        <w:t>簡</w:t>
      </w:r>
      <w:proofErr w:type="gramEnd"/>
      <w:r w:rsidRPr="003533B2">
        <w:rPr>
          <w:rFonts w:asciiTheme="majorEastAsia" w:eastAsiaTheme="majorEastAsia" w:hAnsiTheme="majorEastAsia" w:hint="eastAsia"/>
        </w:rPr>
        <w:t>6接入</w:t>
      </w:r>
      <w:proofErr w:type="gramStart"/>
      <w:r w:rsidRPr="003533B2">
        <w:rPr>
          <w:rFonts w:asciiTheme="majorEastAsia" w:eastAsiaTheme="majorEastAsia" w:hAnsiTheme="majorEastAsia" w:hint="eastAsia"/>
        </w:rPr>
        <w:t>本篇簡</w:t>
      </w:r>
      <w:proofErr w:type="gramEnd"/>
      <w:r w:rsidRPr="003533B2">
        <w:rPr>
          <w:rFonts w:asciiTheme="majorEastAsia" w:eastAsiaTheme="majorEastAsia" w:hAnsiTheme="majorEastAsia" w:hint="eastAsia"/>
        </w:rPr>
        <w:t>4後。三支簡釋文如下：</w:t>
      </w:r>
    </w:p>
    <w:p w14:paraId="28DD6D45" w14:textId="4C3148C8" w:rsidR="007324BF" w:rsidRPr="003533B2" w:rsidRDefault="007324BF" w:rsidP="00732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簡5：面</w:t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？）之仁，孔子辭以</w:t>
      </w:r>
      <w:proofErr w:type="gramStart"/>
      <w:r w:rsidRPr="003533B2">
        <w:rPr>
          <w:rFonts w:asciiTheme="majorEastAsia" w:eastAsiaTheme="majorEastAsia" w:hAnsiTheme="majorEastAsia" w:hint="eastAsia"/>
        </w:rPr>
        <w:t>禮遜安</w:t>
      </w:r>
      <w:proofErr w:type="gramEnd"/>
      <w:r w:rsidRPr="003533B2">
        <w:rPr>
          <w:rFonts w:asciiTheme="majorEastAsia" w:eastAsiaTheme="majorEastAsia" w:hAnsiTheme="majorEastAsia" w:hint="eastAsia"/>
        </w:rPr>
        <w:t>（焉），庚（康）</w:t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子曰)</w:t>
      </w:r>
    </w:p>
    <w:p w14:paraId="51B5B453" w14:textId="0547FDBD" w:rsidR="007324BF" w:rsidRPr="003533B2" w:rsidRDefault="007324BF" w:rsidP="00732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簡6：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4987A6" wp14:editId="6037AA5B">
            <wp:extent cx="105711" cy="116282"/>
            <wp:effectExtent l="0" t="0" r="8890" b="0"/>
            <wp:docPr id="17318528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2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738" cy="1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言則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38BCA1" wp14:editId="0487A433">
            <wp:extent cx="107939" cy="124982"/>
            <wp:effectExtent l="0" t="0" r="6985" b="8890"/>
            <wp:docPr id="1862295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95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630" cy="1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舀，</w:t>
      </w:r>
      <w:proofErr w:type="gramStart"/>
      <w:r w:rsidRPr="003533B2">
        <w:rPr>
          <w:rFonts w:asciiTheme="majorEastAsia" w:eastAsiaTheme="majorEastAsia" w:hAnsiTheme="majorEastAsia" w:hint="eastAsia"/>
        </w:rPr>
        <w:t>民唯</w:t>
      </w:r>
      <w:proofErr w:type="gramEnd"/>
      <w:r w:rsidRPr="003533B2">
        <w:rPr>
          <w:rFonts w:asciiTheme="majorEastAsia" w:eastAsiaTheme="majorEastAsia" w:hAnsiTheme="majorEastAsia" w:hint="eastAsia"/>
        </w:rPr>
        <w:t>（雖）</w:t>
      </w:r>
      <w:proofErr w:type="gramStart"/>
      <w:r w:rsidRPr="003533B2">
        <w:rPr>
          <w:rFonts w:asciiTheme="majorEastAsia" w:eastAsiaTheme="majorEastAsia" w:hAnsiTheme="majorEastAsia" w:hint="eastAsia"/>
        </w:rPr>
        <w:t>睪</w:t>
      </w:r>
      <w:proofErr w:type="gramEnd"/>
      <w:r w:rsidRPr="003533B2">
        <w:rPr>
          <w:rFonts w:asciiTheme="majorEastAsia" w:eastAsiaTheme="majorEastAsia" w:hAnsiTheme="majorEastAsia" w:hint="eastAsia"/>
        </w:rPr>
        <w:t>（</w:t>
      </w:r>
      <w:proofErr w:type="gramStart"/>
      <w:r w:rsidRPr="003533B2">
        <w:rPr>
          <w:rFonts w:asciiTheme="majorEastAsia" w:eastAsiaTheme="majorEastAsia" w:hAnsiTheme="majorEastAsia" w:hint="eastAsia"/>
        </w:rPr>
        <w:t>懌</w:t>
      </w:r>
      <w:proofErr w:type="gramEnd"/>
      <w:r w:rsidRPr="003533B2">
        <w:rPr>
          <w:rFonts w:asciiTheme="majorEastAsia" w:eastAsiaTheme="majorEastAsia" w:hAnsiTheme="majorEastAsia" w:hint="eastAsia"/>
        </w:rPr>
        <w:t>），不欲</w:t>
      </w:r>
    </w:p>
    <w:p w14:paraId="334D2E15" w14:textId="77777777" w:rsidR="007324BF" w:rsidRPr="003533B2" w:rsidRDefault="007324BF" w:rsidP="00732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簡8：寺=（恃之）以為</w:t>
      </w:r>
      <w:r w:rsidRPr="003533B2">
        <w:rPr>
          <w:rFonts w:ascii="新細明體-ExtB" w:eastAsia="新細明體-ExtB" w:hAnsi="新細明體-ExtB" w:cs="新細明體-ExtB" w:hint="eastAsia"/>
        </w:rPr>
        <w:t>𠮯</w:t>
      </w:r>
      <w:r w:rsidRPr="003533B2">
        <w:rPr>
          <w:rFonts w:asciiTheme="majorEastAsia" w:eastAsiaTheme="majorEastAsia" w:hAnsiTheme="majorEastAsia" w:hint="eastAsia"/>
        </w:rPr>
        <w:t>（已）執（勢），子或（又）安（焉）昏（問）</w:t>
      </w:r>
    </w:p>
    <w:p w14:paraId="08D532BD" w14:textId="2F9D6A52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2018：1，2、3、4，6、7，8，21、22a+13、14、15</w:t>
      </w:r>
      <w:r w:rsidRPr="003533B2">
        <w:rPr>
          <w:rFonts w:asciiTheme="majorEastAsia" w:eastAsiaTheme="majorEastAsia" w:hAnsiTheme="majorEastAsia" w:hint="eastAsia"/>
          <w:lang w:eastAsia="zh-CN"/>
        </w:rPr>
        <w:t>a+</w:t>
      </w:r>
      <w:r w:rsidRPr="003533B2">
        <w:rPr>
          <w:rFonts w:asciiTheme="majorEastAsia" w:eastAsiaTheme="majorEastAsia" w:hAnsiTheme="majorEastAsia" w:hint="eastAsia"/>
        </w:rPr>
        <w:t>9</w:t>
      </w:r>
      <w:r w:rsidRPr="003533B2">
        <w:rPr>
          <w:rFonts w:asciiTheme="majorEastAsia" w:eastAsiaTheme="majorEastAsia" w:hAnsiTheme="majorEastAsia" w:hint="eastAsia"/>
          <w:lang w:eastAsia="zh-CN"/>
        </w:rPr>
        <w:t>、</w:t>
      </w:r>
      <w:r w:rsidRPr="003533B2">
        <w:rPr>
          <w:rFonts w:asciiTheme="majorEastAsia" w:eastAsiaTheme="majorEastAsia" w:hAnsiTheme="majorEastAsia" w:hint="eastAsia"/>
        </w:rPr>
        <w:t>10、19、20，5，18</w:t>
      </w:r>
      <w:r w:rsidRPr="003533B2">
        <w:rPr>
          <w:rFonts w:asciiTheme="majorEastAsia" w:eastAsiaTheme="majorEastAsia" w:hAnsiTheme="majorEastAsia" w:hint="eastAsia"/>
          <w:lang w:eastAsia="zh-CN"/>
        </w:rPr>
        <w:t>b</w:t>
      </w:r>
      <w:r w:rsidRPr="003533B2">
        <w:rPr>
          <w:rFonts w:asciiTheme="majorEastAsia" w:eastAsiaTheme="majorEastAsia" w:hAnsiTheme="majorEastAsia" w:hint="eastAsia"/>
        </w:rPr>
        <w:t>，22b、11，18a+17，2，15b，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</w:t>
      </w:r>
      <w:proofErr w:type="gramEnd"/>
      <w:r w:rsidRPr="003533B2">
        <w:rPr>
          <w:rFonts w:asciiTheme="majorEastAsia" w:eastAsiaTheme="majorEastAsia" w:hAnsiTheme="majorEastAsia" w:hint="eastAsia"/>
        </w:rPr>
        <w:t>、23</w:t>
      </w:r>
      <w:r w:rsidRPr="003533B2">
        <w:rPr>
          <w:rFonts w:asciiTheme="majorEastAsia" w:eastAsiaTheme="majorEastAsia" w:hAnsiTheme="majorEastAsia" w:hint="eastAsia"/>
          <w:lang w:eastAsia="zh-CN"/>
        </w:rPr>
        <w:t>。</w:t>
      </w:r>
    </w:p>
    <w:p w14:paraId="3C291023" w14:textId="77777777" w:rsidR="00A94CFF" w:rsidRPr="003533B2" w:rsidRDefault="007324BF" w:rsidP="00A94CF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3533B2">
        <w:rPr>
          <w:rFonts w:asciiTheme="majorEastAsia" w:eastAsiaTheme="majorEastAsia" w:hAnsiTheme="majorEastAsia" w:hint="eastAsia"/>
        </w:rPr>
        <w:t>侯乃峰</w:t>
      </w:r>
      <w:proofErr w:type="gramEnd"/>
      <w:r w:rsidRPr="003533B2">
        <w:rPr>
          <w:rFonts w:asciiTheme="majorEastAsia" w:eastAsiaTheme="majorEastAsia" w:hAnsiTheme="majorEastAsia" w:hint="eastAsia"/>
        </w:rPr>
        <w:t>2018：1、2、3、4、港大簡6，11下、18上，17，12、15下，6、7，11上，18下，22下，5，8，21、22上、13、14、15、9、10、19、20、23。暫時</w:t>
      </w:r>
      <w:proofErr w:type="gramStart"/>
      <w:r w:rsidRPr="003533B2">
        <w:rPr>
          <w:rFonts w:asciiTheme="majorEastAsia" w:eastAsiaTheme="majorEastAsia" w:hAnsiTheme="majorEastAsia" w:hint="eastAsia"/>
        </w:rPr>
        <w:t>不明編聯位置的附簡</w:t>
      </w:r>
      <w:proofErr w:type="gramEnd"/>
      <w:r w:rsidRPr="003533B2">
        <w:rPr>
          <w:rFonts w:asciiTheme="majorEastAsia" w:eastAsiaTheme="majorEastAsia" w:hAnsiTheme="majorEastAsia" w:hint="eastAsia"/>
        </w:rPr>
        <w:t>：</w:t>
      </w:r>
      <w:proofErr w:type="gramStart"/>
      <w:r w:rsidRPr="003533B2">
        <w:rPr>
          <w:rFonts w:asciiTheme="majorEastAsia" w:eastAsiaTheme="majorEastAsia" w:hAnsiTheme="majorEastAsia" w:hint="eastAsia"/>
        </w:rPr>
        <w:t>《內禮》附簡</w:t>
      </w:r>
      <w:proofErr w:type="gramEnd"/>
      <w:r w:rsidRPr="003533B2">
        <w:rPr>
          <w:rFonts w:asciiTheme="majorEastAsia" w:eastAsiaTheme="majorEastAsia" w:hAnsiTheme="majorEastAsia" w:hint="eastAsia"/>
        </w:rPr>
        <w:t>，港大簡5，港大簡8。</w:t>
      </w:r>
    </w:p>
    <w:p w14:paraId="53BD4712" w14:textId="72C028E1" w:rsidR="00A94CFF" w:rsidRPr="003533B2" w:rsidRDefault="00A94CFF" w:rsidP="00A94CFF">
      <w:pPr>
        <w:pStyle w:val="a9"/>
        <w:numPr>
          <w:ilvl w:val="0"/>
          <w:numId w:val="1"/>
        </w:numPr>
        <w:spacing w:line="240" w:lineRule="auto"/>
        <w:rPr>
          <w:rFonts w:asciiTheme="majorEastAsia" w:eastAsiaTheme="majorEastAsia" w:hAnsiTheme="majorEastAsia" w:cs="Times New Roman"/>
        </w:rPr>
      </w:pPr>
      <w:r w:rsidRPr="003533B2">
        <w:rPr>
          <w:rFonts w:asciiTheme="majorEastAsia" w:eastAsiaTheme="majorEastAsia" w:hAnsiTheme="majorEastAsia" w:hint="eastAsia"/>
        </w:rPr>
        <w:t>俞紹宏、張青松2019：本篇</w:t>
      </w:r>
      <w:proofErr w:type="gramStart"/>
      <w:r w:rsidRPr="003533B2">
        <w:rPr>
          <w:rFonts w:asciiTheme="majorEastAsia" w:eastAsiaTheme="majorEastAsia" w:hAnsiTheme="majorEastAsia" w:hint="eastAsia"/>
        </w:rPr>
        <w:t>由於簡殘過甚</w:t>
      </w:r>
      <w:proofErr w:type="gramEnd"/>
      <w:r w:rsidRPr="003533B2">
        <w:rPr>
          <w:rFonts w:asciiTheme="majorEastAsia" w:eastAsiaTheme="majorEastAsia" w:hAnsiTheme="majorEastAsia" w:hint="eastAsia"/>
        </w:rPr>
        <w:t>，簡文很難</w:t>
      </w:r>
      <w:r w:rsidRPr="00B94E91">
        <w:rPr>
          <w:rFonts w:asciiTheme="majorEastAsia" w:eastAsiaTheme="majorEastAsia" w:hAnsiTheme="majorEastAsia" w:hint="eastAsia"/>
        </w:rPr>
        <w:t>恢</w:t>
      </w:r>
      <w:r w:rsidR="00B94E91" w:rsidRPr="00B94E91">
        <w:rPr>
          <w:rFonts w:asciiTheme="majorEastAsia" w:eastAsiaTheme="majorEastAsia" w:hAnsiTheme="majorEastAsia" w:hint="eastAsia"/>
        </w:rPr>
        <w:t>復</w:t>
      </w:r>
      <w:r w:rsidRPr="003533B2">
        <w:rPr>
          <w:rFonts w:asciiTheme="majorEastAsia" w:eastAsiaTheme="majorEastAsia" w:hAnsiTheme="majorEastAsia" w:hint="eastAsia"/>
        </w:rPr>
        <w:t>原貌。本釋文</w:t>
      </w:r>
      <w:proofErr w:type="gramStart"/>
      <w:r w:rsidRPr="003533B2">
        <w:rPr>
          <w:rFonts w:asciiTheme="majorEastAsia" w:eastAsiaTheme="majorEastAsia" w:hAnsiTheme="majorEastAsia" w:hint="eastAsia"/>
        </w:rPr>
        <w:t>簡序從</w:t>
      </w:r>
      <w:proofErr w:type="gramEnd"/>
      <w:r w:rsidRPr="003533B2">
        <w:rPr>
          <w:rFonts w:asciiTheme="majorEastAsia" w:eastAsiaTheme="majorEastAsia" w:hAnsiTheme="majorEastAsia" w:hint="eastAsia"/>
        </w:rPr>
        <w:t>陳劍2006整理出</w:t>
      </w:r>
      <w:proofErr w:type="gramStart"/>
      <w:r w:rsidRPr="003533B2">
        <w:rPr>
          <w:rFonts w:asciiTheme="majorEastAsia" w:eastAsiaTheme="majorEastAsia" w:hAnsiTheme="majorEastAsia" w:hint="eastAsia"/>
        </w:rPr>
        <w:t>的編聯組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從李銳</w:t>
      </w:r>
      <w:proofErr w:type="gramEnd"/>
      <w:r w:rsidRPr="003533B2">
        <w:rPr>
          <w:rFonts w:asciiTheme="majorEastAsia" w:eastAsiaTheme="majorEastAsia" w:hAnsiTheme="majorEastAsia" w:hint="eastAsia"/>
        </w:rPr>
        <w:t>2006將簡11上與18下綴合，陳偉2006將簡12與</w:t>
      </w:r>
      <w:proofErr w:type="gramStart"/>
      <w:r w:rsidRPr="003533B2">
        <w:rPr>
          <w:rFonts w:asciiTheme="majorEastAsia" w:eastAsiaTheme="majorEastAsia" w:hAnsiTheme="majorEastAsia" w:hint="eastAsia"/>
        </w:rPr>
        <w:t>15下接讀</w:t>
      </w:r>
      <w:proofErr w:type="gramEnd"/>
      <w:r w:rsidRPr="003533B2">
        <w:rPr>
          <w:rFonts w:asciiTheme="majorEastAsia" w:eastAsiaTheme="majorEastAsia" w:hAnsiTheme="majorEastAsia" w:hint="eastAsia"/>
        </w:rPr>
        <w:t>，牛新房2006將簡11下與18</w:t>
      </w:r>
      <w:proofErr w:type="gramStart"/>
      <w:r w:rsidRPr="003533B2">
        <w:rPr>
          <w:rFonts w:asciiTheme="majorEastAsia" w:eastAsiaTheme="majorEastAsia" w:hAnsiTheme="majorEastAsia" w:hint="eastAsia"/>
        </w:rPr>
        <w:t>上接讀</w:t>
      </w:r>
      <w:proofErr w:type="gramEnd"/>
      <w:r w:rsidRPr="003533B2">
        <w:rPr>
          <w:rFonts w:asciiTheme="majorEastAsia" w:eastAsiaTheme="majorEastAsia" w:hAnsiTheme="majorEastAsia" w:hint="eastAsia"/>
        </w:rPr>
        <w:t>，其他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仍整理者說，排序如下：1，2、3、4，5，6、7，8，21、22上、13、14、15上、9、10、19、20、23，11上、18下，11下、18上，12，15下，16，17，22下。簡16第四</w:t>
      </w:r>
      <w:proofErr w:type="gramStart"/>
      <w:r w:rsidRPr="003533B2">
        <w:rPr>
          <w:rFonts w:asciiTheme="majorEastAsia" w:eastAsiaTheme="majorEastAsia" w:hAnsiTheme="majorEastAsia" w:hint="eastAsia"/>
        </w:rPr>
        <w:t>冊《內禮》篇重見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</w:p>
    <w:p w14:paraId="4F0D077A" w14:textId="4C3000EF" w:rsidR="00A94CFF" w:rsidRPr="003533B2" w:rsidRDefault="00A94CFF" w:rsidP="00A94CF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color w:val="FF0000"/>
        </w:rPr>
      </w:pPr>
      <w:proofErr w:type="gramStart"/>
      <w:r w:rsidRPr="003533B2">
        <w:rPr>
          <w:rFonts w:asciiTheme="majorEastAsia" w:eastAsiaTheme="majorEastAsia" w:hAnsiTheme="majorEastAsia" w:cs="Times New Roman"/>
          <w:color w:val="FF0000"/>
        </w:rPr>
        <w:t>本文編聯</w:t>
      </w:r>
      <w:proofErr w:type="gramEnd"/>
      <w:r w:rsidRPr="003533B2">
        <w:rPr>
          <w:rFonts w:asciiTheme="majorEastAsia" w:eastAsiaTheme="majorEastAsia" w:hAnsiTheme="majorEastAsia" w:cs="Times New Roman"/>
          <w:color w:val="FF0000"/>
        </w:rPr>
        <w:t>説明：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在</w:t>
      </w:r>
      <w:r w:rsidRPr="003533B2">
        <w:rPr>
          <w:rFonts w:asciiTheme="majorEastAsia" w:eastAsiaTheme="majorEastAsia" w:hAnsiTheme="majorEastAsia" w:cs="Times New Roman"/>
          <w:color w:val="FF0000"/>
        </w:rPr>
        <w:t>俞紹宏、張青松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基礎之上</w:t>
      </w:r>
      <w:r w:rsidRPr="003533B2">
        <w:rPr>
          <w:rFonts w:asciiTheme="majorEastAsia" w:eastAsiaTheme="majorEastAsia" w:hAnsiTheme="majorEastAsia" w:cs="Times New Roman"/>
          <w:color w:val="FF0000"/>
        </w:rPr>
        <w:t>，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又從福田哲之、林清源等在1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lastRenderedPageBreak/>
        <w:t>後接2，在18上後接5，</w:t>
      </w:r>
      <w:r w:rsidR="00530EB1" w:rsidRPr="003533B2">
        <w:rPr>
          <w:rFonts w:asciiTheme="majorEastAsia" w:eastAsiaTheme="majorEastAsia" w:hAnsiTheme="majorEastAsia" w:cs="Times New Roman" w:hint="eastAsia"/>
          <w:color w:val="FF0000"/>
        </w:rPr>
        <w:t>在12後接15下，</w:t>
      </w:r>
      <w:r w:rsidRPr="003533B2">
        <w:rPr>
          <w:rFonts w:asciiTheme="majorEastAsia" w:eastAsiaTheme="majorEastAsia" w:hAnsiTheme="majorEastAsia" w:cs="Times New Roman"/>
          <w:color w:val="FF0000"/>
        </w:rPr>
        <w:t>建議次序為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1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、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2、3、4，6、7，8，21、22上、13、14、15上、9、10、19、20、23，11上、18下，11下、18上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、5，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12</w:t>
      </w:r>
      <w:r w:rsidR="00530EB1" w:rsidRPr="003533B2">
        <w:rPr>
          <w:rFonts w:asciiTheme="majorEastAsia" w:eastAsiaTheme="majorEastAsia" w:hAnsiTheme="majorEastAsia" w:cs="Times New Roman" w:hint="eastAsia"/>
          <w:color w:val="FF0000"/>
        </w:rPr>
        <w:t>、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15下，16，17，22下。</w:t>
      </w:r>
    </w:p>
    <w:p w14:paraId="346F8E4A" w14:textId="77777777" w:rsidR="00A94CFF" w:rsidRPr="003533B2" w:rsidRDefault="00A94CFF" w:rsidP="00A94CFF">
      <w:pPr>
        <w:pStyle w:val="a9"/>
        <w:spacing w:line="240" w:lineRule="auto"/>
        <w:ind w:left="360"/>
        <w:rPr>
          <w:rFonts w:asciiTheme="majorEastAsia" w:eastAsiaTheme="majorEastAsia" w:hAnsiTheme="majorEastAsia" w:cs="Times New Roman"/>
        </w:rPr>
      </w:pPr>
    </w:p>
    <w:p w14:paraId="70AF8E58" w14:textId="2DD4B1FF" w:rsidR="008E54E1" w:rsidRPr="003533B2" w:rsidRDefault="008E54E1" w:rsidP="00A94CFF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3533B2">
        <w:rPr>
          <w:rFonts w:asciiTheme="majorEastAsia" w:hAnsiTheme="majorEastAsia" w:cs="Times New Roman"/>
          <w:sz w:val="24"/>
          <w:szCs w:val="24"/>
        </w:rPr>
        <w:t>釋文</w:t>
      </w:r>
    </w:p>
    <w:p w14:paraId="78307025" w14:textId="038857BD" w:rsidR="00E54002" w:rsidRPr="003533B2" w:rsidRDefault="00A94CFF" w:rsidP="00A94CFF">
      <w:pPr>
        <w:rPr>
          <w:rFonts w:asciiTheme="majorEastAsia" w:eastAsiaTheme="majorEastAsia" w:hAnsiTheme="majorEastAsia"/>
          <w:color w:val="FF0000"/>
        </w:rPr>
      </w:pPr>
      <w:proofErr w:type="gramStart"/>
      <w:r w:rsidRPr="003533B2">
        <w:rPr>
          <w:rFonts w:asciiTheme="majorEastAsia" w:eastAsiaTheme="majorEastAsia" w:hAnsiTheme="majorEastAsia" w:hint="eastAsia"/>
        </w:rPr>
        <w:t>季庚（</w:t>
      </w:r>
      <w:proofErr w:type="gramEnd"/>
      <w:r w:rsidRPr="003533B2">
        <w:rPr>
          <w:rFonts w:asciiTheme="majorEastAsia" w:eastAsiaTheme="majorEastAsia" w:hAnsiTheme="majorEastAsia" w:hint="eastAsia"/>
        </w:rPr>
        <w:t>康）子</w:t>
      </w:r>
      <w:r w:rsidR="005F080F" w:rsidRPr="003533B2">
        <w:rPr>
          <w:rStyle w:val="af0"/>
          <w:rFonts w:asciiTheme="majorEastAsia" w:eastAsiaTheme="majorEastAsia" w:hAnsiTheme="majorEastAsia"/>
        </w:rPr>
        <w:footnoteReference w:id="1"/>
      </w:r>
      <w:r w:rsidR="00125F19" w:rsidRPr="003533B2">
        <w:rPr>
          <w:rFonts w:asciiTheme="majorEastAsia" w:eastAsiaTheme="majorEastAsia" w:hAnsiTheme="majorEastAsia" w:hint="eastAsia"/>
        </w:rPr>
        <w:t>䎽</w:t>
      </w:r>
      <w:r w:rsidRPr="003533B2">
        <w:rPr>
          <w:rFonts w:asciiTheme="majorEastAsia" w:eastAsiaTheme="majorEastAsia" w:hAnsiTheme="majorEastAsia" w:hint="eastAsia"/>
        </w:rPr>
        <w:t>（問）於孔=（孔子）曰：「肥</w:t>
      </w:r>
      <w:r w:rsidR="00535D6E" w:rsidRPr="003533B2">
        <w:rPr>
          <w:rStyle w:val="af0"/>
          <w:rFonts w:asciiTheme="majorEastAsia" w:eastAsiaTheme="majorEastAsia" w:hAnsiTheme="majorEastAsia"/>
        </w:rPr>
        <w:footnoteReference w:id="2"/>
      </w:r>
      <w:proofErr w:type="gramStart"/>
      <w:r w:rsidRPr="003533B2">
        <w:rPr>
          <w:rFonts w:asciiTheme="majorEastAsia" w:eastAsiaTheme="majorEastAsia" w:hAnsiTheme="majorEastAsia" w:hint="eastAsia"/>
        </w:rPr>
        <w:t>從又</w:t>
      </w:r>
      <w:proofErr w:type="gramEnd"/>
      <w:r w:rsidRPr="003533B2">
        <w:rPr>
          <w:rFonts w:asciiTheme="majorEastAsia" w:eastAsiaTheme="majorEastAsia" w:hAnsiTheme="majorEastAsia" w:hint="eastAsia"/>
        </w:rPr>
        <w:t>（有）司</w:t>
      </w:r>
      <w:r w:rsidR="00535D6E" w:rsidRPr="003533B2">
        <w:rPr>
          <w:rStyle w:val="af0"/>
          <w:rFonts w:asciiTheme="majorEastAsia" w:eastAsiaTheme="majorEastAsia" w:hAnsiTheme="majorEastAsia"/>
        </w:rPr>
        <w:footnoteReference w:id="3"/>
      </w:r>
      <w:r w:rsidRPr="003533B2">
        <w:rPr>
          <w:rFonts w:asciiTheme="majorEastAsia" w:eastAsiaTheme="majorEastAsia" w:hAnsiTheme="majorEastAsia" w:hint="eastAsia"/>
        </w:rPr>
        <w:t>之</w:t>
      </w:r>
      <w:r w:rsidR="00125F19" w:rsidRPr="003533B2">
        <w:rPr>
          <w:rFonts w:ascii="新細明體-ExtB" w:eastAsia="新細明體-ExtB" w:hAnsi="新細明體-ExtB" w:cs="新細明體-ExtB" w:hint="eastAsia"/>
        </w:rPr>
        <w:t>𨒥</w:t>
      </w:r>
      <w:r w:rsidRPr="003533B2">
        <w:rPr>
          <w:rFonts w:asciiTheme="majorEastAsia" w:eastAsiaTheme="majorEastAsia" w:hAnsiTheme="majorEastAsia" w:hint="eastAsia"/>
        </w:rPr>
        <w:t>（後），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8B704C" wp14:editId="4906316E">
            <wp:extent cx="148441" cy="153939"/>
            <wp:effectExtent l="0" t="0" r="4445" b="0"/>
            <wp:docPr id="1661580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01" cy="1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lastRenderedPageBreak/>
        <w:t>（一）</w:t>
      </w:r>
      <w:r w:rsidR="001B367A" w:rsidRPr="003533B2">
        <w:rPr>
          <w:rStyle w:val="af0"/>
          <w:rFonts w:asciiTheme="majorEastAsia" w:eastAsiaTheme="majorEastAsia" w:hAnsiTheme="majorEastAsia"/>
        </w:rPr>
        <w:footnoteReference w:id="4"/>
      </w:r>
      <w:r w:rsidRPr="003533B2">
        <w:rPr>
          <w:rFonts w:asciiTheme="majorEastAsia" w:eastAsiaTheme="majorEastAsia" w:hAnsiTheme="majorEastAsia" w:hint="eastAsia"/>
        </w:rPr>
        <w:t>不智（知）民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027936E" wp14:editId="4D3D55BA">
            <wp:extent cx="142504" cy="137143"/>
            <wp:effectExtent l="0" t="0" r="0" b="0"/>
            <wp:docPr id="1501848123" name="圖片 1" descr="&amp;9.E6A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AB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67" cy="1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（務）</w:t>
      </w:r>
      <w:r w:rsidR="00164072" w:rsidRPr="003533B2">
        <w:rPr>
          <w:rStyle w:val="af0"/>
          <w:rFonts w:asciiTheme="majorEastAsia" w:eastAsiaTheme="majorEastAsia" w:hAnsiTheme="majorEastAsia"/>
        </w:rPr>
        <w:footnoteReference w:id="5"/>
      </w:r>
      <w:r w:rsidRPr="003533B2">
        <w:rPr>
          <w:rFonts w:asciiTheme="majorEastAsia" w:eastAsiaTheme="majorEastAsia" w:hAnsiTheme="majorEastAsia" w:hint="eastAsia"/>
        </w:rPr>
        <w:t>之</w:t>
      </w:r>
      <w:r w:rsidR="00125F19" w:rsidRPr="003533B2">
        <w:rPr>
          <w:rFonts w:asciiTheme="majorEastAsia" w:eastAsiaTheme="majorEastAsia" w:hAnsiTheme="majorEastAsia" w:hint="eastAsia"/>
        </w:rPr>
        <w:t>女</w:t>
      </w:r>
      <w:r w:rsidR="003442D1" w:rsidRPr="003533B2">
        <w:rPr>
          <w:rFonts w:asciiTheme="majorEastAsia" w:eastAsiaTheme="majorEastAsia" w:hAnsiTheme="majorEastAsia" w:hint="eastAsia"/>
        </w:rPr>
        <w:t>/安</w:t>
      </w:r>
      <w:r w:rsidR="00125F19" w:rsidRPr="003533B2">
        <w:rPr>
          <w:rFonts w:asciiTheme="majorEastAsia" w:eastAsiaTheme="majorEastAsia" w:hAnsiTheme="majorEastAsia" w:hint="eastAsia"/>
        </w:rPr>
        <w:t>（焉）</w:t>
      </w:r>
      <w:r w:rsidRPr="003533B2">
        <w:rPr>
          <w:rFonts w:asciiTheme="majorEastAsia" w:eastAsiaTheme="majorEastAsia" w:hAnsiTheme="majorEastAsia" w:hint="eastAsia"/>
        </w:rPr>
        <w:t>才（在）</w:t>
      </w:r>
      <w:r w:rsidR="00E96BA7" w:rsidRPr="003533B2">
        <w:rPr>
          <w:rStyle w:val="af0"/>
          <w:rFonts w:asciiTheme="majorEastAsia" w:eastAsiaTheme="majorEastAsia" w:hAnsiTheme="majorEastAsia"/>
        </w:rPr>
        <w:footnoteReference w:id="6"/>
      </w:r>
      <w:r w:rsidRPr="003533B2">
        <w:rPr>
          <w:rFonts w:asciiTheme="majorEastAsia" w:eastAsiaTheme="majorEastAsia" w:hAnsiTheme="majorEastAsia" w:hint="eastAsia"/>
        </w:rPr>
        <w:t>，唯子之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55B6A8" wp14:editId="5BC91BD3">
            <wp:extent cx="166276" cy="160020"/>
            <wp:effectExtent l="0" t="0" r="5715" b="0"/>
            <wp:docPr id="2139976333" name="圖片 2" descr="&amp;9.E0F6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0F6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3" cy="1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（貽）䐓</w:t>
      </w:r>
      <w:r w:rsidRPr="003533B2">
        <w:rPr>
          <w:rFonts w:asciiTheme="majorEastAsia" w:eastAsiaTheme="majorEastAsia" w:hAnsiTheme="majorEastAsia" w:hint="eastAsia"/>
        </w:rPr>
        <w:lastRenderedPageBreak/>
        <w:t>（</w:t>
      </w:r>
      <w:r w:rsidR="00125F19" w:rsidRPr="003533B2">
        <w:rPr>
          <w:rFonts w:asciiTheme="majorEastAsia" w:eastAsiaTheme="majorEastAsia" w:hAnsiTheme="majorEastAsia" w:hint="eastAsia"/>
        </w:rPr>
        <w:t>羞/</w:t>
      </w:r>
      <w:r w:rsidRPr="003533B2">
        <w:rPr>
          <w:rFonts w:asciiTheme="majorEastAsia" w:eastAsiaTheme="majorEastAsia" w:hAnsiTheme="majorEastAsia" w:hint="eastAsia"/>
        </w:rPr>
        <w:t>謨）</w:t>
      </w:r>
      <w:r w:rsidR="00287E89" w:rsidRPr="003533B2">
        <w:rPr>
          <w:rStyle w:val="af0"/>
          <w:rFonts w:asciiTheme="majorEastAsia" w:eastAsiaTheme="majorEastAsia" w:hAnsiTheme="majorEastAsia"/>
        </w:rPr>
        <w:footnoteReference w:id="7"/>
      </w:r>
      <w:r w:rsidRPr="003533B2">
        <w:rPr>
          <w:rFonts w:asciiTheme="majorEastAsia" w:eastAsiaTheme="majorEastAsia" w:hAnsiTheme="majorEastAsia" w:hint="eastAsia"/>
        </w:rPr>
        <w:t>。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33EEDD9" wp14:editId="708C62FB">
            <wp:extent cx="129543" cy="120609"/>
            <wp:effectExtent l="0" t="0" r="3810" b="0"/>
            <wp:docPr id="1097384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52" cy="1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F19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青</w:t>
      </w:r>
      <w:r w:rsidR="00125F19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請）昏（問）：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665B3B" wp14:editId="372D28BD">
            <wp:extent cx="128897" cy="128897"/>
            <wp:effectExtent l="0" t="0" r="5080" b="5080"/>
            <wp:docPr id="974160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=（君子）之從事</w:t>
      </w:r>
      <w:r w:rsidR="00894CF4" w:rsidRPr="003533B2">
        <w:rPr>
          <w:rStyle w:val="af0"/>
          <w:rFonts w:asciiTheme="majorEastAsia" w:eastAsiaTheme="majorEastAsia" w:hAnsiTheme="majorEastAsia"/>
        </w:rPr>
        <w:footnoteReference w:id="8"/>
      </w:r>
      <w:r w:rsidRPr="003533B2">
        <w:rPr>
          <w:rFonts w:asciiTheme="majorEastAsia" w:eastAsiaTheme="majorEastAsia" w:hAnsiTheme="majorEastAsia" w:hint="eastAsia"/>
        </w:rPr>
        <w:t>者</w:t>
      </w:r>
      <w:r w:rsidR="00125F19" w:rsidRPr="003533B2">
        <w:rPr>
          <w:rFonts w:asciiTheme="majorEastAsia" w:eastAsiaTheme="majorEastAsia" w:hAnsiTheme="majorEastAsia" w:hint="eastAsia"/>
        </w:rPr>
        <w:t>，</w:t>
      </w:r>
      <w:r w:rsidR="00665B27" w:rsidRPr="003533B2">
        <w:rPr>
          <w:rStyle w:val="af0"/>
          <w:rFonts w:asciiTheme="majorEastAsia" w:eastAsiaTheme="majorEastAsia" w:hAnsiTheme="majorEastAsia"/>
        </w:rPr>
        <w:footnoteReference w:id="9"/>
      </w:r>
      <w:r w:rsidRPr="003533B2">
        <w:rPr>
          <w:rFonts w:asciiTheme="majorEastAsia" w:eastAsiaTheme="majorEastAsia" w:hAnsiTheme="majorEastAsia" w:hint="eastAsia"/>
        </w:rPr>
        <w:t>於民之【1】</w:t>
      </w:r>
      <w:r w:rsidR="00125F19" w:rsidRPr="003533B2">
        <w:rPr>
          <w:rFonts w:asciiTheme="majorEastAsia" w:eastAsiaTheme="majorEastAsia" w:hAnsiTheme="majorEastAsia" w:hint="eastAsia"/>
        </w:rPr>
        <w:t>[</w:t>
      </w:r>
      <w:r w:rsidRPr="003533B2">
        <w:rPr>
          <w:rFonts w:asciiTheme="majorEastAsia" w:eastAsiaTheme="majorEastAsia" w:hAnsiTheme="majorEastAsia" w:hint="eastAsia"/>
        </w:rPr>
        <w:t>上</w:t>
      </w:r>
      <w:r w:rsidR="00894CF4" w:rsidRPr="003533B2">
        <w:rPr>
          <w:rStyle w:val="af0"/>
          <w:rFonts w:asciiTheme="majorEastAsia" w:eastAsiaTheme="majorEastAsia" w:hAnsiTheme="majorEastAsia"/>
        </w:rPr>
        <w:footnoteReference w:id="10"/>
      </w:r>
      <w:r w:rsidR="00665B27" w:rsidRPr="003533B2">
        <w:rPr>
          <w:rFonts w:asciiTheme="majorEastAsia" w:eastAsiaTheme="majorEastAsia" w:hAnsiTheme="majorEastAsia" w:hint="eastAsia"/>
        </w:rPr>
        <w:t>，</w:t>
      </w:r>
      <w:r w:rsidRPr="003533B2">
        <w:rPr>
          <w:rFonts w:asciiTheme="majorEastAsia" w:eastAsiaTheme="majorEastAsia" w:hAnsiTheme="majorEastAsia" w:hint="eastAsia"/>
        </w:rPr>
        <w:t>君子之大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何？」孔子曰：「</w:t>
      </w:r>
      <w:r w:rsidR="00125F19" w:rsidRPr="003533B2">
        <w:rPr>
          <w:rFonts w:asciiTheme="majorEastAsia" w:eastAsiaTheme="majorEastAsia" w:hAnsiTheme="majorEastAsia" w:hint="eastAsia"/>
        </w:rPr>
        <w:t>任</w:t>
      </w:r>
      <w:r w:rsidRPr="003533B2">
        <w:rPr>
          <w:rFonts w:asciiTheme="majorEastAsia" w:eastAsiaTheme="majorEastAsia" w:hAnsiTheme="majorEastAsia" w:hint="eastAsia"/>
        </w:rPr>
        <w:t>（</w:t>
      </w:r>
      <w:ins w:id="2" w:author="MAK, Chi Ki Caily [CHL]" w:date="2025-02-28T12:09:00Z" w16du:dateUtc="2025-02-28T04:09:00Z">
        <w:r w:rsidR="00475693">
          <w:rPr>
            <w:rFonts w:asciiTheme="majorEastAsia" w:eastAsia="DengXian" w:hAnsiTheme="majorEastAsia" w:hint="eastAsia"/>
          </w:rPr>
          <w:t>/</w:t>
        </w:r>
      </w:ins>
      <w:r w:rsidRPr="003533B2">
        <w:rPr>
          <w:rFonts w:asciiTheme="majorEastAsia" w:eastAsiaTheme="majorEastAsia" w:hAnsiTheme="majorEastAsia" w:hint="eastAsia"/>
        </w:rPr>
        <w:t>仁）之以</w:t>
      </w:r>
      <w:r w:rsidR="00125F19" w:rsidRPr="003533B2">
        <w:rPr>
          <w:rFonts w:asciiTheme="majorEastAsia" w:eastAsiaTheme="majorEastAsia" w:hAnsiTheme="majorEastAsia" w:hint="eastAsia"/>
        </w:rPr>
        <w:t>]</w:t>
      </w:r>
      <w:r w:rsidR="001B367A" w:rsidRPr="003533B2">
        <w:rPr>
          <w:rStyle w:val="af0"/>
          <w:rFonts w:asciiTheme="majorEastAsia" w:eastAsiaTheme="majorEastAsia" w:hAnsiTheme="majorEastAsia"/>
        </w:rPr>
        <w:footnoteReference w:id="11"/>
      </w:r>
      <w:r w:rsidR="00125F19" w:rsidRPr="003533B2">
        <w:rPr>
          <w:rFonts w:asciiTheme="majorEastAsia" w:eastAsiaTheme="majorEastAsia" w:hAnsiTheme="majorEastAsia" w:hint="eastAsia"/>
        </w:rPr>
        <w:t xml:space="preserve"> </w:t>
      </w:r>
      <w:r w:rsidR="00E22716" w:rsidRPr="003533B2">
        <w:rPr>
          <w:rFonts w:asciiTheme="majorEastAsia" w:eastAsiaTheme="majorEastAsia" w:hAnsiTheme="majorEastAsia"/>
        </w:rPr>
        <w:t>…</w:t>
      </w:r>
      <w:r w:rsidRPr="003533B2">
        <w:rPr>
          <w:rFonts w:asciiTheme="majorEastAsia" w:eastAsiaTheme="majorEastAsia" w:hAnsiTheme="majorEastAsia" w:hint="eastAsia"/>
        </w:rPr>
        <w:t>悳（德），此君子之大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4DBF6E4" wp14:editId="3D9A194B">
            <wp:extent cx="142504" cy="137143"/>
            <wp:effectExtent l="0" t="0" r="0" b="0"/>
            <wp:docPr id="371290325" name="圖片 1" descr="&amp;9.E6A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AB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67" cy="1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（務）</w:t>
      </w:r>
      <w:r w:rsidR="00665B27" w:rsidRPr="003533B2">
        <w:rPr>
          <w:rStyle w:val="af0"/>
          <w:rFonts w:asciiTheme="majorEastAsia" w:eastAsiaTheme="majorEastAsia" w:hAnsiTheme="majorEastAsia"/>
        </w:rPr>
        <w:footnoteReference w:id="12"/>
      </w:r>
      <w:r w:rsidRPr="003533B2">
        <w:rPr>
          <w:rFonts w:asciiTheme="majorEastAsia" w:eastAsiaTheme="majorEastAsia" w:hAnsiTheme="majorEastAsia" w:hint="eastAsia"/>
        </w:rPr>
        <w:t>也。」庚（康）</w:t>
      </w:r>
      <w:proofErr w:type="gramStart"/>
      <w:r w:rsidRPr="003533B2">
        <w:rPr>
          <w:rFonts w:asciiTheme="majorEastAsia" w:eastAsiaTheme="majorEastAsia" w:hAnsiTheme="majorEastAsia" w:hint="eastAsia"/>
        </w:rPr>
        <w:t>子曰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A71BA78" wp14:editId="080B76CC">
            <wp:extent cx="129543" cy="120609"/>
            <wp:effectExtent l="0" t="0" r="3810" b="0"/>
            <wp:docPr id="2100942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52" cy="1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F19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青</w:t>
      </w:r>
      <w:r w:rsidR="00125F19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請）昏（問）可（何）謂</w:t>
      </w:r>
      <w:r w:rsidR="00665B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9624A1" wp14:editId="342B9F32">
            <wp:extent cx="129600" cy="137700"/>
            <wp:effectExtent l="0" t="0" r="3810" b="0"/>
            <wp:docPr id="181674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ins w:id="3" w:author="MAK, Chi Ki Caily [CHL]" w:date="2025-02-28T12:09:00Z" w16du:dateUtc="2025-02-28T04:09:00Z">
        <w:r w:rsidR="00475693" w:rsidRPr="003533B2">
          <w:rPr>
            <w:rFonts w:asciiTheme="majorEastAsia" w:eastAsiaTheme="majorEastAsia" w:hAnsiTheme="majorEastAsia" w:hint="eastAsia"/>
          </w:rPr>
          <w:t>任</w:t>
        </w:r>
        <w:r w:rsidR="00475693">
          <w:rPr>
            <w:rFonts w:asciiTheme="majorEastAsia" w:eastAsia="DengXian" w:hAnsiTheme="majorEastAsia" w:hint="eastAsia"/>
          </w:rPr>
          <w:t>/</w:t>
        </w:r>
      </w:ins>
      <w:r w:rsidRPr="003533B2">
        <w:rPr>
          <w:rFonts w:asciiTheme="majorEastAsia" w:eastAsiaTheme="majorEastAsia" w:hAnsiTheme="majorEastAsia" w:hint="eastAsia"/>
        </w:rPr>
        <w:t>仁）之</w:t>
      </w:r>
      <w:r w:rsidR="00665B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A7BD16" wp14:editId="500DC53E">
            <wp:extent cx="100837" cy="121845"/>
            <wp:effectExtent l="0" t="0" r="0" b="0"/>
            <wp:docPr id="18952068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（以）悳（德）</w:t>
      </w:r>
      <w:r w:rsidR="00213095" w:rsidRPr="003533B2">
        <w:rPr>
          <w:rStyle w:val="af0"/>
          <w:rFonts w:asciiTheme="majorEastAsia" w:eastAsiaTheme="majorEastAsia" w:hAnsiTheme="majorEastAsia"/>
        </w:rPr>
        <w:footnoteReference w:id="13"/>
      </w:r>
      <w:r w:rsidRPr="003533B2">
        <w:rPr>
          <w:rFonts w:asciiTheme="majorEastAsia" w:eastAsiaTheme="majorEastAsia" w:hAnsiTheme="majorEastAsia" w:hint="eastAsia"/>
        </w:rPr>
        <w:t>？」孔=（孔子）曰：「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365BF8" wp14:editId="6A72F64F">
            <wp:extent cx="128897" cy="128897"/>
            <wp:effectExtent l="0" t="0" r="5080" b="5080"/>
            <wp:docPr id="1054388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=（君子）才（在）民【2】之</w:t>
      </w:r>
      <w:r w:rsidRPr="003533B2">
        <w:rPr>
          <w:rFonts w:asciiTheme="majorEastAsia" w:eastAsiaTheme="majorEastAsia" w:hAnsiTheme="majorEastAsia" w:hint="eastAsia"/>
        </w:rPr>
        <w:lastRenderedPageBreak/>
        <w:t>上，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3BC2F59" wp14:editId="32E5D332">
            <wp:extent cx="152353" cy="146710"/>
            <wp:effectExtent l="0" t="0" r="635" b="5715"/>
            <wp:docPr id="377471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1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9" cy="1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（執）民之</w:t>
      </w:r>
      <w:proofErr w:type="gramStart"/>
      <w:r w:rsidRPr="003533B2">
        <w:rPr>
          <w:rFonts w:asciiTheme="majorEastAsia" w:eastAsiaTheme="majorEastAsia" w:hAnsiTheme="majorEastAsia" w:hint="eastAsia"/>
        </w:rPr>
        <w:t>中</w:t>
      </w:r>
      <w:r w:rsidR="00213095" w:rsidRPr="003533B2">
        <w:rPr>
          <w:rStyle w:val="af0"/>
          <w:rFonts w:asciiTheme="majorEastAsia" w:eastAsiaTheme="majorEastAsia" w:hAnsiTheme="majorEastAsia"/>
        </w:rPr>
        <w:footnoteReference w:id="14"/>
      </w:r>
      <w:r w:rsidRPr="003533B2">
        <w:rPr>
          <w:rFonts w:asciiTheme="majorEastAsia" w:eastAsiaTheme="majorEastAsia" w:hAnsiTheme="majorEastAsia" w:hint="eastAsia"/>
        </w:rPr>
        <w:t>，</w:t>
      </w:r>
      <w:proofErr w:type="gramEnd"/>
      <w:r w:rsidRPr="003533B2">
        <w:rPr>
          <w:rFonts w:asciiTheme="majorEastAsia" w:eastAsiaTheme="majorEastAsia" w:hAnsiTheme="majorEastAsia" w:hint="eastAsia"/>
        </w:rPr>
        <w:t>紽（施）</w:t>
      </w:r>
      <w:r w:rsidR="00213095" w:rsidRPr="003533B2">
        <w:rPr>
          <w:rStyle w:val="af0"/>
          <w:rFonts w:asciiTheme="majorEastAsia" w:eastAsiaTheme="majorEastAsia" w:hAnsiTheme="majorEastAsia"/>
        </w:rPr>
        <w:footnoteReference w:id="15"/>
      </w:r>
      <w:r w:rsidRPr="003533B2">
        <w:rPr>
          <w:rFonts w:asciiTheme="majorEastAsia" w:eastAsiaTheme="majorEastAsia" w:hAnsiTheme="majorEastAsia" w:hint="eastAsia"/>
        </w:rPr>
        <w:t xml:space="preserve"> 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F88DFE" wp14:editId="0C373933">
            <wp:extent cx="141988" cy="137750"/>
            <wp:effectExtent l="0" t="0" r="0" b="0"/>
            <wp:docPr id="9997487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4" cy="172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（教）於百</w:t>
      </w:r>
      <w:proofErr w:type="gramStart"/>
      <w:r w:rsidRPr="003533B2">
        <w:rPr>
          <w:rFonts w:asciiTheme="majorEastAsia" w:eastAsiaTheme="majorEastAsia" w:hAnsiTheme="majorEastAsia" w:hint="eastAsia"/>
        </w:rPr>
        <w:t>眚</w:t>
      </w:r>
      <w:proofErr w:type="gramEnd"/>
      <w:r w:rsidRPr="003533B2">
        <w:rPr>
          <w:rFonts w:asciiTheme="majorEastAsia" w:eastAsiaTheme="majorEastAsia" w:hAnsiTheme="majorEastAsia" w:hint="eastAsia"/>
        </w:rPr>
        <w:t>（姓），而民不備（服）</w:t>
      </w:r>
      <w:r w:rsidR="00622218" w:rsidRPr="003533B2">
        <w:rPr>
          <w:rStyle w:val="af0"/>
          <w:rFonts w:asciiTheme="majorEastAsia" w:eastAsiaTheme="majorEastAsia" w:hAnsiTheme="majorEastAsia"/>
        </w:rPr>
        <w:footnoteReference w:id="16"/>
      </w:r>
      <w:r w:rsidRPr="003533B2">
        <w:rPr>
          <w:rFonts w:asciiTheme="majorEastAsia" w:eastAsiaTheme="majorEastAsia" w:hAnsiTheme="majorEastAsia" w:hint="eastAsia"/>
        </w:rPr>
        <w:t>安（焉），氏（是）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158565" wp14:editId="26AB63A3">
            <wp:extent cx="128897" cy="128897"/>
            <wp:effectExtent l="0" t="0" r="5080" b="5080"/>
            <wp:docPr id="8006677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</w:t>
      </w:r>
      <w:proofErr w:type="gramStart"/>
      <w:r w:rsidRPr="003533B2">
        <w:rPr>
          <w:rFonts w:asciiTheme="majorEastAsia" w:eastAsiaTheme="majorEastAsia" w:hAnsiTheme="majorEastAsia" w:hint="eastAsia"/>
        </w:rPr>
        <w:t>之恥也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  <w:r w:rsidR="003442D1" w:rsidRPr="003533B2">
        <w:rPr>
          <w:rFonts w:asciiTheme="majorEastAsia" w:eastAsiaTheme="majorEastAsia" w:hAnsiTheme="majorEastAsia" w:hint="eastAsia"/>
        </w:rPr>
        <w:t>氏（</w:t>
      </w:r>
      <w:r w:rsidRPr="003533B2">
        <w:rPr>
          <w:rFonts w:asciiTheme="majorEastAsia" w:eastAsiaTheme="majorEastAsia" w:hAnsiTheme="majorEastAsia" w:hint="eastAsia"/>
        </w:rPr>
        <w:t>是</w:t>
      </w:r>
      <w:r w:rsidR="003442D1" w:rsidRPr="003533B2">
        <w:rPr>
          <w:rFonts w:asciiTheme="majorEastAsia" w:eastAsiaTheme="majorEastAsia" w:hAnsiTheme="majorEastAsia" w:hint="eastAsia"/>
        </w:rPr>
        <w:t>）</w:t>
      </w:r>
      <w:r w:rsidRPr="003533B2">
        <w:rPr>
          <w:rFonts w:asciiTheme="majorEastAsia" w:eastAsiaTheme="majorEastAsia" w:hAnsiTheme="majorEastAsia" w:hint="eastAsia"/>
        </w:rPr>
        <w:t xml:space="preserve">古（故） 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6861F0B" wp14:editId="1261D738">
            <wp:extent cx="128897" cy="128897"/>
            <wp:effectExtent l="0" t="0" r="5080" b="5080"/>
            <wp:docPr id="15078412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=（君子）玉</w:t>
      </w:r>
      <w:proofErr w:type="gramStart"/>
      <w:r w:rsidRPr="003533B2">
        <w:rPr>
          <w:rFonts w:asciiTheme="majorEastAsia" w:eastAsiaTheme="majorEastAsia" w:hAnsiTheme="majorEastAsia" w:hint="eastAsia"/>
        </w:rPr>
        <w:t>亓</w:t>
      </w:r>
      <w:proofErr w:type="gramEnd"/>
      <w:r w:rsidRPr="003533B2">
        <w:rPr>
          <w:rFonts w:asciiTheme="majorEastAsia" w:eastAsiaTheme="majorEastAsia" w:hAnsiTheme="majorEastAsia" w:hint="eastAsia"/>
        </w:rPr>
        <w:t>（其）言而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CFD315" wp14:editId="6A5124AB">
            <wp:extent cx="110836" cy="126670"/>
            <wp:effectExtent l="0" t="0" r="3810" b="6985"/>
            <wp:docPr id="783068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68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048" cy="12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2D1" w:rsidRPr="003533B2">
        <w:rPr>
          <w:rFonts w:asciiTheme="majorEastAsia" w:eastAsiaTheme="majorEastAsia" w:hAnsiTheme="majorEastAsia" w:hint="eastAsia"/>
        </w:rPr>
        <w:t>/</w:t>
      </w:r>
      <w:proofErr w:type="gramStart"/>
      <w:r w:rsidRPr="003533B2">
        <w:rPr>
          <w:rFonts w:asciiTheme="majorEastAsia" w:eastAsiaTheme="majorEastAsia" w:hAnsiTheme="majorEastAsia" w:hint="eastAsia"/>
        </w:rPr>
        <w:t>廛</w:t>
      </w:r>
      <w:proofErr w:type="gramEnd"/>
      <w:r w:rsidRPr="003533B2">
        <w:rPr>
          <w:rFonts w:asciiTheme="majorEastAsia" w:eastAsiaTheme="majorEastAsia" w:hAnsiTheme="majorEastAsia" w:hint="eastAsia"/>
        </w:rPr>
        <w:t>（展）</w:t>
      </w:r>
      <w:proofErr w:type="gramStart"/>
      <w:r w:rsidRPr="003533B2">
        <w:rPr>
          <w:rFonts w:asciiTheme="majorEastAsia" w:eastAsiaTheme="majorEastAsia" w:hAnsiTheme="majorEastAsia" w:hint="eastAsia"/>
        </w:rPr>
        <w:t>亓</w:t>
      </w:r>
      <w:proofErr w:type="gramEnd"/>
      <w:r w:rsidRPr="003533B2">
        <w:rPr>
          <w:rFonts w:asciiTheme="majorEastAsia" w:eastAsiaTheme="majorEastAsia" w:hAnsiTheme="majorEastAsia" w:hint="eastAsia"/>
        </w:rPr>
        <w:t>（其）行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17"/>
      </w:r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敬城</w:t>
      </w:r>
      <w:proofErr w:type="gramEnd"/>
      <w:r w:rsidRPr="003533B2">
        <w:rPr>
          <w:rFonts w:asciiTheme="majorEastAsia" w:eastAsiaTheme="majorEastAsia" w:hAnsiTheme="majorEastAsia" w:hint="eastAsia"/>
        </w:rPr>
        <w:t>（成）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18"/>
      </w:r>
      <w:proofErr w:type="gramStart"/>
      <w:r w:rsidRPr="003533B2">
        <w:rPr>
          <w:rFonts w:asciiTheme="majorEastAsia" w:eastAsiaTheme="majorEastAsia" w:hAnsiTheme="majorEastAsia" w:hint="eastAsia"/>
        </w:rPr>
        <w:t>亓</w:t>
      </w:r>
      <w:proofErr w:type="gramEnd"/>
      <w:r w:rsidRPr="003533B2">
        <w:rPr>
          <w:rFonts w:asciiTheme="majorEastAsia" w:eastAsiaTheme="majorEastAsia" w:hAnsiTheme="majorEastAsia" w:hint="eastAsia"/>
        </w:rPr>
        <w:t>（其）【</w:t>
      </w:r>
      <w:r w:rsidRPr="003533B2">
        <w:rPr>
          <w:rFonts w:asciiTheme="majorEastAsia" w:eastAsiaTheme="majorEastAsia" w:hAnsiTheme="majorEastAsia"/>
        </w:rPr>
        <w:t>3</w:t>
      </w:r>
      <w:r w:rsidRPr="003533B2">
        <w:rPr>
          <w:rFonts w:asciiTheme="majorEastAsia" w:eastAsiaTheme="majorEastAsia" w:hAnsiTheme="majorEastAsia" w:hint="eastAsia"/>
        </w:rPr>
        <w:t>】悳（德）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A29D7A6" wp14:editId="3F5AFAFD">
            <wp:extent cx="100837" cy="121845"/>
            <wp:effectExtent l="0" t="0" r="0" b="0"/>
            <wp:docPr id="2943378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（以）臨民</w:t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（民，民）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19"/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077DBE5" wp14:editId="558BD495">
            <wp:extent cx="115497" cy="131247"/>
            <wp:effectExtent l="0" t="0" r="0" b="2540"/>
            <wp:docPr id="1725782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2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204" cy="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（望）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20"/>
      </w:r>
      <w:r w:rsidRPr="003533B2">
        <w:rPr>
          <w:rFonts w:asciiTheme="majorEastAsia" w:eastAsiaTheme="majorEastAsia" w:hAnsiTheme="majorEastAsia" w:hint="eastAsia"/>
        </w:rPr>
        <w:t>亓（其）道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21"/>
      </w:r>
      <w:r w:rsidRPr="003533B2">
        <w:rPr>
          <w:rFonts w:asciiTheme="majorEastAsia" w:eastAsiaTheme="majorEastAsia" w:hAnsiTheme="majorEastAsia" w:hint="eastAsia"/>
        </w:rPr>
        <w:t>而備（服）</w:t>
      </w:r>
      <w:r w:rsidR="003442D1" w:rsidRPr="003533B2">
        <w:rPr>
          <w:rFonts w:asciiTheme="majorEastAsia" w:eastAsiaTheme="majorEastAsia" w:hAnsiTheme="majorEastAsia" w:hint="eastAsia"/>
        </w:rPr>
        <w:t>女/</w:t>
      </w:r>
      <w:r w:rsidRPr="003533B2">
        <w:rPr>
          <w:rFonts w:asciiTheme="majorEastAsia" w:eastAsiaTheme="majorEastAsia" w:hAnsiTheme="majorEastAsia" w:hint="eastAsia"/>
        </w:rPr>
        <w:t>安（焉），此之胃</w:t>
      </w:r>
      <w:r w:rsidRPr="003533B2">
        <w:rPr>
          <w:rFonts w:asciiTheme="majorEastAsia" w:eastAsiaTheme="majorEastAsia" w:hAnsiTheme="majorEastAsia" w:hint="eastAsia"/>
        </w:rPr>
        <w:lastRenderedPageBreak/>
        <w:t>（謂）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7C85D2" wp14:editId="77A17C5B">
            <wp:extent cx="150521" cy="125434"/>
            <wp:effectExtent l="0" t="0" r="1905" b="8255"/>
            <wp:docPr id="1311235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5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410" cy="1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（仁）之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44F883" wp14:editId="71FEB06C">
            <wp:extent cx="100837" cy="121845"/>
            <wp:effectExtent l="0" t="0" r="0" b="0"/>
            <wp:docPr id="804433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（以）悳（德）。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6CDA7CD" wp14:editId="2ECC414F">
            <wp:extent cx="146612" cy="157472"/>
            <wp:effectExtent l="0" t="0" r="6350" b="0"/>
            <wp:docPr id="137021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431" cy="1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（且）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F396C6" wp14:editId="1AC2C1B7">
            <wp:extent cx="164621" cy="137184"/>
            <wp:effectExtent l="0" t="0" r="6985" b="0"/>
            <wp:docPr id="672916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6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174" cy="1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（管）中（仲）又（有）</w:t>
      </w:r>
      <w:proofErr w:type="gramStart"/>
      <w:r w:rsidRPr="003533B2">
        <w:rPr>
          <w:rFonts w:asciiTheme="majorEastAsia" w:eastAsiaTheme="majorEastAsia" w:hAnsiTheme="majorEastAsia" w:hint="eastAsia"/>
        </w:rPr>
        <w:t>言曰</w:t>
      </w:r>
      <w:proofErr w:type="gramEnd"/>
      <w:r w:rsidRPr="003533B2">
        <w:rPr>
          <w:rFonts w:asciiTheme="majorEastAsia" w:eastAsiaTheme="majorEastAsia" w:hAnsiTheme="majorEastAsia" w:hint="eastAsia"/>
        </w:rPr>
        <w:t>：『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CEDDE8" wp14:editId="4123FE20">
            <wp:extent cx="128897" cy="128897"/>
            <wp:effectExtent l="0" t="0" r="5080" b="5080"/>
            <wp:docPr id="1858621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（君子）龏（恭）則述（遂）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22"/>
      </w:r>
      <w:r w:rsidRPr="003533B2">
        <w:rPr>
          <w:rFonts w:asciiTheme="majorEastAsia" w:eastAsiaTheme="majorEastAsia" w:hAnsiTheme="majorEastAsia" w:hint="eastAsia"/>
        </w:rPr>
        <w:t>，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C677FA8" wp14:editId="6B3FDE12">
            <wp:extent cx="152144" cy="147501"/>
            <wp:effectExtent l="0" t="0" r="635" b="5080"/>
            <wp:docPr id="63119955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3" cy="185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442D1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喬</w:t>
      </w:r>
      <w:r w:rsidR="003442D1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驕）則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CE1901C" wp14:editId="2F03E0DF">
            <wp:extent cx="131865" cy="142008"/>
            <wp:effectExtent l="0" t="0" r="1905" b="0"/>
            <wp:docPr id="5517249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4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364" cy="1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ins w:id="8" w:author="MAK, Chi Ki Caily [CHL]" w:date="2025-02-28T12:10:00Z" w16du:dateUtc="2025-02-28T04:10:00Z">
        <w:r w:rsidR="00603E2C" w:rsidRPr="00603E2C">
          <w:rPr>
            <w:rFonts w:asciiTheme="majorEastAsia" w:eastAsiaTheme="majorEastAsia" w:hAnsiTheme="majorEastAsia" w:hint="eastAsia"/>
          </w:rPr>
          <w:t>繆/</w:t>
        </w:r>
      </w:ins>
      <w:r w:rsidRPr="003533B2">
        <w:rPr>
          <w:rFonts w:asciiTheme="majorEastAsia" w:eastAsiaTheme="majorEastAsia" w:hAnsiTheme="majorEastAsia" w:hint="eastAsia"/>
        </w:rPr>
        <w:t>侮）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23"/>
      </w:r>
      <w:r w:rsidRPr="003533B2">
        <w:rPr>
          <w:rFonts w:asciiTheme="majorEastAsia" w:eastAsiaTheme="majorEastAsia" w:hAnsiTheme="majorEastAsia" w:hint="eastAsia"/>
        </w:rPr>
        <w:t>，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06D89B" wp14:editId="31930C98">
            <wp:extent cx="96938" cy="127783"/>
            <wp:effectExtent l="0" t="0" r="0" b="5715"/>
            <wp:docPr id="13514538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3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21" cy="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（備）言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24"/>
      </w:r>
      <w:r w:rsidRPr="003533B2">
        <w:rPr>
          <w:rFonts w:asciiTheme="majorEastAsia" w:eastAsiaTheme="majorEastAsia" w:hAnsiTheme="majorEastAsia" w:hint="eastAsia"/>
        </w:rPr>
        <w:t>多難</w:t>
      </w:r>
      <w:r w:rsidR="003442D1" w:rsidRPr="003533B2">
        <w:rPr>
          <w:rFonts w:asciiTheme="majorEastAsia" w:eastAsiaTheme="majorEastAsia" w:hAnsiTheme="majorEastAsia" w:hint="eastAsia"/>
        </w:rPr>
        <w:t>。』</w:t>
      </w:r>
      <w:r w:rsidRPr="003533B2">
        <w:rPr>
          <w:rFonts w:asciiTheme="majorEastAsia" w:eastAsiaTheme="majorEastAsia" w:hAnsiTheme="majorEastAsia" w:hint="eastAsia"/>
        </w:rPr>
        <w:t>【4】</w:t>
      </w:r>
      <w:r w:rsidR="00B27313" w:rsidRPr="003533B2">
        <w:rPr>
          <w:rStyle w:val="af0"/>
          <w:rFonts w:asciiTheme="majorEastAsia" w:eastAsiaTheme="majorEastAsia" w:hAnsiTheme="majorEastAsia"/>
        </w:rPr>
        <w:footnoteReference w:id="25"/>
      </w:r>
    </w:p>
    <w:p w14:paraId="09F2581B" w14:textId="77777777" w:rsidR="00A94CFF" w:rsidRPr="003533B2" w:rsidRDefault="00A94CFF" w:rsidP="00A94CFF">
      <w:pPr>
        <w:rPr>
          <w:rFonts w:asciiTheme="majorEastAsia" w:eastAsiaTheme="majorEastAsia" w:hAnsiTheme="majorEastAsia"/>
        </w:rPr>
      </w:pPr>
    </w:p>
    <w:p w14:paraId="21CDB35D" w14:textId="00F12F6E" w:rsidR="00A94CFF" w:rsidRPr="003533B2" w:rsidRDefault="00A94CFF" w:rsidP="00A94CFF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…</w:t>
      </w:r>
      <w:proofErr w:type="gramStart"/>
      <w:r w:rsidRPr="003533B2">
        <w:rPr>
          <w:rFonts w:asciiTheme="majorEastAsia" w:eastAsiaTheme="majorEastAsia" w:hAnsiTheme="majorEastAsia" w:hint="eastAsia"/>
        </w:rPr>
        <w:t>…</w:t>
      </w:r>
      <w:proofErr w:type="gramEnd"/>
      <w:r w:rsidR="00E2271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5FE2D5" wp14:editId="233EEB78">
            <wp:extent cx="115324" cy="124195"/>
            <wp:effectExtent l="0" t="0" r="0" b="0"/>
            <wp:docPr id="10740321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2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907" cy="1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寍</w:t>
      </w:r>
      <w:proofErr w:type="gramEnd"/>
      <w:r w:rsidR="00E22716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寧）</w:t>
      </w:r>
      <w:r w:rsidR="00A6536C" w:rsidRPr="003533B2">
        <w:rPr>
          <w:rStyle w:val="af0"/>
          <w:rFonts w:asciiTheme="majorEastAsia" w:eastAsiaTheme="majorEastAsia" w:hAnsiTheme="majorEastAsia"/>
        </w:rPr>
        <w:footnoteReference w:id="26"/>
      </w:r>
      <w:r w:rsidR="00E22716" w:rsidRPr="003533B2">
        <w:rPr>
          <w:rFonts w:ascii="新細明體-ExtB" w:eastAsia="新細明體-ExtB" w:hAnsi="新細明體-ExtB" w:cs="新細明體-ExtB" w:hint="eastAsia"/>
        </w:rPr>
        <w:t>𥞒</w:t>
      </w:r>
      <w:r w:rsidR="00A6536C" w:rsidRPr="003533B2">
        <w:rPr>
          <w:rStyle w:val="af0"/>
          <w:rFonts w:asciiTheme="majorEastAsia" w:eastAsiaTheme="majorEastAsia" w:hAnsiTheme="majorEastAsia" w:cs="新細明體-ExtB"/>
        </w:rPr>
        <w:footnoteReference w:id="27"/>
      </w:r>
      <w:r w:rsidRPr="003533B2">
        <w:rPr>
          <w:rFonts w:asciiTheme="majorEastAsia" w:eastAsiaTheme="majorEastAsia" w:hAnsiTheme="majorEastAsia" w:hint="eastAsia"/>
        </w:rPr>
        <w:t>肥也。」孔=（孔子）曰：「</w:t>
      </w:r>
      <w:proofErr w:type="gramStart"/>
      <w:r w:rsidRPr="003533B2">
        <w:rPr>
          <w:rFonts w:asciiTheme="majorEastAsia" w:eastAsiaTheme="majorEastAsia" w:hAnsiTheme="majorEastAsia" w:hint="eastAsia"/>
        </w:rPr>
        <w:t>丘昏</w:t>
      </w:r>
      <w:proofErr w:type="gramEnd"/>
      <w:r w:rsidRPr="003533B2">
        <w:rPr>
          <w:rFonts w:asciiTheme="majorEastAsia" w:eastAsiaTheme="majorEastAsia" w:hAnsiTheme="majorEastAsia" w:hint="eastAsia"/>
        </w:rPr>
        <w:t>（聞）</w:t>
      </w:r>
      <w:proofErr w:type="gramStart"/>
      <w:r w:rsidRPr="003533B2">
        <w:rPr>
          <w:rFonts w:asciiTheme="majorEastAsia" w:eastAsiaTheme="majorEastAsia" w:hAnsiTheme="majorEastAsia" w:hint="eastAsia"/>
        </w:rPr>
        <w:t>之孟</w:t>
      </w:r>
      <w:ins w:id="9" w:author="MAK, Chi Ki Caily [CHL]" w:date="2025-02-28T12:11:00Z" w16du:dateUtc="2025-02-28T04:11:00Z">
        <w:r w:rsidR="00603E2C" w:rsidRPr="00603E2C">
          <w:rPr>
            <w:rFonts w:asciiTheme="majorEastAsia" w:eastAsiaTheme="majorEastAsia" w:hAnsiTheme="majorEastAsia" w:hint="eastAsia"/>
          </w:rPr>
          <w:t>之</w:t>
        </w:r>
        <w:proofErr w:type="gramEnd"/>
        <w:r w:rsidR="00603E2C" w:rsidRPr="00603E2C">
          <w:rPr>
            <w:rFonts w:asciiTheme="majorEastAsia" w:eastAsiaTheme="majorEastAsia" w:hAnsiTheme="majorEastAsia" w:hint="eastAsia"/>
          </w:rPr>
          <w:t>/</w:t>
        </w:r>
      </w:ins>
      <w:r w:rsidRPr="003533B2">
        <w:rPr>
          <w:rFonts w:asciiTheme="majorEastAsia" w:eastAsiaTheme="majorEastAsia" w:hAnsiTheme="majorEastAsia" w:hint="eastAsia"/>
        </w:rPr>
        <w:t>者</w:t>
      </w:r>
      <w:proofErr w:type="gramStart"/>
      <w:r w:rsidRPr="003533B2">
        <w:rPr>
          <w:rFonts w:asciiTheme="majorEastAsia" w:eastAsiaTheme="majorEastAsia" w:hAnsiTheme="majorEastAsia" w:hint="eastAsia"/>
        </w:rPr>
        <w:t>昃</w:t>
      </w:r>
      <w:proofErr w:type="gramEnd"/>
      <w:r w:rsidRPr="003533B2">
        <w:rPr>
          <w:rFonts w:asciiTheme="majorEastAsia" w:eastAsiaTheme="majorEastAsia" w:hAnsiTheme="majorEastAsia" w:hint="eastAsia"/>
        </w:rPr>
        <w:lastRenderedPageBreak/>
        <w:t>（側）</w:t>
      </w:r>
      <w:r w:rsidR="00A6536C" w:rsidRPr="003533B2">
        <w:rPr>
          <w:rStyle w:val="af0"/>
          <w:rFonts w:asciiTheme="majorEastAsia" w:eastAsiaTheme="majorEastAsia" w:hAnsiTheme="majorEastAsia"/>
        </w:rPr>
        <w:footnoteReference w:id="28"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曰：『夫箸</w:t>
      </w:r>
      <w:r w:rsidRPr="003533B2">
        <w:rPr>
          <w:rFonts w:asciiTheme="majorEastAsia" w:eastAsiaTheme="majorEastAsia" w:hAnsiTheme="majorEastAsia"/>
        </w:rPr>
        <w:t>=</w:t>
      </w:r>
      <w:r w:rsidR="00E22716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書者），</w:t>
      </w:r>
      <w:r w:rsidR="00E2271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27CC1E" wp14:editId="5FCE67D9">
            <wp:extent cx="100837" cy="121845"/>
            <wp:effectExtent l="0" t="0" r="0" b="0"/>
            <wp:docPr id="1047385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（以）箸（書）</w:t>
      </w:r>
      <w:r w:rsidR="000C4A83" w:rsidRPr="003533B2">
        <w:rPr>
          <w:rStyle w:val="af0"/>
          <w:rFonts w:asciiTheme="majorEastAsia" w:eastAsiaTheme="majorEastAsia" w:hAnsiTheme="majorEastAsia"/>
        </w:rPr>
        <w:footnoteReference w:id="29"/>
      </w:r>
      <w:r w:rsidR="00E2271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C5A759B" wp14:editId="055E6F8A">
            <wp:extent cx="128897" cy="128897"/>
            <wp:effectExtent l="0" t="0" r="5080" b="5080"/>
            <wp:docPr id="19080313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（君子）之悳（德）也</w:t>
      </w:r>
      <w:r w:rsidR="00E22716" w:rsidRPr="003533B2">
        <w:rPr>
          <w:rFonts w:asciiTheme="majorEastAsia" w:eastAsiaTheme="majorEastAsia" w:hAnsiTheme="majorEastAsia" w:hint="eastAsia"/>
        </w:rPr>
        <w:t>；</w:t>
      </w:r>
      <w:r w:rsidRPr="003533B2">
        <w:rPr>
          <w:rFonts w:asciiTheme="majorEastAsia" w:eastAsiaTheme="majorEastAsia" w:hAnsiTheme="majorEastAsia" w:hint="eastAsia"/>
        </w:rPr>
        <w:t>【6】夫</w:t>
      </w:r>
      <w:r w:rsidR="00194755" w:rsidRPr="003533B2">
        <w:rPr>
          <w:rFonts w:ascii="新細明體-ExtB" w:eastAsia="新細明體-ExtB" w:hAnsi="新細明體-ExtB" w:cs="新細明體-ExtB" w:hint="eastAsia"/>
        </w:rPr>
        <w:t>𠱾</w:t>
      </w:r>
      <w:r w:rsidRPr="003533B2">
        <w:rPr>
          <w:rFonts w:asciiTheme="majorEastAsia" w:eastAsiaTheme="majorEastAsia" w:hAnsiTheme="majorEastAsia" w:hint="eastAsia"/>
        </w:rPr>
        <w:t>（詩）</w:t>
      </w:r>
      <w:r w:rsidR="00D33A2A" w:rsidRPr="003533B2">
        <w:rPr>
          <w:rStyle w:val="af0"/>
          <w:rFonts w:asciiTheme="majorEastAsia" w:eastAsiaTheme="majorEastAsia" w:hAnsiTheme="majorEastAsia"/>
        </w:rPr>
        <w:footnoteReference w:id="30"/>
      </w:r>
      <w:r w:rsidRPr="003533B2">
        <w:rPr>
          <w:rFonts w:asciiTheme="majorEastAsia" w:eastAsiaTheme="majorEastAsia" w:hAnsiTheme="majorEastAsia" w:hint="eastAsia"/>
        </w:rPr>
        <w:t>也者，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C58E0D" wp14:editId="06E737C8">
            <wp:extent cx="100837" cy="121845"/>
            <wp:effectExtent l="0" t="0" r="0" b="0"/>
            <wp:docPr id="1667422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B67AA5" wp14:editId="0BDCED27">
            <wp:extent cx="130628" cy="139959"/>
            <wp:effectExtent l="0" t="0" r="3175" b="0"/>
            <wp:docPr id="627692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92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227" cy="1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（誌）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E6AF784" wp14:editId="78A674C5">
            <wp:extent cx="128897" cy="128897"/>
            <wp:effectExtent l="0" t="0" r="5080" b="5080"/>
            <wp:docPr id="692346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</w:t>
      </w:r>
      <w:r w:rsidR="00194755" w:rsidRPr="003533B2">
        <w:rPr>
          <w:rFonts w:asciiTheme="majorEastAsia" w:eastAsiaTheme="majorEastAsia" w:hAnsiTheme="majorEastAsia" w:hint="eastAsia"/>
        </w:rPr>
        <w:t>志=</w:t>
      </w:r>
      <w:r w:rsidRPr="003533B2">
        <w:rPr>
          <w:rFonts w:asciiTheme="majorEastAsia" w:eastAsiaTheme="majorEastAsia" w:hAnsiTheme="majorEastAsia" w:hint="eastAsia"/>
        </w:rPr>
        <w:t>（之志）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1"/>
      </w:r>
      <w:r w:rsidR="00194755" w:rsidRPr="003533B2">
        <w:rPr>
          <w:rFonts w:asciiTheme="majorEastAsia" w:eastAsiaTheme="majorEastAsia" w:hAnsiTheme="majorEastAsia" w:hint="eastAsia"/>
        </w:rPr>
        <w:t>[也]；</w:t>
      </w:r>
      <w:proofErr w:type="gramStart"/>
      <w:r w:rsidRPr="003533B2">
        <w:rPr>
          <w:rFonts w:asciiTheme="majorEastAsia" w:eastAsiaTheme="majorEastAsia" w:hAnsiTheme="majorEastAsia" w:hint="eastAsia"/>
        </w:rPr>
        <w:t>夫義</w:t>
      </w:r>
      <w:proofErr w:type="gramEnd"/>
      <w:r w:rsidRPr="003533B2">
        <w:rPr>
          <w:rFonts w:asciiTheme="majorEastAsia" w:eastAsiaTheme="majorEastAsia" w:hAnsiTheme="majorEastAsia" w:hint="eastAsia"/>
        </w:rPr>
        <w:t>（儀）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2"/>
      </w:r>
      <w:r w:rsidRPr="003533B2">
        <w:rPr>
          <w:rFonts w:asciiTheme="majorEastAsia" w:eastAsiaTheme="majorEastAsia" w:hAnsiTheme="majorEastAsia" w:hint="eastAsia"/>
        </w:rPr>
        <w:t xml:space="preserve"> 者，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52FA81" wp14:editId="7D60EA85">
            <wp:extent cx="100837" cy="121845"/>
            <wp:effectExtent l="0" t="0" r="0" b="0"/>
            <wp:docPr id="1386464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755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Pr="003533B2">
        <w:rPr>
          <w:rFonts w:asciiTheme="majorEastAsia" w:eastAsiaTheme="majorEastAsia" w:hAnsiTheme="majorEastAsia" w:hint="eastAsia"/>
        </w:rPr>
        <w:t>以</w:t>
      </w:r>
      <w:r w:rsidR="00194755" w:rsidRPr="003533B2">
        <w:rPr>
          <w:rFonts w:asciiTheme="majorEastAsia" w:eastAsiaTheme="majorEastAsia" w:hAnsiTheme="majorEastAsia" w:hint="eastAsia"/>
        </w:rPr>
        <w:t>）</w:t>
      </w:r>
      <w:r w:rsidRPr="003533B2">
        <w:rPr>
          <w:rFonts w:asciiTheme="majorEastAsia" w:eastAsiaTheme="majorEastAsia" w:hAnsiTheme="majorEastAsia" w:hint="eastAsia"/>
        </w:rPr>
        <w:t>斤</w:t>
      </w:r>
      <w:proofErr w:type="gramEnd"/>
      <w:r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謹/</w:t>
      </w:r>
      <w:r w:rsidRPr="003533B2">
        <w:rPr>
          <w:rFonts w:asciiTheme="majorEastAsia" w:eastAsiaTheme="majorEastAsia" w:hAnsiTheme="majorEastAsia" w:hint="eastAsia"/>
        </w:rPr>
        <w:t>言）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3"/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3E1505" wp14:editId="0EB94479">
            <wp:extent cx="128897" cy="128897"/>
            <wp:effectExtent l="0" t="0" r="5080" b="5080"/>
            <wp:docPr id="3372108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=（君子）之行也。</w:t>
      </w:r>
      <w:r w:rsidR="00194755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』</w:t>
      </w:r>
      <w:r w:rsidR="00194755" w:rsidRPr="003533B2">
        <w:rPr>
          <w:rFonts w:asciiTheme="majorEastAsia" w:eastAsiaTheme="majorEastAsia" w:hAnsiTheme="majorEastAsia" w:hint="eastAsia"/>
        </w:rPr>
        <w:t>）</w:t>
      </w:r>
      <w:r w:rsidR="00BF401B" w:rsidRPr="003533B2">
        <w:rPr>
          <w:rStyle w:val="af0"/>
          <w:rFonts w:asciiTheme="majorEastAsia" w:eastAsiaTheme="majorEastAsia" w:hAnsiTheme="majorEastAsia"/>
        </w:rPr>
        <w:footnoteReference w:id="34"/>
      </w:r>
      <w:r w:rsidRPr="003533B2">
        <w:rPr>
          <w:rFonts w:asciiTheme="majorEastAsia" w:eastAsiaTheme="majorEastAsia" w:hAnsiTheme="majorEastAsia" w:hint="eastAsia"/>
        </w:rPr>
        <w:t xml:space="preserve"> 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72CB0E6" wp14:editId="088B685C">
            <wp:extent cx="128897" cy="128897"/>
            <wp:effectExtent l="0" t="0" r="5080" b="5080"/>
            <wp:docPr id="1188054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=（君子）涉</w:t>
      </w:r>
      <w:r w:rsidR="00F305BB" w:rsidRPr="003533B2">
        <w:rPr>
          <w:rStyle w:val="af0"/>
          <w:rFonts w:asciiTheme="majorEastAsia" w:eastAsiaTheme="majorEastAsia" w:hAnsiTheme="majorEastAsia"/>
        </w:rPr>
        <w:lastRenderedPageBreak/>
        <w:footnoteReference w:id="35"/>
      </w:r>
      <w:r w:rsidRPr="003533B2">
        <w:rPr>
          <w:rFonts w:asciiTheme="majorEastAsia" w:eastAsiaTheme="majorEastAsia" w:hAnsiTheme="majorEastAsia" w:hint="eastAsia"/>
        </w:rPr>
        <w:t xml:space="preserve">之， 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5B56EC9" wp14:editId="424DA535">
            <wp:extent cx="110600" cy="143370"/>
            <wp:effectExtent l="0" t="0" r="3810" b="9525"/>
            <wp:docPr id="728809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070" cy="1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=（小人）</w:t>
      </w:r>
      <w:proofErr w:type="gramStart"/>
      <w:r w:rsidRPr="003533B2">
        <w:rPr>
          <w:rFonts w:asciiTheme="majorEastAsia" w:eastAsiaTheme="majorEastAsia" w:hAnsiTheme="majorEastAsia" w:hint="eastAsia"/>
        </w:rPr>
        <w:t>雚</w:t>
      </w:r>
      <w:proofErr w:type="gramEnd"/>
      <w:r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觀/</w:t>
      </w:r>
      <w:r w:rsidRPr="003533B2">
        <w:rPr>
          <w:rFonts w:asciiTheme="majorEastAsia" w:eastAsiaTheme="majorEastAsia" w:hAnsiTheme="majorEastAsia" w:hint="eastAsia"/>
        </w:rPr>
        <w:t>勸）</w:t>
      </w:r>
      <w:r w:rsidR="00BF401B" w:rsidRPr="003533B2">
        <w:rPr>
          <w:rStyle w:val="af0"/>
          <w:rFonts w:asciiTheme="majorEastAsia" w:eastAsiaTheme="majorEastAsia" w:hAnsiTheme="majorEastAsia"/>
        </w:rPr>
        <w:footnoteReference w:id="36"/>
      </w:r>
      <w:r w:rsidRPr="003533B2">
        <w:rPr>
          <w:rFonts w:asciiTheme="majorEastAsia" w:eastAsiaTheme="majorEastAsia" w:hAnsiTheme="majorEastAsia" w:hint="eastAsia"/>
        </w:rPr>
        <w:t>之</w:t>
      </w:r>
      <w:r w:rsidR="00194755" w:rsidRPr="003533B2">
        <w:rPr>
          <w:rFonts w:asciiTheme="majorEastAsia" w:eastAsiaTheme="majorEastAsia" w:hAnsiTheme="majorEastAsia" w:hint="eastAsia"/>
        </w:rPr>
        <w:t>；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8675BD2" wp14:editId="203A513F">
            <wp:extent cx="128897" cy="128897"/>
            <wp:effectExtent l="0" t="0" r="5080" b="5080"/>
            <wp:docPr id="1688947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</w:t>
      </w:r>
      <w:proofErr w:type="gramStart"/>
      <w:r w:rsidRPr="003533B2">
        <w:rPr>
          <w:rFonts w:asciiTheme="majorEastAsia" w:eastAsiaTheme="majorEastAsia" w:hAnsiTheme="majorEastAsia" w:hint="eastAsia"/>
        </w:rPr>
        <w:t>敬城</w:t>
      </w:r>
      <w:proofErr w:type="gramEnd"/>
      <w:r w:rsidRPr="003533B2">
        <w:rPr>
          <w:rFonts w:asciiTheme="majorEastAsia" w:eastAsiaTheme="majorEastAsia" w:hAnsiTheme="majorEastAsia" w:hint="eastAsia"/>
        </w:rPr>
        <w:t>（成）</w:t>
      </w:r>
      <w:proofErr w:type="gramStart"/>
      <w:r w:rsidRPr="003533B2">
        <w:rPr>
          <w:rFonts w:asciiTheme="majorEastAsia" w:eastAsiaTheme="majorEastAsia" w:hAnsiTheme="majorEastAsia" w:hint="eastAsia"/>
        </w:rPr>
        <w:t>亓</w:t>
      </w:r>
      <w:proofErr w:type="gramEnd"/>
      <w:r w:rsidRPr="003533B2">
        <w:rPr>
          <w:rFonts w:asciiTheme="majorEastAsia" w:eastAsiaTheme="majorEastAsia" w:hAnsiTheme="majorEastAsia" w:hint="eastAsia"/>
        </w:rPr>
        <w:t>（其）悳（德），</w:t>
      </w:r>
      <w:r w:rsidRPr="003533B2">
        <w:rPr>
          <w:rFonts w:asciiTheme="majorEastAsia" w:eastAsiaTheme="majorEastAsia" w:hAnsiTheme="majorEastAsia"/>
        </w:rPr>
        <w:t xml:space="preserve"> 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930048" wp14:editId="737E8426">
            <wp:extent cx="110600" cy="143370"/>
            <wp:effectExtent l="0" t="0" r="3810" b="9525"/>
            <wp:docPr id="19912734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070" cy="1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（小人）母（晦）</w:t>
      </w:r>
      <w:r w:rsidR="005D1E2C" w:rsidRPr="003533B2">
        <w:rPr>
          <w:rStyle w:val="af0"/>
          <w:rFonts w:asciiTheme="majorEastAsia" w:eastAsiaTheme="majorEastAsia" w:hAnsiTheme="majorEastAsia"/>
        </w:rPr>
        <w:footnoteReference w:id="37"/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9071F7D" wp14:editId="3FDD02C9">
            <wp:extent cx="118499" cy="114267"/>
            <wp:effectExtent l="0" t="0" r="0" b="635"/>
            <wp:docPr id="1117364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4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835" cy="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寐</w:t>
      </w:r>
      <w:r w:rsidR="00194755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昧）</w:t>
      </w:r>
      <w:r w:rsidR="005D1E2C" w:rsidRPr="003533B2">
        <w:rPr>
          <w:rStyle w:val="af0"/>
          <w:rFonts w:asciiTheme="majorEastAsia" w:eastAsiaTheme="majorEastAsia" w:hAnsiTheme="majorEastAsia"/>
        </w:rPr>
        <w:footnoteReference w:id="38"/>
      </w:r>
      <w:r w:rsidRPr="003533B2">
        <w:rPr>
          <w:rFonts w:asciiTheme="majorEastAsia" w:eastAsiaTheme="majorEastAsia" w:hAnsiTheme="majorEastAsia" w:hint="eastAsia"/>
        </w:rPr>
        <w:t>【</w:t>
      </w:r>
      <w:r w:rsidRPr="003533B2">
        <w:rPr>
          <w:rFonts w:asciiTheme="majorEastAsia" w:eastAsiaTheme="majorEastAsia" w:hAnsiTheme="majorEastAsia"/>
        </w:rPr>
        <w:t>7</w:t>
      </w:r>
      <w:r w:rsidRPr="003533B2">
        <w:rPr>
          <w:rFonts w:asciiTheme="majorEastAsia" w:eastAsiaTheme="majorEastAsia" w:hAnsiTheme="majorEastAsia" w:hint="eastAsia"/>
        </w:rPr>
        <w:t>】……。」</w:t>
      </w:r>
    </w:p>
    <w:p w14:paraId="7A28435C" w14:textId="77777777" w:rsidR="00A94CFF" w:rsidRPr="003533B2" w:rsidRDefault="00A94CFF" w:rsidP="00A94CFF">
      <w:pPr>
        <w:rPr>
          <w:rFonts w:asciiTheme="majorEastAsia" w:eastAsiaTheme="majorEastAsia" w:hAnsiTheme="majorEastAsia"/>
        </w:rPr>
      </w:pPr>
    </w:p>
    <w:p w14:paraId="7974F470" w14:textId="3B50D200" w:rsidR="006C4CC5" w:rsidRPr="003533B2" w:rsidRDefault="001C15A3" w:rsidP="00A94CFF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lastRenderedPageBreak/>
        <w:t>[</w:t>
      </w:r>
      <w:r w:rsidR="00AA3505" w:rsidRPr="003533B2">
        <w:rPr>
          <w:rFonts w:asciiTheme="majorEastAsia" w:eastAsiaTheme="majorEastAsia" w:hAnsiTheme="majorEastAsia" w:hint="eastAsia"/>
        </w:rPr>
        <w:t>庚子曰：「</w:t>
      </w:r>
      <w:r w:rsidRPr="003533B2">
        <w:rPr>
          <w:rFonts w:asciiTheme="majorEastAsia" w:eastAsiaTheme="majorEastAsia" w:hAnsiTheme="majorEastAsia" w:hint="eastAsia"/>
        </w:rPr>
        <w:t>]</w:t>
      </w:r>
      <w:r w:rsidR="00AA3505" w:rsidRPr="003533B2">
        <w:rPr>
          <w:rStyle w:val="af0"/>
          <w:rFonts w:asciiTheme="majorEastAsia" w:eastAsiaTheme="majorEastAsia" w:hAnsiTheme="majorEastAsia"/>
        </w:rPr>
        <w:footnoteReference w:id="39"/>
      </w:r>
      <w:r w:rsidR="00A94CFF" w:rsidRPr="003533B2">
        <w:rPr>
          <w:rFonts w:asciiTheme="majorEastAsia" w:eastAsiaTheme="majorEastAsia" w:hAnsiTheme="majorEastAsia" w:hint="eastAsia"/>
        </w:rPr>
        <w:t>… 也</w:t>
      </w:r>
      <w:r w:rsidR="00194755" w:rsidRPr="003533B2">
        <w:rPr>
          <w:rFonts w:asciiTheme="majorEastAsia" w:eastAsiaTheme="majorEastAsia" w:hAnsiTheme="majorEastAsia" w:hint="eastAsia"/>
        </w:rPr>
        <w:t>。萦</w:t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葛/</w:t>
      </w:r>
      <w:r w:rsidR="00A94CFF" w:rsidRPr="003533B2">
        <w:rPr>
          <w:rFonts w:asciiTheme="majorEastAsia" w:eastAsiaTheme="majorEastAsia" w:hAnsiTheme="majorEastAsia" w:hint="eastAsia"/>
        </w:rPr>
        <w:t>艾）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595D5F1" wp14:editId="1D19362B">
            <wp:extent cx="154379" cy="148571"/>
            <wp:effectExtent l="0" t="0" r="0" b="4445"/>
            <wp:docPr id="130335670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3" cy="16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含</w:t>
      </w:r>
      <w:r w:rsidR="00194755" w:rsidRPr="003533B2">
        <w:rPr>
          <w:rFonts w:asciiTheme="majorEastAsia" w:eastAsiaTheme="majorEastAsia" w:hAnsiTheme="majorEastAsia" w:hint="eastAsia"/>
        </w:rPr>
        <w:t>（今）</w:t>
      </w:r>
      <w:r w:rsidR="001A63B0" w:rsidRPr="003533B2">
        <w:rPr>
          <w:rStyle w:val="af0"/>
          <w:rFonts w:asciiTheme="majorEastAsia" w:eastAsiaTheme="majorEastAsia" w:hAnsiTheme="majorEastAsia"/>
        </w:rPr>
        <w:footnoteReference w:id="40"/>
      </w:r>
      <w:r w:rsidR="00A94CFF" w:rsidRPr="003533B2">
        <w:rPr>
          <w:rFonts w:asciiTheme="majorEastAsia" w:eastAsiaTheme="majorEastAsia" w:hAnsiTheme="majorEastAsia" w:hint="eastAsia"/>
        </w:rPr>
        <w:t>語肥也，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0DFE8E" wp14:editId="73EB7090">
            <wp:extent cx="100837" cy="121845"/>
            <wp:effectExtent l="0" t="0" r="0" b="0"/>
            <wp:docPr id="782411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194755" w:rsidRPr="003533B2">
        <w:rPr>
          <w:rFonts w:asciiTheme="majorEastAsia" w:eastAsiaTheme="majorEastAsia" w:hAnsiTheme="majorEastAsia"/>
        </w:rPr>
        <w:t>凥</w:t>
      </w:r>
      <w:r w:rsidR="00A94CFF" w:rsidRPr="003533B2">
        <w:rPr>
          <w:rFonts w:asciiTheme="majorEastAsia" w:eastAsiaTheme="majorEastAsia" w:hAnsiTheme="majorEastAsia" w:hint="eastAsia"/>
        </w:rPr>
        <w:t>（處）</w:t>
      </w:r>
      <w:r w:rsidR="00642D25" w:rsidRPr="003533B2">
        <w:rPr>
          <w:rStyle w:val="af0"/>
          <w:rFonts w:asciiTheme="majorEastAsia" w:eastAsiaTheme="majorEastAsia" w:hAnsiTheme="majorEastAsia"/>
        </w:rPr>
        <w:footnoteReference w:id="41"/>
      </w:r>
      <w:r w:rsidR="00A94CFF" w:rsidRPr="003533B2">
        <w:rPr>
          <w:rFonts w:asciiTheme="majorEastAsia" w:eastAsiaTheme="majorEastAsia" w:hAnsiTheme="majorEastAsia" w:hint="eastAsia"/>
        </w:rPr>
        <w:t>邦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951BF5" wp14:editId="770CDC2B">
            <wp:extent cx="126992" cy="131371"/>
            <wp:effectExtent l="0" t="0" r="6985" b="2540"/>
            <wp:docPr id="1360972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2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00" cy="1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（家）之述（術）</w:t>
      </w:r>
      <w:r w:rsidR="00194755" w:rsidRPr="003533B2">
        <w:rPr>
          <w:rFonts w:asciiTheme="majorEastAsia" w:eastAsiaTheme="majorEastAsia" w:hAnsiTheme="majorEastAsia" w:hint="eastAsia"/>
        </w:rPr>
        <w:t>，</w:t>
      </w:r>
      <w:r w:rsidR="00A94CFF" w:rsidRPr="003533B2">
        <w:rPr>
          <w:rFonts w:asciiTheme="majorEastAsia" w:eastAsiaTheme="majorEastAsia" w:hAnsiTheme="majorEastAsia" w:hint="eastAsia"/>
        </w:rPr>
        <w:t>曰：</w:t>
      </w:r>
      <w:r w:rsidRPr="003533B2">
        <w:rPr>
          <w:rFonts w:asciiTheme="majorEastAsia" w:eastAsiaTheme="majorEastAsia" w:hAnsiTheme="majorEastAsia" w:hint="eastAsia"/>
        </w:rPr>
        <w:t>『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99704E" wp14:editId="10765EBE">
            <wp:extent cx="128897" cy="128897"/>
            <wp:effectExtent l="0" t="0" r="5080" b="5080"/>
            <wp:docPr id="1605367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=（君子）不可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66A92E" wp14:editId="4F754558">
            <wp:extent cx="100837" cy="121845"/>
            <wp:effectExtent l="0" t="0" r="0" b="0"/>
            <wp:docPr id="11496434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（以）不=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996859F" wp14:editId="12491AA7">
            <wp:extent cx="103369" cy="142133"/>
            <wp:effectExtent l="0" t="0" r="0" b="0"/>
            <wp:docPr id="1832311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1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570" cy="14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=（不強，不強）</w:t>
      </w:r>
      <w:r w:rsidR="00642D25" w:rsidRPr="003533B2">
        <w:rPr>
          <w:rStyle w:val="af0"/>
          <w:rFonts w:asciiTheme="majorEastAsia" w:eastAsiaTheme="majorEastAsia" w:hAnsiTheme="majorEastAsia"/>
        </w:rPr>
        <w:footnoteReference w:id="42"/>
      </w:r>
      <w:r w:rsidR="00A94CFF" w:rsidRPr="003533B2">
        <w:rPr>
          <w:rFonts w:asciiTheme="majorEastAsia" w:eastAsiaTheme="majorEastAsia" w:hAnsiTheme="majorEastAsia" w:hint="eastAsia"/>
        </w:rPr>
        <w:t>則不立</w:t>
      </w:r>
      <w:r w:rsidR="00194755" w:rsidRPr="003533B2">
        <w:rPr>
          <w:rFonts w:asciiTheme="majorEastAsia" w:eastAsiaTheme="majorEastAsia" w:hAnsiTheme="majorEastAsia" w:hint="eastAsia"/>
        </w:rPr>
        <w:t>。</w:t>
      </w:r>
      <w:r w:rsidR="00A94CFF" w:rsidRPr="003533B2">
        <w:rPr>
          <w:rFonts w:asciiTheme="majorEastAsia" w:eastAsiaTheme="majorEastAsia" w:hAnsiTheme="majorEastAsia" w:hint="eastAsia"/>
        </w:rPr>
        <w:t>【8】</w:t>
      </w:r>
      <w:r w:rsidR="0069762C" w:rsidRPr="003533B2">
        <w:rPr>
          <w:rStyle w:val="af0"/>
          <w:rFonts w:asciiTheme="majorEastAsia" w:eastAsiaTheme="majorEastAsia" w:hAnsiTheme="majorEastAsia"/>
        </w:rPr>
        <w:footnoteReference w:id="43"/>
      </w:r>
      <w:r w:rsidR="0069762C" w:rsidRPr="003533B2">
        <w:rPr>
          <w:rFonts w:asciiTheme="majorEastAsia" w:eastAsiaTheme="majorEastAsia" w:hAnsiTheme="majorEastAsia"/>
        </w:rPr>
        <w:t>…</w:t>
      </w:r>
      <w:r w:rsidR="00E25170" w:rsidRPr="003533B2">
        <w:rPr>
          <w:rFonts w:asciiTheme="majorEastAsia" w:eastAsiaTheme="majorEastAsia" w:hAnsiTheme="majorEastAsia" w:hint="eastAsia"/>
        </w:rPr>
        <w:t>□/</w:t>
      </w:r>
      <w:r w:rsidR="00194755" w:rsidRPr="003533B2">
        <w:rPr>
          <w:rFonts w:asciiTheme="majorEastAsia" w:eastAsiaTheme="majorEastAsia" w:hAnsiTheme="majorEastAsia" w:hint="eastAsia"/>
        </w:rPr>
        <w:t>不=</w:t>
      </w:r>
      <w:r w:rsidR="00E25170" w:rsidRPr="003533B2">
        <w:rPr>
          <w:rFonts w:asciiTheme="majorEastAsia" w:eastAsiaTheme="majorEastAsia" w:hAnsiTheme="majorEastAsia" w:hint="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0A087E6" wp14:editId="793FB318">
            <wp:extent cx="106680" cy="106680"/>
            <wp:effectExtent l="0" t="0" r="762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/</w:t>
      </w:r>
      <w:r w:rsidR="00194755" w:rsidRPr="003533B2">
        <w:rPr>
          <w:rFonts w:asciiTheme="majorEastAsia" w:eastAsiaTheme="majorEastAsia" w:hAnsiTheme="majorEastAsia" w:hint="eastAsia"/>
        </w:rPr>
        <w:t>愧=（</w:t>
      </w:r>
      <w:proofErr w:type="gramStart"/>
      <w:r w:rsidR="00194755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194755" w:rsidRPr="003533B2">
        <w:rPr>
          <w:rFonts w:asciiTheme="majorEastAsia" w:eastAsiaTheme="majorEastAsia" w:hAnsiTheme="majorEastAsia" w:hint="eastAsia"/>
        </w:rPr>
        <w:t>威，</w:t>
      </w:r>
      <w:proofErr w:type="gramStart"/>
      <w:r w:rsidR="00194755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194755" w:rsidRPr="003533B2">
        <w:rPr>
          <w:rFonts w:asciiTheme="majorEastAsia" w:eastAsiaTheme="majorEastAsia" w:hAnsiTheme="majorEastAsia" w:hint="eastAsia"/>
        </w:rPr>
        <w:t>威）</w:t>
      </w:r>
      <w:r w:rsidR="000D570C" w:rsidRPr="003533B2">
        <w:rPr>
          <w:rStyle w:val="af0"/>
          <w:rFonts w:asciiTheme="majorEastAsia" w:eastAsiaTheme="majorEastAsia" w:hAnsiTheme="majorEastAsia"/>
        </w:rPr>
        <w:footnoteReference w:id="44"/>
      </w:r>
      <w:r w:rsidR="00A94CFF" w:rsidRPr="003533B2">
        <w:rPr>
          <w:rFonts w:asciiTheme="majorEastAsia" w:eastAsiaTheme="majorEastAsia" w:hAnsiTheme="majorEastAsia" w:hint="eastAsia"/>
        </w:rPr>
        <w:t>則民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AEBA971" wp14:editId="66D07B78">
            <wp:extent cx="155578" cy="134834"/>
            <wp:effectExtent l="0" t="0" r="0" b="0"/>
            <wp:docPr id="277704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48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741" cy="1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194755" w:rsidRPr="003533B2">
        <w:rPr>
          <w:rFonts w:asciiTheme="majorEastAsia" w:eastAsiaTheme="majorEastAsia" w:hAnsiTheme="majorEastAsia" w:hint="eastAsia"/>
        </w:rPr>
        <w:t>狎</w:t>
      </w:r>
      <w:proofErr w:type="gramEnd"/>
      <w:r w:rsidR="00194755" w:rsidRPr="003533B2">
        <w:rPr>
          <w:rFonts w:asciiTheme="majorEastAsia" w:eastAsiaTheme="majorEastAsia" w:hAnsiTheme="majorEastAsia" w:hint="eastAsia"/>
        </w:rPr>
        <w:t>/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赧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</w:t>
      </w:r>
      <w:r w:rsidR="000D570C" w:rsidRPr="003533B2">
        <w:rPr>
          <w:rStyle w:val="af0"/>
          <w:rFonts w:asciiTheme="majorEastAsia" w:eastAsiaTheme="majorEastAsia" w:hAnsiTheme="majorEastAsia"/>
        </w:rPr>
        <w:footnoteReference w:id="45"/>
      </w:r>
      <w:r w:rsidR="00A94CFF" w:rsidRPr="003533B2">
        <w:rPr>
          <w:rFonts w:asciiTheme="majorEastAsia" w:eastAsiaTheme="majorEastAsia" w:hAnsiTheme="majorEastAsia" w:hint="eastAsia"/>
        </w:rPr>
        <w:t>之。母（毋）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3F1D27" wp14:editId="78277750">
            <wp:extent cx="160071" cy="154049"/>
            <wp:effectExtent l="0" t="0" r="0" b="0"/>
            <wp:docPr id="1514554411" name="圖片 6" descr="&amp;13.E7A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amp;13.E7A9;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75" cy="15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227" w:rsidRPr="003533B2">
        <w:rPr>
          <w:rFonts w:asciiTheme="majorEastAsia" w:eastAsiaTheme="majorEastAsia" w:hAnsiTheme="majorEastAsia" w:hint="eastAsia"/>
        </w:rPr>
        <w:lastRenderedPageBreak/>
        <w:t>（</w:t>
      </w:r>
      <w:r w:rsidR="00A94CFF" w:rsidRPr="003533B2">
        <w:rPr>
          <w:rFonts w:asciiTheme="majorEastAsia" w:eastAsiaTheme="majorEastAsia" w:hAnsiTheme="majorEastAsia" w:hint="eastAsia"/>
        </w:rPr>
        <w:t>信</w:t>
      </w:r>
      <w:r w:rsidR="00102227" w:rsidRPr="003533B2">
        <w:rPr>
          <w:rFonts w:asciiTheme="majorEastAsia" w:eastAsiaTheme="majorEastAsia" w:hAnsiTheme="majorEastAsia" w:hint="eastAsia"/>
        </w:rPr>
        <w:t>）</w:t>
      </w:r>
      <w:r w:rsidR="00A94CFF" w:rsidRPr="003533B2">
        <w:rPr>
          <w:rFonts w:asciiTheme="majorEastAsia" w:eastAsiaTheme="majorEastAsia" w:hAnsiTheme="majorEastAsia" w:hint="eastAsia"/>
        </w:rPr>
        <w:t>玄（</w:t>
      </w:r>
      <w:r w:rsidR="00102227" w:rsidRPr="003533B2">
        <w:rPr>
          <w:rFonts w:asciiTheme="majorEastAsia" w:eastAsiaTheme="majorEastAsia" w:hAnsiTheme="majorEastAsia" w:hint="eastAsia"/>
        </w:rPr>
        <w:t>/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眩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）曾（</w:t>
      </w:r>
      <w:proofErr w:type="gramStart"/>
      <w:r w:rsidR="00102227" w:rsidRPr="003533B2">
        <w:rPr>
          <w:rFonts w:asciiTheme="majorEastAsia" w:eastAsiaTheme="majorEastAsia" w:hAnsiTheme="majorEastAsia" w:hint="eastAsia"/>
        </w:rPr>
        <w:t>繒</w:t>
      </w:r>
      <w:proofErr w:type="gramEnd"/>
      <w:r w:rsidR="00102227" w:rsidRPr="003533B2">
        <w:rPr>
          <w:rFonts w:asciiTheme="majorEastAsia" w:eastAsiaTheme="majorEastAsia" w:hAnsiTheme="majorEastAsia" w:hint="eastAsia"/>
        </w:rPr>
        <w:t>/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譖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</w:t>
      </w:r>
      <w:r w:rsidR="00177104" w:rsidRPr="003533B2">
        <w:rPr>
          <w:rStyle w:val="af0"/>
          <w:rFonts w:asciiTheme="majorEastAsia" w:eastAsiaTheme="majorEastAsia" w:hAnsiTheme="majorEastAsia"/>
        </w:rPr>
        <w:footnoteReference w:id="46"/>
      </w:r>
      <w:r w:rsidR="00A94CFF" w:rsidRPr="003533B2">
        <w:rPr>
          <w:rFonts w:asciiTheme="majorEastAsia" w:eastAsiaTheme="majorEastAsia" w:hAnsiTheme="majorEastAsia" w:hint="eastAsia"/>
        </w:rPr>
        <w:t>，因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邦</w:t>
      </w:r>
      <w:proofErr w:type="gramEnd"/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847009" wp14:editId="3F117AB5">
            <wp:extent cx="106878" cy="120819"/>
            <wp:effectExtent l="0" t="0" r="7620" b="0"/>
            <wp:docPr id="250774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4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567" cy="1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/>
        </w:rPr>
        <w:t>=</w:t>
      </w:r>
      <w:r w:rsidR="00102227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之所</w:t>
      </w:r>
      <w:r w:rsidR="00102227" w:rsidRPr="003533B2">
        <w:rPr>
          <w:rFonts w:asciiTheme="majorEastAsia" w:eastAsiaTheme="majorEastAsia" w:hAnsiTheme="majorEastAsia" w:hint="eastAsia"/>
        </w:rPr>
        <w:t>/許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B3D2B33" wp14:editId="06F3E3FE">
            <wp:extent cx="105751" cy="127783"/>
            <wp:effectExtent l="0" t="0" r="8890" b="5715"/>
            <wp:docPr id="1286848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85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7360" cy="1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（賢）而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9AA3254" wp14:editId="7B749AE5">
            <wp:extent cx="105335" cy="127907"/>
            <wp:effectExtent l="0" t="0" r="9525" b="5715"/>
            <wp:docPr id="235670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03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63" cy="1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（興）</w:t>
      </w:r>
      <w:r w:rsidR="00177104" w:rsidRPr="003533B2">
        <w:rPr>
          <w:rStyle w:val="af0"/>
          <w:rFonts w:asciiTheme="majorEastAsia" w:eastAsiaTheme="majorEastAsia" w:hAnsiTheme="majorEastAsia"/>
        </w:rPr>
        <w:footnoteReference w:id="47"/>
      </w:r>
      <w:r w:rsidR="00A94CFF" w:rsidRPr="003533B2">
        <w:rPr>
          <w:rFonts w:asciiTheme="majorEastAsia" w:eastAsiaTheme="majorEastAsia" w:hAnsiTheme="majorEastAsia" w:hint="eastAsia"/>
        </w:rPr>
        <w:t>之。大辠（罪）殺【</w:t>
      </w:r>
      <w:r w:rsidR="00A94CFF" w:rsidRPr="003533B2">
        <w:rPr>
          <w:rFonts w:asciiTheme="majorEastAsia" w:eastAsiaTheme="majorEastAsia" w:hAnsiTheme="majorEastAsia"/>
        </w:rPr>
        <w:t>21</w:t>
      </w:r>
      <w:r w:rsidR="00A94CFF" w:rsidRPr="003533B2">
        <w:rPr>
          <w:rFonts w:asciiTheme="majorEastAsia" w:eastAsiaTheme="majorEastAsia" w:hAnsiTheme="majorEastAsia" w:hint="eastAsia"/>
        </w:rPr>
        <w:t>】之，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28E16F" wp14:editId="46DCA514">
            <wp:extent cx="125933" cy="101559"/>
            <wp:effectExtent l="0" t="0" r="7620" b="0"/>
            <wp:docPr id="2052885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102227" w:rsidRPr="003533B2">
        <w:rPr>
          <w:rFonts w:asciiTheme="majorEastAsia" w:eastAsiaTheme="majorEastAsia" w:hAnsiTheme="majorEastAsia" w:hint="eastAsia"/>
        </w:rPr>
        <w:t>臧/</w:t>
      </w:r>
      <w:r w:rsidR="00A94CFF" w:rsidRPr="003533B2">
        <w:rPr>
          <w:rFonts w:asciiTheme="majorEastAsia" w:eastAsiaTheme="majorEastAsia" w:hAnsiTheme="majorEastAsia" w:hint="eastAsia"/>
        </w:rPr>
        <w:t>中）辠（罪）</w:t>
      </w:r>
      <w:r w:rsidR="00397D7D" w:rsidRPr="003533B2">
        <w:rPr>
          <w:rStyle w:val="af0"/>
          <w:rFonts w:asciiTheme="majorEastAsia" w:eastAsiaTheme="majorEastAsia" w:hAnsiTheme="majorEastAsia"/>
        </w:rPr>
        <w:footnoteReference w:id="48"/>
      </w:r>
      <w:r w:rsidR="00397D7D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型（刑）之，少（小）辠（罪）罰之。句（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苟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能固獸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（守）</w:t>
      </w:r>
      <w:r w:rsidR="00767033" w:rsidRPr="003533B2">
        <w:rPr>
          <w:rStyle w:val="af0"/>
          <w:rFonts w:asciiTheme="majorEastAsia" w:eastAsiaTheme="majorEastAsia" w:hAnsiTheme="majorEastAsia"/>
        </w:rPr>
        <w:footnoteReference w:id="49"/>
      </w:r>
      <w:r w:rsidR="00102227" w:rsidRPr="003533B2">
        <w:rPr>
          <w:rFonts w:asciiTheme="majorEastAsia" w:eastAsiaTheme="majorEastAsia" w:hAnsiTheme="majorEastAsia" w:hint="eastAsia"/>
        </w:rPr>
        <w:t>【</w:t>
      </w:r>
      <w:r w:rsidR="00A94CFF" w:rsidRPr="003533B2">
        <w:rPr>
          <w:rFonts w:asciiTheme="majorEastAsia" w:eastAsiaTheme="majorEastAsia" w:hAnsiTheme="majorEastAsia" w:hint="eastAsia"/>
        </w:rPr>
        <w:t>22</w:t>
      </w:r>
      <w:r w:rsidR="00102227" w:rsidRPr="003533B2">
        <w:rPr>
          <w:rFonts w:asciiTheme="majorEastAsia" w:eastAsiaTheme="majorEastAsia" w:hAnsiTheme="majorEastAsia" w:hint="eastAsia"/>
        </w:rPr>
        <w:t>上</w:t>
      </w:r>
      <w:r w:rsidR="00A94CFF" w:rsidRPr="003533B2">
        <w:rPr>
          <w:rFonts w:asciiTheme="majorEastAsia" w:eastAsiaTheme="majorEastAsia" w:hAnsiTheme="majorEastAsia" w:hint="eastAsia"/>
        </w:rPr>
        <w:t>】</w:t>
      </w:r>
      <w:r w:rsidR="00767033" w:rsidRPr="003533B2">
        <w:rPr>
          <w:rStyle w:val="af0"/>
          <w:rFonts w:asciiTheme="majorEastAsia" w:eastAsiaTheme="majorEastAsia" w:hAnsiTheme="majorEastAsia"/>
        </w:rPr>
        <w:footnoteReference w:id="50"/>
      </w:r>
      <w:r w:rsidR="00767033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而行之，民必備（服）矣。</w:t>
      </w:r>
      <w:r w:rsidRPr="003533B2">
        <w:rPr>
          <w:rFonts w:asciiTheme="majorEastAsia" w:eastAsiaTheme="majorEastAsia" w:hAnsiTheme="majorEastAsia"/>
        </w:rPr>
        <w:t>』</w:t>
      </w:r>
      <w:r w:rsidR="00A94CFF" w:rsidRPr="003533B2">
        <w:rPr>
          <w:rFonts w:asciiTheme="majorEastAsia" w:eastAsiaTheme="majorEastAsia" w:hAnsiTheme="majorEastAsia" w:hint="eastAsia"/>
        </w:rPr>
        <w:t>古</w:t>
      </w:r>
      <w:r w:rsidR="00A94CFF" w:rsidRPr="003533B2">
        <w:rPr>
          <w:rFonts w:asciiTheme="majorEastAsia" w:eastAsiaTheme="majorEastAsia" w:hAnsiTheme="majorEastAsia" w:hint="eastAsia"/>
        </w:rPr>
        <w:lastRenderedPageBreak/>
        <w:t>（故）</w:t>
      </w:r>
      <w:r w:rsidR="00B37D25" w:rsidRPr="003533B2">
        <w:rPr>
          <w:rStyle w:val="af0"/>
          <w:rFonts w:asciiTheme="majorEastAsia" w:eastAsiaTheme="majorEastAsia" w:hAnsiTheme="majorEastAsia"/>
        </w:rPr>
        <w:footnoteReference w:id="51"/>
      </w:r>
      <w:r w:rsidR="00B37D25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子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5DFCE2" wp14:editId="46BB2DE9">
            <wp:extent cx="100837" cy="121845"/>
            <wp:effectExtent l="0" t="0" r="0" b="0"/>
            <wp:docPr id="17093429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（以）此言</w:t>
      </w:r>
      <w:r w:rsidR="00690699" w:rsidRPr="003533B2">
        <w:rPr>
          <w:rStyle w:val="af0"/>
          <w:rFonts w:asciiTheme="majorEastAsia" w:eastAsiaTheme="majorEastAsia" w:hAnsiTheme="majorEastAsia"/>
        </w:rPr>
        <w:footnoteReference w:id="52"/>
      </w:r>
      <w:r w:rsidR="00A94CFF" w:rsidRPr="003533B2">
        <w:rPr>
          <w:rFonts w:asciiTheme="majorEastAsia" w:eastAsiaTheme="majorEastAsia" w:hAnsiTheme="majorEastAsia" w:hint="eastAsia"/>
        </w:rPr>
        <w:t>為奚女（如）？」孔</w:t>
      </w:r>
      <w:r w:rsidR="00A94CFF" w:rsidRPr="003533B2">
        <w:rPr>
          <w:rFonts w:asciiTheme="majorEastAsia" w:eastAsiaTheme="majorEastAsia" w:hAnsiTheme="majorEastAsia"/>
        </w:rPr>
        <w:t>=</w:t>
      </w:r>
      <w:r w:rsidR="00A94CFF" w:rsidRPr="003533B2">
        <w:rPr>
          <w:rFonts w:asciiTheme="majorEastAsia" w:eastAsiaTheme="majorEastAsia" w:hAnsiTheme="majorEastAsia" w:hint="eastAsia"/>
        </w:rPr>
        <w:t>（孔子）曰：</w:t>
      </w:r>
      <w:bookmarkStart w:id="19" w:name="_Hlk184126060"/>
      <w:r w:rsidR="00A94CFF" w:rsidRPr="003533B2">
        <w:rPr>
          <w:rFonts w:asciiTheme="majorEastAsia" w:eastAsiaTheme="majorEastAsia" w:hAnsiTheme="majorEastAsia" w:hint="eastAsia"/>
        </w:rPr>
        <w:t>「</w:t>
      </w:r>
      <w:bookmarkEnd w:id="19"/>
      <w:r w:rsidR="00A94CFF" w:rsidRPr="003533B2">
        <w:rPr>
          <w:rFonts w:asciiTheme="majorEastAsia" w:eastAsiaTheme="majorEastAsia" w:hAnsiTheme="majorEastAsia" w:hint="eastAsia"/>
        </w:rPr>
        <w:t>䌛（由）丘</w:t>
      </w:r>
      <w:r w:rsidR="00715764" w:rsidRPr="003533B2">
        <w:rPr>
          <w:rStyle w:val="af0"/>
          <w:rFonts w:asciiTheme="majorEastAsia" w:eastAsiaTheme="majorEastAsia" w:hAnsiTheme="majorEastAsia"/>
        </w:rPr>
        <w:footnoteReference w:id="53"/>
      </w:r>
      <w:r w:rsidR="00102227" w:rsidRPr="003533B2">
        <w:rPr>
          <w:rFonts w:asciiTheme="majorEastAsia" w:eastAsiaTheme="majorEastAsia" w:hAnsiTheme="majorEastAsia" w:hint="eastAsia"/>
        </w:rPr>
        <w:t>嚾</w:t>
      </w:r>
      <w:r w:rsidR="00A94CFF" w:rsidRPr="003533B2">
        <w:rPr>
          <w:rFonts w:asciiTheme="majorEastAsia" w:eastAsiaTheme="majorEastAsia" w:hAnsiTheme="majorEastAsia" w:hint="eastAsia"/>
        </w:rPr>
        <w:t>（觀）</w:t>
      </w:r>
      <w:r w:rsidR="00807196" w:rsidRPr="003533B2">
        <w:rPr>
          <w:rStyle w:val="af0"/>
          <w:rFonts w:asciiTheme="majorEastAsia" w:eastAsiaTheme="majorEastAsia" w:hAnsiTheme="majorEastAsia"/>
        </w:rPr>
        <w:footnoteReference w:id="54"/>
      </w:r>
      <w:r w:rsidR="00A94CFF" w:rsidRPr="003533B2">
        <w:rPr>
          <w:rFonts w:asciiTheme="majorEastAsia" w:eastAsiaTheme="majorEastAsia" w:hAnsiTheme="majorEastAsia" w:hint="eastAsia"/>
        </w:rPr>
        <w:t>之，則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7853FF" wp14:editId="0EDDB1BF">
            <wp:extent cx="118143" cy="122687"/>
            <wp:effectExtent l="0" t="0" r="0" b="0"/>
            <wp:docPr id="875090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09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438" cy="12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（美）</w:t>
      </w:r>
      <w:r w:rsidR="00807196" w:rsidRPr="003533B2">
        <w:rPr>
          <w:rStyle w:val="af0"/>
          <w:rFonts w:asciiTheme="majorEastAsia" w:eastAsiaTheme="majorEastAsia" w:hAnsiTheme="majorEastAsia"/>
        </w:rPr>
        <w:footnoteReference w:id="55"/>
      </w:r>
      <w:r w:rsidR="00A94CFF" w:rsidRPr="003533B2">
        <w:rPr>
          <w:rFonts w:asciiTheme="majorEastAsia" w:eastAsiaTheme="majorEastAsia" w:hAnsiTheme="majorEastAsia" w:hint="eastAsia"/>
        </w:rPr>
        <w:t>【13】言也巳（已）。</w:t>
      </w:r>
      <w:r w:rsidR="00AF62E3" w:rsidRPr="003533B2">
        <w:rPr>
          <w:rStyle w:val="af0"/>
          <w:rFonts w:asciiTheme="majorEastAsia" w:eastAsiaTheme="majorEastAsia" w:hAnsiTheme="majorEastAsia"/>
        </w:rPr>
        <w:footnoteReference w:id="56"/>
      </w:r>
      <w:r w:rsidR="00102227" w:rsidRPr="003533B2">
        <w:rPr>
          <w:rFonts w:asciiTheme="majorEastAsia" w:eastAsiaTheme="majorEastAsia" w:hAnsiTheme="majorEastAsia" w:hint="eastAsia"/>
        </w:rPr>
        <w:t xml:space="preserve"> 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A9A0669" wp14:editId="0AFF764B">
            <wp:extent cx="124691" cy="150668"/>
            <wp:effectExtent l="0" t="0" r="8890" b="1905"/>
            <wp:docPr id="58943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925" cy="1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（且）夫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F8ACB30" wp14:editId="2AEA4360">
            <wp:extent cx="154379" cy="148571"/>
            <wp:effectExtent l="0" t="0" r="0" b="4445"/>
            <wp:docPr id="44457643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3" cy="16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57"/>
      </w:r>
      <w:r w:rsidR="00A94CFF" w:rsidRPr="003533B2">
        <w:rPr>
          <w:rFonts w:asciiTheme="majorEastAsia" w:eastAsiaTheme="majorEastAsia" w:hAnsiTheme="majorEastAsia" w:hint="eastAsia"/>
        </w:rPr>
        <w:t>含</w:t>
      </w:r>
      <w:r w:rsidR="00102227" w:rsidRPr="003533B2">
        <w:rPr>
          <w:rFonts w:asciiTheme="majorEastAsia" w:eastAsiaTheme="majorEastAsia" w:hAnsiTheme="majorEastAsia" w:hint="eastAsia"/>
        </w:rPr>
        <w:t>（/今）</w:t>
      </w:r>
      <w:r w:rsidR="00A94CFF" w:rsidRPr="003533B2">
        <w:rPr>
          <w:rFonts w:asciiTheme="majorEastAsia" w:eastAsiaTheme="majorEastAsia" w:hAnsiTheme="majorEastAsia" w:hint="eastAsia"/>
        </w:rPr>
        <w:t>之先=（先人），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B983A9" wp14:editId="231D1E6B">
            <wp:extent cx="151600" cy="140772"/>
            <wp:effectExtent l="0" t="0" r="1270" b="0"/>
            <wp:docPr id="149973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2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968" cy="1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</w:t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58"/>
      </w:r>
      <w:r w:rsidR="00A94CFF" w:rsidRPr="003533B2">
        <w:rPr>
          <w:rFonts w:asciiTheme="majorEastAsia" w:eastAsiaTheme="majorEastAsia" w:hAnsiTheme="majorEastAsia" w:hint="eastAsia"/>
        </w:rPr>
        <w:t>三代之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189D23" wp14:editId="75FDC874">
            <wp:extent cx="106878" cy="118753"/>
            <wp:effectExtent l="0" t="0" r="7620" b="0"/>
            <wp:docPr id="1777514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746" cy="1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（傳）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98904B" wp14:editId="6A0FBF1C">
            <wp:extent cx="129615" cy="125434"/>
            <wp:effectExtent l="0" t="0" r="3810" b="8255"/>
            <wp:docPr id="1166646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61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763" cy="1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227" w:rsidRPr="003533B2">
        <w:rPr>
          <w:rFonts w:asciiTheme="majorEastAsia" w:eastAsiaTheme="majorEastAsia" w:hAnsiTheme="majorEastAsia" w:hint="eastAsia"/>
        </w:rPr>
        <w:t>[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3F251B" wp14:editId="555E2C4E">
            <wp:extent cx="112816" cy="126354"/>
            <wp:effectExtent l="0" t="0" r="1905" b="7620"/>
            <wp:docPr id="843085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52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5480" cy="1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（史）</w:t>
      </w:r>
      <w:r w:rsidR="00102227" w:rsidRPr="003533B2">
        <w:rPr>
          <w:rFonts w:asciiTheme="majorEastAsia" w:eastAsiaTheme="majorEastAsia" w:hAnsiTheme="majorEastAsia" w:hint="eastAsia"/>
        </w:rPr>
        <w:t>]</w:t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59"/>
      </w:r>
      <w:r w:rsidR="00A94CFF" w:rsidRPr="003533B2">
        <w:rPr>
          <w:rFonts w:asciiTheme="majorEastAsia" w:eastAsiaTheme="majorEastAsia" w:hAnsiTheme="majorEastAsia" w:hint="eastAsia"/>
        </w:rPr>
        <w:t>，幾（豈）敢不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6B6B8EB" wp14:editId="6AE0DBB9">
            <wp:extent cx="100837" cy="121845"/>
            <wp:effectExtent l="0" t="0" r="0" b="0"/>
            <wp:docPr id="286390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亓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（其）先</w:t>
      </w:r>
      <w:r w:rsidR="00A94CFF" w:rsidRPr="003533B2">
        <w:rPr>
          <w:rFonts w:asciiTheme="majorEastAsia" w:eastAsiaTheme="majorEastAsia" w:hAnsiTheme="majorEastAsia"/>
        </w:rPr>
        <w:t>=</w:t>
      </w:r>
      <w:r w:rsidR="00A94CFF" w:rsidRPr="003533B2">
        <w:rPr>
          <w:rFonts w:asciiTheme="majorEastAsia" w:eastAsiaTheme="majorEastAsia" w:hAnsiTheme="majorEastAsia" w:hint="eastAsia"/>
        </w:rPr>
        <w:t>（先人）之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7DB2AC" wp14:editId="3D3C333F">
            <wp:extent cx="106878" cy="118753"/>
            <wp:effectExtent l="0" t="0" r="7620" b="0"/>
            <wp:docPr id="6149657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746" cy="1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（傳）等（志）</w:t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60"/>
      </w:r>
      <w:r w:rsidR="00A94CFF" w:rsidRPr="003533B2">
        <w:rPr>
          <w:rFonts w:asciiTheme="majorEastAsia" w:eastAsiaTheme="majorEastAsia" w:hAnsiTheme="majorEastAsia" w:hint="eastAsia"/>
        </w:rPr>
        <w:t>告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1"/>
      </w:r>
      <w:r w:rsidR="00A94CFF" w:rsidRPr="003533B2">
        <w:rPr>
          <w:rFonts w:asciiTheme="majorEastAsia" w:eastAsiaTheme="majorEastAsia" w:hAnsiTheme="majorEastAsia" w:hint="eastAsia"/>
        </w:rPr>
        <w:t>■</w:t>
      </w:r>
      <w:r w:rsidR="00102227" w:rsidRPr="003533B2">
        <w:rPr>
          <w:rFonts w:asciiTheme="majorEastAsia" w:eastAsiaTheme="majorEastAsia" w:hAnsiTheme="majorEastAsia" w:hint="eastAsia"/>
        </w:rPr>
        <w:t>？</w:t>
      </w:r>
      <w:r w:rsidR="00A94CFF" w:rsidRPr="003533B2">
        <w:rPr>
          <w:rFonts w:asciiTheme="majorEastAsia" w:eastAsiaTheme="majorEastAsia" w:hAnsiTheme="majorEastAsia" w:hint="eastAsia"/>
        </w:rPr>
        <w:t>」庚（康）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子曰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：「肰（然）</w:t>
      </w:r>
      <w:r w:rsidR="00A94CFF" w:rsidRPr="003533B2">
        <w:rPr>
          <w:rFonts w:asciiTheme="majorEastAsia" w:eastAsiaTheme="majorEastAsia" w:hAnsiTheme="majorEastAsia" w:hint="eastAsia"/>
        </w:rPr>
        <w:lastRenderedPageBreak/>
        <w:t>亓（其）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D0F6D8" wp14:editId="231E44BA">
            <wp:extent cx="148441" cy="138545"/>
            <wp:effectExtent l="0" t="0" r="4445" b="0"/>
            <wp:docPr id="671602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227" w:rsidRPr="003533B2">
        <w:rPr>
          <w:rFonts w:asciiTheme="majorEastAsia" w:eastAsiaTheme="majorEastAsia" w:hAnsiTheme="majorEastAsia" w:hint="eastAsia"/>
        </w:rPr>
        <w:t>（/</w:t>
      </w:r>
      <w:r w:rsidR="00A94CFF" w:rsidRPr="003533B2">
        <w:rPr>
          <w:rFonts w:asciiTheme="majorEastAsia" w:eastAsiaTheme="majorEastAsia" w:hAnsiTheme="majorEastAsia" w:hint="eastAsia"/>
        </w:rPr>
        <w:t>宗</w:t>
      </w:r>
      <w:r w:rsidR="00102227" w:rsidRPr="003533B2">
        <w:rPr>
          <w:rFonts w:asciiTheme="majorEastAsia" w:eastAsiaTheme="majorEastAsia" w:hAnsiTheme="majorEastAsia" w:hint="eastAsia"/>
        </w:rPr>
        <w:t>）</w:t>
      </w:r>
      <w:r w:rsidR="00A94CFF" w:rsidRPr="003533B2">
        <w:rPr>
          <w:rFonts w:asciiTheme="majorEastAsia" w:eastAsiaTheme="majorEastAsia" w:hAnsiTheme="majorEastAsia" w:hint="eastAsia"/>
        </w:rPr>
        <w:t>人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2"/>
      </w:r>
      <w:r w:rsidR="00A94CFF" w:rsidRPr="003533B2">
        <w:rPr>
          <w:rFonts w:asciiTheme="majorEastAsia" w:eastAsiaTheme="majorEastAsia" w:hAnsiTheme="majorEastAsia" w:hint="eastAsia"/>
        </w:rPr>
        <w:t>亦曰：『古之為【14】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邦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者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3"/>
      </w:r>
      <w:r w:rsidR="00A94CFF" w:rsidRPr="003533B2">
        <w:rPr>
          <w:rFonts w:asciiTheme="majorEastAsia" w:eastAsiaTheme="majorEastAsia" w:hAnsiTheme="majorEastAsia" w:hint="eastAsia"/>
        </w:rPr>
        <w:t>必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4"/>
      </w:r>
      <w:r w:rsidR="00E6643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D4AF3FC" wp14:editId="3F7EF6D2">
            <wp:extent cx="100837" cy="121845"/>
            <wp:effectExtent l="0" t="0" r="0" b="0"/>
            <wp:docPr id="1031411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（以）此。』」孔=（孔子）曰：「言則</w:t>
      </w:r>
      <w:r w:rsidR="00E6643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F3C2AB" wp14:editId="0F7B1249">
            <wp:extent cx="142504" cy="130289"/>
            <wp:effectExtent l="0" t="0" r="0" b="3175"/>
            <wp:docPr id="789820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8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801" cy="1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D001D4" w:rsidRPr="003533B2">
        <w:rPr>
          <w:rFonts w:asciiTheme="majorEastAsia" w:eastAsiaTheme="majorEastAsia" w:hAnsiTheme="majorEastAsia" w:hint="eastAsia"/>
        </w:rPr>
        <w:t>媺</w:t>
      </w:r>
      <w:proofErr w:type="gramEnd"/>
      <w:r w:rsidR="00D001D4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A94CFF" w:rsidRPr="003533B2">
        <w:rPr>
          <w:rFonts w:asciiTheme="majorEastAsia" w:eastAsiaTheme="majorEastAsia" w:hAnsiTheme="majorEastAsia" w:hint="eastAsia"/>
        </w:rPr>
        <w:t>美）</w:t>
      </w:r>
      <w:r w:rsidR="00FE273B" w:rsidRPr="003533B2">
        <w:rPr>
          <w:rStyle w:val="af0"/>
          <w:rFonts w:asciiTheme="majorEastAsia" w:eastAsiaTheme="majorEastAsia" w:hAnsiTheme="majorEastAsia"/>
        </w:rPr>
        <w:footnoteReference w:id="65"/>
      </w:r>
      <w:r w:rsidR="00A94CFF" w:rsidRPr="003533B2">
        <w:rPr>
          <w:rFonts w:asciiTheme="majorEastAsia" w:eastAsiaTheme="majorEastAsia" w:hAnsiTheme="majorEastAsia" w:hint="eastAsia"/>
        </w:rPr>
        <w:t>矣。</w:t>
      </w:r>
      <w:r w:rsidR="00FE273B" w:rsidRPr="003533B2">
        <w:rPr>
          <w:rStyle w:val="af0"/>
          <w:rFonts w:asciiTheme="majorEastAsia" w:eastAsiaTheme="majorEastAsia" w:hAnsiTheme="majorEastAsia"/>
        </w:rPr>
        <w:footnoteReference w:id="66"/>
      </w:r>
      <w:r w:rsidR="00A94CFF" w:rsidRPr="003533B2">
        <w:rPr>
          <w:rFonts w:asciiTheme="majorEastAsia" w:eastAsiaTheme="majorEastAsia" w:hAnsiTheme="majorEastAsia" w:hint="eastAsia"/>
        </w:rPr>
        <w:t>然【15</w:t>
      </w:r>
      <w:r w:rsidR="00D001D4" w:rsidRPr="003533B2">
        <w:rPr>
          <w:rFonts w:asciiTheme="majorEastAsia" w:eastAsiaTheme="majorEastAsia" w:hAnsiTheme="majorEastAsia" w:hint="eastAsia"/>
        </w:rPr>
        <w:t>上</w:t>
      </w:r>
      <w:r w:rsidR="00A94CFF" w:rsidRPr="003533B2">
        <w:rPr>
          <w:rFonts w:asciiTheme="majorEastAsia" w:eastAsiaTheme="majorEastAsia" w:hAnsiTheme="majorEastAsia" w:hint="eastAsia"/>
        </w:rPr>
        <w:t>】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275D2E" wp14:editId="13C25233">
            <wp:extent cx="151862" cy="130914"/>
            <wp:effectExtent l="0" t="0" r="635" b="2540"/>
            <wp:docPr id="1490358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82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84" cy="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異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7"/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於丘</w:t>
      </w:r>
      <w:proofErr w:type="gramEnd"/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982902" wp14:editId="0B36CBFD">
            <wp:extent cx="119276" cy="134834"/>
            <wp:effectExtent l="0" t="0" r="0" b="0"/>
            <wp:docPr id="87671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8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6946" cy="1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=（之所）昏（聞）。丘</w:t>
      </w:r>
      <w:proofErr w:type="gramStart"/>
      <w:r w:rsidR="008C4C88" w:rsidRPr="003533B2">
        <w:rPr>
          <w:rStyle w:val="af0"/>
          <w:rFonts w:asciiTheme="majorEastAsia" w:eastAsiaTheme="majorEastAsia" w:hAnsiTheme="majorEastAsia"/>
        </w:rPr>
        <w:footnoteReference w:id="68"/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昏（聞）之</w:t>
      </w:r>
      <w:r w:rsidR="003A097D" w:rsidRPr="003533B2">
        <w:rPr>
          <w:rFonts w:asciiTheme="majorEastAsia" w:eastAsiaTheme="majorEastAsia" w:hAnsiTheme="majorEastAsia" w:hint="eastAsia"/>
        </w:rPr>
        <w:t>，</w:t>
      </w:r>
      <w:r w:rsidR="003A097D" w:rsidRPr="003533B2">
        <w:rPr>
          <w:rStyle w:val="af0"/>
          <w:rFonts w:asciiTheme="majorEastAsia" w:eastAsiaTheme="majorEastAsia" w:hAnsiTheme="majorEastAsia" w:hint="eastAsia"/>
        </w:rPr>
        <w:footnoteReference w:id="69"/>
      </w:r>
      <w:r w:rsidR="003A097D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牀（臧）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51059CE" wp14:editId="7434D934">
            <wp:extent cx="143098" cy="149060"/>
            <wp:effectExtent l="0" t="0" r="0" b="3810"/>
            <wp:docPr id="118155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9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9885" cy="15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/>
        </w:rPr>
        <w:t xml:space="preserve"> </w:t>
      </w:r>
      <w:r w:rsidR="00D001D4" w:rsidRPr="003533B2">
        <w:rPr>
          <w:rFonts w:asciiTheme="majorEastAsia" w:eastAsiaTheme="majorEastAsia" w:hAnsiTheme="majorEastAsia" w:hint="eastAsia"/>
        </w:rPr>
        <w:t>[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80DDDF" wp14:editId="6343D5A6">
            <wp:extent cx="106383" cy="106383"/>
            <wp:effectExtent l="0" t="0" r="8255" b="8255"/>
            <wp:docPr id="250725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51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8884" cy="10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（文）</w:t>
      </w:r>
      <w:r w:rsidR="00D001D4" w:rsidRPr="003533B2">
        <w:rPr>
          <w:rFonts w:asciiTheme="majorEastAsia" w:eastAsiaTheme="majorEastAsia" w:hAnsiTheme="majorEastAsia" w:hint="eastAsia"/>
        </w:rPr>
        <w:t>]</w:t>
      </w:r>
      <w:r w:rsidR="008C4C88" w:rsidRPr="003533B2">
        <w:rPr>
          <w:rStyle w:val="af0"/>
          <w:rFonts w:asciiTheme="majorEastAsia" w:eastAsiaTheme="majorEastAsia" w:hAnsiTheme="majorEastAsia"/>
        </w:rPr>
        <w:footnoteReference w:id="70"/>
      </w:r>
      <w:r w:rsidR="00A94CFF" w:rsidRPr="003533B2">
        <w:rPr>
          <w:rFonts w:asciiTheme="majorEastAsia" w:eastAsiaTheme="majorEastAsia" w:hAnsiTheme="major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中（仲）又（有）言曰：</w:t>
      </w:r>
      <w:r w:rsidR="00A94CFF" w:rsidRPr="003533B2">
        <w:rPr>
          <w:rFonts w:asciiTheme="majorEastAsia" w:eastAsiaTheme="majorEastAsia" w:hAnsiTheme="majorEastAsia" w:hint="eastAsia"/>
        </w:rPr>
        <w:lastRenderedPageBreak/>
        <w:t>『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11058E" wp14:editId="7F0EEC81">
            <wp:extent cx="128897" cy="128897"/>
            <wp:effectExtent l="0" t="0" r="5080" b="5080"/>
            <wp:docPr id="371314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=（君子）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53A7F0" wp14:editId="5DCF072B">
            <wp:extent cx="100941" cy="113054"/>
            <wp:effectExtent l="0" t="0" r="0" b="1270"/>
            <wp:docPr id="627808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83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470" cy="1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（強）則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93AA22" wp14:editId="7589AA39">
            <wp:extent cx="112321" cy="112321"/>
            <wp:effectExtent l="0" t="0" r="2540" b="2540"/>
            <wp:docPr id="10033031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3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937" cy="1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遺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B118EF" w:rsidRPr="003533B2">
        <w:rPr>
          <w:rStyle w:val="af0"/>
          <w:rFonts w:asciiTheme="majorEastAsia" w:eastAsiaTheme="majorEastAsia" w:hAnsiTheme="majorEastAsia" w:hint="eastAsia"/>
        </w:rPr>
        <w:footnoteReference w:id="71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D001D4" w:rsidRPr="003533B2">
        <w:rPr>
          <w:rFonts w:asciiTheme="majorEastAsia" w:eastAsiaTheme="majorEastAsia" w:hAnsiTheme="majorEastAsia" w:hint="eastAsia"/>
        </w:rPr>
        <w:t>愧</w:t>
      </w:r>
      <w:r w:rsidR="00A94CFF" w:rsidRPr="003533B2">
        <w:rPr>
          <w:rFonts w:asciiTheme="majorEastAsia" w:eastAsiaTheme="majorEastAsia" w:hAnsiTheme="majorEastAsia" w:hint="eastAsia"/>
        </w:rPr>
        <w:t>（威）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2"/>
      </w:r>
      <w:r w:rsidR="00A94CFF" w:rsidRPr="003533B2">
        <w:rPr>
          <w:rFonts w:asciiTheme="majorEastAsia" w:eastAsiaTheme="majorEastAsia" w:hAnsiTheme="majorEastAsia" w:hint="eastAsia"/>
        </w:rPr>
        <w:t>則民不【9】道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3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CEB92E" wp14:editId="2B40F826">
            <wp:extent cx="116706" cy="112816"/>
            <wp:effectExtent l="0" t="0" r="0" b="1905"/>
            <wp:docPr id="8285554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4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9832" cy="1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020B7B" w:rsidRPr="003533B2">
        <w:rPr>
          <w:rFonts w:asciiTheme="majorEastAsia" w:eastAsiaTheme="majorEastAsia" w:hAnsiTheme="majorEastAsia" w:hint="eastAsia"/>
        </w:rPr>
        <w:t>鹵/</w:t>
      </w:r>
      <w:r w:rsidR="00A94CFF" w:rsidRPr="003533B2">
        <w:rPr>
          <w:rFonts w:asciiTheme="majorEastAsia" w:eastAsiaTheme="majorEastAsia" w:hAnsiTheme="majorEastAsia" w:hint="eastAsia"/>
        </w:rPr>
        <w:t>嚴）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4"/>
      </w:r>
      <w:r w:rsidR="00A94CFF" w:rsidRPr="003533B2">
        <w:rPr>
          <w:rFonts w:asciiTheme="majorEastAsia" w:eastAsiaTheme="majorEastAsia" w:hAnsiTheme="majorEastAsia" w:hint="eastAsia"/>
        </w:rPr>
        <w:t>則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850425" wp14:editId="29B0C37B">
            <wp:extent cx="135357" cy="140772"/>
            <wp:effectExtent l="0" t="0" r="0" b="0"/>
            <wp:docPr id="6746265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65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9634" cy="14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（失）</w:t>
      </w:r>
      <w:r w:rsidR="00A741B7" w:rsidRPr="003533B2">
        <w:rPr>
          <w:rStyle w:val="af0"/>
          <w:rFonts w:asciiTheme="majorEastAsia" w:eastAsiaTheme="majorEastAsia" w:hAnsiTheme="majorEastAsia"/>
        </w:rPr>
        <w:footnoteReference w:id="75"/>
      </w:r>
      <w:r w:rsidR="00A94CFF" w:rsidRPr="003533B2">
        <w:rPr>
          <w:rFonts w:asciiTheme="majorEastAsia" w:eastAsiaTheme="majorEastAsia" w:hAnsiTheme="majorEastAsia" w:hint="eastAsia"/>
        </w:rPr>
        <w:t>眾，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A79F18" wp14:editId="14090424">
            <wp:extent cx="136566" cy="136566"/>
            <wp:effectExtent l="0" t="0" r="0" b="0"/>
            <wp:docPr id="2006999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990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0845" cy="1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3E7146" wp14:editId="59D7F668">
            <wp:extent cx="101345" cy="127783"/>
            <wp:effectExtent l="0" t="0" r="0" b="5715"/>
            <wp:docPr id="418322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1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2955" cy="1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A94CFF" w:rsidRPr="003533B2">
        <w:rPr>
          <w:rFonts w:asciiTheme="majorEastAsia" w:eastAsiaTheme="majorEastAsia" w:hAnsiTheme="majorEastAsia" w:hint="eastAsia"/>
        </w:rPr>
        <w:t>猛）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6"/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則亡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（無）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9252F8" wp14:editId="0441D3D6">
            <wp:extent cx="114374" cy="149183"/>
            <wp:effectExtent l="0" t="0" r="0" b="3810"/>
            <wp:docPr id="1073143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31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8907" cy="15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親）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7"/>
      </w:r>
      <w:r w:rsidR="00A94CFF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好型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（刑）【10</w:t>
      </w:r>
      <w:r w:rsidR="00D001D4" w:rsidRPr="003533B2">
        <w:rPr>
          <w:rFonts w:asciiTheme="majorEastAsia" w:eastAsiaTheme="majorEastAsia" w:hAnsiTheme="majorEastAsia" w:hint="eastAsia"/>
        </w:rPr>
        <w:t>上</w:t>
      </w:r>
      <w:r w:rsidR="00A94CFF" w:rsidRPr="003533B2">
        <w:rPr>
          <w:rFonts w:asciiTheme="majorEastAsia" w:eastAsiaTheme="majorEastAsia" w:hAnsiTheme="majorEastAsia" w:hint="eastAsia"/>
        </w:rPr>
        <w:t>】則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羊（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祥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），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好殺則</w:t>
      </w:r>
      <w:proofErr w:type="gramEnd"/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70BFCBB" wp14:editId="01EE4B11">
            <wp:extent cx="147947" cy="147947"/>
            <wp:effectExtent l="0" t="0" r="5080" b="5080"/>
            <wp:docPr id="2121975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50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9864" cy="1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（作）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138424C" wp14:editId="4FFC82A6">
            <wp:extent cx="152040" cy="157471"/>
            <wp:effectExtent l="0" t="0" r="635" b="0"/>
            <wp:docPr id="1110512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22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4898" cy="1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（亂）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8"/>
      </w:r>
      <w:r w:rsidR="00A94CFF" w:rsidRPr="003533B2">
        <w:rPr>
          <w:rFonts w:asciiTheme="majorEastAsia" w:eastAsiaTheme="majorEastAsia" w:hAnsiTheme="majorEastAsia" w:hint="eastAsia"/>
        </w:rPr>
        <w:t>。』是古（故）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69E3BB" wp14:editId="40263255">
            <wp:extent cx="136566" cy="154188"/>
            <wp:effectExtent l="0" t="0" r="0" b="0"/>
            <wp:docPr id="115186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2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1488" cy="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（賢）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79"/>
      </w:r>
      <w:r w:rsidR="00A94CFF" w:rsidRPr="003533B2">
        <w:rPr>
          <w:rFonts w:asciiTheme="majorEastAsia" w:eastAsiaTheme="majorEastAsia" w:hAnsiTheme="majorEastAsia" w:hint="eastAsia"/>
        </w:rPr>
        <w:t>人之居邦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536AF8" wp14:editId="753B6B38">
            <wp:extent cx="126992" cy="131371"/>
            <wp:effectExtent l="0" t="0" r="6985" b="2540"/>
            <wp:docPr id="313148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2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00" cy="1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lastRenderedPageBreak/>
        <w:t>（家）也，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6622D7" wp14:editId="686F1A9E">
            <wp:extent cx="142504" cy="133867"/>
            <wp:effectExtent l="0" t="0" r="0" b="0"/>
            <wp:docPr id="489622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20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7716" cy="1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夙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0"/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F790235" wp14:editId="706BC23C">
            <wp:extent cx="160316" cy="154378"/>
            <wp:effectExtent l="0" t="0" r="0" b="0"/>
            <wp:docPr id="937300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04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1935" cy="1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（興）夜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234BE65" wp14:editId="1FF832DA">
            <wp:extent cx="135920" cy="126546"/>
            <wp:effectExtent l="0" t="0" r="0" b="6985"/>
            <wp:docPr id="21336800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00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9584" cy="1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寐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）【10】降</w:t>
      </w:r>
      <w:r w:rsidR="00D001D4" w:rsidRPr="003533B2">
        <w:rPr>
          <w:rFonts w:asciiTheme="majorEastAsia" w:eastAsiaTheme="majorEastAsia" w:hAnsiTheme="majorEastAsia" w:hint="eastAsia"/>
        </w:rPr>
        <w:t>（/</w:t>
      </w:r>
      <w:r w:rsidR="00A94CFF" w:rsidRPr="003533B2">
        <w:rPr>
          <w:rFonts w:asciiTheme="majorEastAsia" w:eastAsiaTheme="majorEastAsia" w:hAnsiTheme="majorEastAsia" w:hint="eastAsia"/>
        </w:rPr>
        <w:t>隆）</w:t>
      </w:r>
      <w:r w:rsidR="00EF7EC4" w:rsidRPr="003533B2">
        <w:rPr>
          <w:rStyle w:val="af0"/>
          <w:rFonts w:asciiTheme="majorEastAsia" w:eastAsiaTheme="majorEastAsia" w:hAnsiTheme="majorEastAsia"/>
        </w:rPr>
        <w:footnoteReference w:id="81"/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耑</w:t>
      </w:r>
      <w:proofErr w:type="gramEnd"/>
      <w:r w:rsidR="00D001D4" w:rsidRPr="003533B2">
        <w:rPr>
          <w:rFonts w:asciiTheme="majorEastAsia" w:eastAsiaTheme="majorEastAsia" w:hAnsiTheme="majorEastAsia" w:hint="eastAsia"/>
        </w:rPr>
        <w:t>（瑞/制）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2"/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2683A9" wp14:editId="3495D76B">
            <wp:extent cx="100837" cy="121845"/>
            <wp:effectExtent l="0" t="0" r="0" b="0"/>
            <wp:docPr id="879284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D001D4" w:rsidRPr="003533B2">
        <w:rPr>
          <w:rFonts w:asciiTheme="majorEastAsia" w:eastAsiaTheme="majorEastAsia" w:hAnsiTheme="majorEastAsia" w:hint="eastAsia"/>
        </w:rPr>
        <w:t>比（/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庀</w:t>
      </w:r>
      <w:proofErr w:type="gramEnd"/>
      <w:r w:rsidR="00D001D4" w:rsidRPr="003533B2">
        <w:rPr>
          <w:rFonts w:asciiTheme="majorEastAsia" w:eastAsiaTheme="majorEastAsia" w:hAnsiTheme="majorEastAsia" w:hint="eastAsia"/>
        </w:rPr>
        <w:t>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3"/>
      </w:r>
      <w:r w:rsidR="00A94CFF" w:rsidRPr="003533B2">
        <w:rPr>
          <w:rFonts w:asciiTheme="majorEastAsia" w:eastAsiaTheme="majorEastAsia" w:hAnsiTheme="majorEastAsia" w:hint="eastAsia"/>
        </w:rPr>
        <w:t>，民之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159075" wp14:editId="37A6AC59">
            <wp:extent cx="117751" cy="158707"/>
            <wp:effectExtent l="0" t="0" r="0" b="0"/>
            <wp:docPr id="4101220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0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0451" cy="16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播）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4"/>
      </w:r>
      <w:r w:rsidR="00975625" w:rsidRPr="003533B2">
        <w:rPr>
          <w:rFonts w:ascii="新細明體-ExtB" w:eastAsia="新細明體-ExtB" w:hAnsi="新細明體-ExtB" w:cs="新細明體-ExtB" w:hint="eastAsia"/>
        </w:rPr>
        <w:t>𣁋</w:t>
      </w:r>
      <w:r w:rsidR="00A94CFF" w:rsidRPr="003533B2">
        <w:rPr>
          <w:rFonts w:asciiTheme="majorEastAsia" w:eastAsiaTheme="majorEastAsia" w:hAnsiTheme="majorEastAsia" w:hint="eastAsia"/>
        </w:rPr>
        <w:t>（美）</w:t>
      </w:r>
      <w:r w:rsidR="003763A1" w:rsidRPr="003533B2">
        <w:rPr>
          <w:rStyle w:val="af0"/>
          <w:rFonts w:asciiTheme="majorEastAsia" w:eastAsiaTheme="majorEastAsia" w:hAnsiTheme="majorEastAsia"/>
        </w:rPr>
        <w:footnoteReference w:id="85"/>
      </w:r>
      <w:r w:rsidR="00A94CFF" w:rsidRPr="003533B2">
        <w:rPr>
          <w:rFonts w:asciiTheme="majorEastAsia" w:eastAsiaTheme="majorEastAsia" w:hAnsiTheme="majorEastAsia" w:hint="eastAsia"/>
        </w:rPr>
        <w:t>，弃</w:t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棄）亞（惡）母</w:t>
      </w:r>
      <w:r w:rsidR="00D001D4" w:rsidRPr="003533B2">
        <w:rPr>
          <w:rFonts w:asciiTheme="majorEastAsia" w:eastAsiaTheme="majorEastAsia" w:hAnsiTheme="majorEastAsia" w:hint="eastAsia"/>
        </w:rPr>
        <w:t>（毋/</w:t>
      </w:r>
      <w:r w:rsidR="00A94CFF" w:rsidRPr="003533B2">
        <w:rPr>
          <w:rFonts w:asciiTheme="majorEastAsia" w:eastAsiaTheme="majorEastAsia" w:hAnsiTheme="majorEastAsia" w:hint="eastAsia"/>
        </w:rPr>
        <w:t>女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6511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D49B55" wp14:editId="369213A1">
            <wp:extent cx="148441" cy="122848"/>
            <wp:effectExtent l="0" t="0" r="4445" b="0"/>
            <wp:docPr id="1289504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47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2002" cy="1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（歸</w:t>
      </w:r>
      <w:ins w:id="21" w:author="MAK, Chi Ki Caily [CHL]" w:date="2025-02-28T12:14:00Z" w16du:dateUtc="2025-02-28T04:14:00Z">
        <w:r w:rsidR="00603E2C" w:rsidRPr="00603E2C">
          <w:rPr>
            <w:rFonts w:asciiTheme="majorEastAsia" w:eastAsiaTheme="majorEastAsia" w:hAnsiTheme="majorEastAsia" w:hint="eastAsia"/>
          </w:rPr>
          <w:t>/悔</w:t>
        </w:r>
      </w:ins>
      <w:r w:rsidR="00A94CFF" w:rsidRPr="003533B2">
        <w:rPr>
          <w:rFonts w:asciiTheme="majorEastAsia" w:eastAsiaTheme="majorEastAsia" w:hAnsiTheme="majorEastAsia" w:hint="eastAsia"/>
        </w:rPr>
        <w:t>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6"/>
      </w:r>
      <w:r w:rsidR="00A94CFF" w:rsidRPr="003533B2">
        <w:rPr>
          <w:rFonts w:asciiTheme="majorEastAsia" w:eastAsiaTheme="majorEastAsia" w:hAnsiTheme="majorEastAsia" w:hint="eastAsia"/>
        </w:rPr>
        <w:t>。</w:t>
      </w:r>
      <w:r w:rsidR="006511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7D3B720" wp14:editId="53756C79">
            <wp:extent cx="154379" cy="132325"/>
            <wp:effectExtent l="0" t="0" r="0" b="1270"/>
            <wp:docPr id="628866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60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7604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（慎）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7"/>
      </w:r>
      <w:r w:rsidR="00A94CFF" w:rsidRPr="003533B2">
        <w:rPr>
          <w:rFonts w:asciiTheme="majorEastAsia" w:eastAsiaTheme="majorEastAsia" w:hAnsiTheme="majorEastAsia" w:hint="eastAsia"/>
        </w:rPr>
        <w:t>少（小）</w:t>
      </w:r>
      <w:r w:rsidR="006511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B6EFEB" wp14:editId="2F1EDC6B">
            <wp:extent cx="100837" cy="121845"/>
            <wp:effectExtent l="0" t="0" r="0" b="0"/>
            <wp:docPr id="1431113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651110" w:rsidRPr="003533B2">
        <w:rPr>
          <w:rFonts w:ascii="新細明體-ExtB" w:eastAsia="新細明體-ExtB" w:hAnsi="新細明體-ExtB" w:cs="新細明體-ExtB" w:hint="eastAsia"/>
        </w:rPr>
        <w:t>𣌭</w:t>
      </w:r>
      <w:r w:rsidR="00A94CFF" w:rsidRPr="003533B2">
        <w:rPr>
          <w:rFonts w:asciiTheme="majorEastAsia" w:eastAsiaTheme="majorEastAsia" w:hAnsiTheme="majorEastAsia" w:hint="eastAsia"/>
        </w:rPr>
        <w:t>（答</w:t>
      </w:r>
      <w:r w:rsidR="00651110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651110" w:rsidRPr="003533B2">
        <w:rPr>
          <w:rFonts w:asciiTheme="majorEastAsia" w:eastAsiaTheme="majorEastAsia" w:hAnsiTheme="majorEastAsia" w:hint="eastAsia"/>
        </w:rPr>
        <w:t>合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8"/>
      </w:r>
      <w:r w:rsidR="00A94CFF" w:rsidRPr="003533B2">
        <w:rPr>
          <w:rFonts w:asciiTheme="majorEastAsia" w:eastAsiaTheme="majorEastAsia" w:hAnsiTheme="majorEastAsia" w:hint="eastAsia"/>
        </w:rPr>
        <w:t>大，疋（疏）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9"/>
      </w:r>
      <w:r w:rsidR="00A94CFF" w:rsidRPr="003533B2">
        <w:rPr>
          <w:rFonts w:asciiTheme="majorEastAsia" w:eastAsiaTheme="majorEastAsia" w:hAnsiTheme="majorEastAsia" w:hint="eastAsia"/>
        </w:rPr>
        <w:t>言而</w:t>
      </w:r>
      <w:r w:rsidR="00651110" w:rsidRPr="003533B2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77F9E065" wp14:editId="4788B052">
            <wp:extent cx="129943" cy="140772"/>
            <wp:effectExtent l="0" t="0" r="3810" b="0"/>
            <wp:docPr id="1609853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36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" cy="1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（密</w:t>
      </w:r>
      <w:r w:rsidR="00651110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651110" w:rsidRPr="003533B2">
        <w:rPr>
          <w:rFonts w:asciiTheme="majorEastAsia" w:eastAsiaTheme="majorEastAsia" w:hAnsiTheme="majorEastAsia" w:hint="eastAsia"/>
        </w:rPr>
        <w:t>密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90"/>
      </w:r>
      <w:r w:rsidR="00A94CFF" w:rsidRPr="003533B2">
        <w:rPr>
          <w:rFonts w:asciiTheme="majorEastAsia" w:eastAsiaTheme="majorEastAsia" w:hAnsiTheme="majorEastAsia" w:hint="eastAsia"/>
        </w:rPr>
        <w:t>獸（守）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91"/>
      </w:r>
      <w:r w:rsidR="00A94CFF" w:rsidRPr="003533B2">
        <w:rPr>
          <w:rFonts w:asciiTheme="majorEastAsia" w:eastAsiaTheme="majorEastAsia" w:hAnsiTheme="majorEastAsia" w:hint="eastAsia"/>
        </w:rPr>
        <w:t>之。</w:t>
      </w:r>
      <w:r w:rsidR="006C4CC5" w:rsidRPr="003533B2">
        <w:rPr>
          <w:rFonts w:asciiTheme="majorEastAsia" w:eastAsiaTheme="majorEastAsia" w:hAnsiTheme="majorEastAsia" w:hint="eastAsia"/>
        </w:rPr>
        <w:t>母（</w:t>
      </w:r>
      <w:r w:rsidR="00A94CFF" w:rsidRPr="003533B2">
        <w:rPr>
          <w:rFonts w:asciiTheme="majorEastAsia" w:eastAsiaTheme="majorEastAsia" w:hAnsiTheme="majorEastAsia" w:hint="eastAsia"/>
        </w:rPr>
        <w:t>毋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A94CFF" w:rsidRPr="003533B2">
        <w:rPr>
          <w:rFonts w:asciiTheme="majorEastAsia" w:eastAsiaTheme="majorEastAsia" w:hAnsiTheme="majorEastAsia" w:hint="eastAsia"/>
        </w:rPr>
        <w:t>欽（</w:t>
      </w:r>
      <w:r w:rsidR="006C4CC5" w:rsidRPr="003533B2">
        <w:rPr>
          <w:rFonts w:asciiTheme="majorEastAsia" w:eastAsiaTheme="majorEastAsia" w:hAnsiTheme="majorEastAsia" w:hint="eastAsia"/>
        </w:rPr>
        <w:t>禁/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歆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）</w:t>
      </w:r>
      <w:r w:rsidR="00DD0498" w:rsidRPr="003533B2">
        <w:rPr>
          <w:rStyle w:val="af0"/>
          <w:rFonts w:asciiTheme="majorEastAsia" w:eastAsiaTheme="majorEastAsia" w:hAnsiTheme="majorEastAsia"/>
        </w:rPr>
        <w:footnoteReference w:id="92"/>
      </w:r>
      <w:r w:rsidR="00A94CFF" w:rsidRPr="003533B2">
        <w:rPr>
          <w:rFonts w:asciiTheme="majorEastAsia" w:eastAsiaTheme="majorEastAsia" w:hAnsiTheme="majorEastAsia" w:hint="eastAsia"/>
        </w:rPr>
        <w:t xml:space="preserve"> 遠</w:t>
      </w:r>
      <w:r w:rsidR="00DD0498" w:rsidRPr="003533B2">
        <w:rPr>
          <w:rStyle w:val="af0"/>
          <w:rFonts w:asciiTheme="majorEastAsia" w:eastAsiaTheme="majorEastAsia" w:hAnsiTheme="majorEastAsia"/>
        </w:rPr>
        <w:footnoteReference w:id="93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6C4CC5" w:rsidRPr="003533B2">
        <w:rPr>
          <w:rFonts w:asciiTheme="majorEastAsia" w:eastAsiaTheme="majorEastAsia" w:hAnsiTheme="majorEastAsia" w:hint="eastAsia"/>
        </w:rPr>
        <w:t>母（</w:t>
      </w:r>
      <w:r w:rsidR="00A94CFF" w:rsidRPr="003533B2">
        <w:rPr>
          <w:rFonts w:asciiTheme="majorEastAsia" w:eastAsiaTheme="majorEastAsia" w:hAnsiTheme="majorEastAsia" w:hint="eastAsia"/>
        </w:rPr>
        <w:t>毋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BA7893" w:rsidRPr="003533B2">
        <w:rPr>
          <w:rStyle w:val="af0"/>
          <w:rFonts w:asciiTheme="majorEastAsia" w:eastAsiaTheme="majorEastAsia" w:hAnsiTheme="majorEastAsia"/>
        </w:rPr>
        <w:footnoteReference w:id="94"/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A94CFF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6C4CC5" w:rsidRPr="003533B2">
        <w:rPr>
          <w:rFonts w:asciiTheme="majorEastAsia" w:eastAsiaTheme="majorEastAsia" w:hAnsiTheme="majorEastAsia" w:hint="eastAsia"/>
        </w:rPr>
        <w:t>稽</w:t>
      </w:r>
      <w:proofErr w:type="gramEnd"/>
      <w:r w:rsidR="006C4CC5" w:rsidRPr="003533B2">
        <w:rPr>
          <w:rFonts w:asciiTheme="majorEastAsia" w:eastAsiaTheme="majorEastAsia" w:hAnsiTheme="majorEastAsia" w:hint="eastAsia"/>
        </w:rPr>
        <w:t>/</w:t>
      </w:r>
      <w:r w:rsidR="00A94CFF" w:rsidRPr="003533B2">
        <w:rPr>
          <w:rFonts w:asciiTheme="majorEastAsia" w:eastAsiaTheme="majorEastAsia" w:hAnsiTheme="majorEastAsia" w:hint="eastAsia"/>
        </w:rPr>
        <w:t>指）</w:t>
      </w:r>
      <w:r w:rsidR="00A17DB4" w:rsidRPr="003533B2">
        <w:rPr>
          <w:rStyle w:val="af0"/>
          <w:rFonts w:asciiTheme="majorEastAsia" w:eastAsiaTheme="majorEastAsia" w:hAnsiTheme="majorEastAsia"/>
        </w:rPr>
        <w:footnoteReference w:id="95"/>
      </w:r>
      <w:r w:rsidR="00A94CFF" w:rsidRPr="003533B2">
        <w:rPr>
          <w:rFonts w:asciiTheme="majorEastAsia" w:eastAsiaTheme="majorEastAsia" w:hAnsiTheme="majorEastAsia" w:hint="eastAsia"/>
        </w:rPr>
        <w:t>逐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（邇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/</w:t>
      </w:r>
      <w:r w:rsidR="00BA7893" w:rsidRPr="003533B2">
        <w:rPr>
          <w:rFonts w:ascii="新細明體-ExtB" w:eastAsia="新細明體-ExtB" w:hAnsi="新細明體-ExtB" w:cs="新細明體-ExtB" w:hint="eastAsia"/>
        </w:rPr>
        <w:t>𨔵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A17DB4" w:rsidRPr="003533B2">
        <w:rPr>
          <w:rStyle w:val="af0"/>
          <w:rFonts w:asciiTheme="majorEastAsia" w:eastAsiaTheme="majorEastAsia" w:hAnsiTheme="majorEastAsia"/>
        </w:rPr>
        <w:footnoteReference w:id="96"/>
      </w:r>
      <w:r w:rsidR="00A94CFF" w:rsidRPr="003533B2">
        <w:rPr>
          <w:rFonts w:asciiTheme="majorEastAsia" w:eastAsiaTheme="majorEastAsia" w:hAnsiTheme="majorEastAsia" w:hint="eastAsia"/>
        </w:rPr>
        <w:t>。 亞（惡）人勿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D3EDEE" wp14:editId="610ADDB7">
            <wp:extent cx="124691" cy="129309"/>
            <wp:effectExtent l="0" t="0" r="8890" b="4445"/>
            <wp:docPr id="9762759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9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615" cy="1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（陷）</w:t>
      </w:r>
      <w:r w:rsidR="00BA7893" w:rsidRPr="003533B2">
        <w:rPr>
          <w:rStyle w:val="af0"/>
          <w:rFonts w:asciiTheme="majorEastAsia" w:eastAsiaTheme="majorEastAsia" w:hAnsiTheme="majorEastAsia"/>
        </w:rPr>
        <w:footnoteReference w:id="97"/>
      </w:r>
      <w:r w:rsidR="00A94CFF" w:rsidRPr="003533B2">
        <w:rPr>
          <w:rFonts w:asciiTheme="majorEastAsia" w:eastAsiaTheme="majorEastAsia" w:hAnsiTheme="majorEastAsia" w:hint="eastAsia"/>
        </w:rPr>
        <w:t>，好【19】人勿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C81BEB" wp14:editId="1F63EBE1">
            <wp:extent cx="135335" cy="125310"/>
            <wp:effectExtent l="0" t="0" r="0" b="8255"/>
            <wp:docPr id="1009689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957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234" cy="12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貴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BA7893" w:rsidRPr="003533B2">
        <w:rPr>
          <w:rStyle w:val="af0"/>
          <w:rFonts w:asciiTheme="majorEastAsia" w:eastAsiaTheme="majorEastAsia" w:hAnsiTheme="majorEastAsia"/>
        </w:rPr>
        <w:footnoteReference w:id="98"/>
      </w:r>
      <w:r w:rsidR="00A94CFF" w:rsidRPr="003533B2">
        <w:rPr>
          <w:rFonts w:asciiTheme="majorEastAsia" w:eastAsiaTheme="majorEastAsia" w:hAnsiTheme="majorEastAsia" w:hint="eastAsia"/>
        </w:rPr>
        <w:t>。救民</w:t>
      </w:r>
      <w:r w:rsidR="006C4CC5" w:rsidRPr="003533B2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3BBCC3DD" wp14:editId="53B2D831">
            <wp:extent cx="100837" cy="121845"/>
            <wp:effectExtent l="0" t="0" r="0" b="0"/>
            <wp:docPr id="2808504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A3155E" wp14:editId="64345B4B">
            <wp:extent cx="130134" cy="130134"/>
            <wp:effectExtent l="0" t="0" r="3810" b="3810"/>
            <wp:docPr id="1871185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57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2601" cy="1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（辟）</w:t>
      </w:r>
      <w:r w:rsidR="00075B16" w:rsidRPr="003533B2">
        <w:rPr>
          <w:rStyle w:val="af0"/>
          <w:rFonts w:asciiTheme="majorEastAsia" w:eastAsiaTheme="majorEastAsia" w:hAnsiTheme="majorEastAsia"/>
        </w:rPr>
        <w:footnoteReference w:id="99"/>
      </w:r>
      <w:r w:rsidR="00A94CFF" w:rsidRPr="003533B2">
        <w:rPr>
          <w:rFonts w:asciiTheme="majorEastAsia" w:eastAsiaTheme="majorEastAsia" w:hAnsiTheme="majorEastAsia" w:hint="eastAsia"/>
        </w:rPr>
        <w:t>，大辠（罪）則夜（赦）</w:t>
      </w:r>
      <w:r w:rsidR="002714BB" w:rsidRPr="003533B2">
        <w:rPr>
          <w:rStyle w:val="af0"/>
          <w:rFonts w:asciiTheme="majorEastAsia" w:eastAsiaTheme="majorEastAsia" w:hAnsiTheme="majorEastAsia"/>
        </w:rPr>
        <w:footnoteReference w:id="100"/>
      </w:r>
      <w:r w:rsidR="00A94CFF" w:rsidRPr="003533B2">
        <w:rPr>
          <w:rFonts w:asciiTheme="majorEastAsia" w:eastAsiaTheme="majorEastAsia" w:hAnsiTheme="majorEastAsia" w:hint="eastAsia"/>
        </w:rPr>
        <w:t>之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370496" wp14:editId="17B7CB7B">
            <wp:extent cx="100837" cy="121845"/>
            <wp:effectExtent l="0" t="0" r="0" b="0"/>
            <wp:docPr id="12183511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（以）型（刑），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886371" wp14:editId="1AE4FEB1">
            <wp:extent cx="118382" cy="100445"/>
            <wp:effectExtent l="0" t="0" r="0" b="0"/>
            <wp:docPr id="1008702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21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2992" cy="1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（臧/</w:t>
      </w:r>
      <w:r w:rsidR="00A94CFF" w:rsidRPr="003533B2">
        <w:rPr>
          <w:rFonts w:asciiTheme="majorEastAsia" w:eastAsiaTheme="majorEastAsia" w:hAnsiTheme="majorEastAsia" w:hint="eastAsia"/>
        </w:rPr>
        <w:t>中）</w:t>
      </w:r>
      <w:r w:rsidR="00521CDC" w:rsidRPr="003533B2">
        <w:rPr>
          <w:rStyle w:val="af0"/>
          <w:rFonts w:asciiTheme="majorEastAsia" w:eastAsiaTheme="majorEastAsia" w:hAnsiTheme="majorEastAsia"/>
        </w:rPr>
        <w:footnoteReference w:id="101"/>
      </w:r>
      <w:r w:rsidR="00A94CFF" w:rsidRPr="003533B2">
        <w:rPr>
          <w:rFonts w:asciiTheme="majorEastAsia" w:eastAsiaTheme="majorEastAsia" w:hAnsiTheme="majorEastAsia" w:hint="eastAsia"/>
        </w:rPr>
        <w:t>辠（罪）則夜（赦）之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162CB9" wp14:editId="09BE938C">
            <wp:extent cx="100837" cy="121845"/>
            <wp:effectExtent l="0" t="0" r="0" b="0"/>
            <wp:docPr id="1558550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（以）罰，少（小）則訿（</w:t>
      </w:r>
      <w:r w:rsidR="006C4CC5" w:rsidRPr="003533B2">
        <w:rPr>
          <w:rFonts w:asciiTheme="majorEastAsia" w:eastAsiaTheme="majorEastAsia" w:hAnsiTheme="majorEastAsia" w:hint="eastAsia"/>
        </w:rPr>
        <w:t>/</w:t>
      </w:r>
      <w:r w:rsidR="00A94CFF" w:rsidRPr="003533B2">
        <w:rPr>
          <w:rFonts w:asciiTheme="majorEastAsia" w:eastAsiaTheme="majorEastAsia" w:hAnsiTheme="majorEastAsia" w:hint="eastAsia"/>
        </w:rPr>
        <w:t>訾／貲）</w:t>
      </w:r>
      <w:r w:rsidR="00CB3E36" w:rsidRPr="003533B2">
        <w:rPr>
          <w:rStyle w:val="af0"/>
          <w:rFonts w:asciiTheme="majorEastAsia" w:eastAsiaTheme="majorEastAsia" w:hAnsiTheme="majorEastAsia"/>
        </w:rPr>
        <w:footnoteReference w:id="102"/>
      </w:r>
      <w:r w:rsidR="00A94CFF" w:rsidRPr="003533B2">
        <w:rPr>
          <w:rFonts w:asciiTheme="majorEastAsia" w:eastAsiaTheme="majorEastAsia" w:hAnsiTheme="majorEastAsia" w:hint="eastAsia"/>
        </w:rPr>
        <w:t>之。</w:t>
      </w:r>
      <w:proofErr w:type="gramStart"/>
      <w:r w:rsidR="00A94CFF" w:rsidRPr="003533B2">
        <w:rPr>
          <w:rFonts w:asciiTheme="majorEastAsia" w:eastAsiaTheme="majorEastAsia" w:hAnsiTheme="majorEastAsia" w:hint="eastAsia"/>
        </w:rPr>
        <w:t>凡欲勿</w:t>
      </w:r>
      <w:proofErr w:type="gramEnd"/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76D395B" wp14:editId="52E90E73">
            <wp:extent cx="106878" cy="120238"/>
            <wp:effectExtent l="0" t="0" r="7620" b="0"/>
            <wp:docPr id="14838269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6C4CC5" w:rsidRPr="003533B2">
        <w:rPr>
          <w:rFonts w:asciiTheme="majorEastAsia" w:eastAsiaTheme="majorEastAsia" w:hAnsiTheme="majorEastAsia" w:hint="eastAsia"/>
        </w:rPr>
        <w:t>掌/</w:t>
      </w:r>
      <w:r w:rsidR="00A94CFF" w:rsidRPr="003533B2">
        <w:rPr>
          <w:rFonts w:asciiTheme="majorEastAsia" w:eastAsiaTheme="majorEastAsia" w:hAnsiTheme="majorEastAsia" w:hint="eastAsia"/>
        </w:rPr>
        <w:t>長</w:t>
      </w:r>
      <w:r w:rsidR="007E0289" w:rsidRPr="003533B2">
        <w:rPr>
          <w:rFonts w:asciiTheme="majorEastAsia" w:eastAsiaTheme="majorEastAsia" w:hAnsiTheme="majorEastAsia" w:hint="eastAsia"/>
        </w:rPr>
        <w:t>/當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572FE4" w:rsidRPr="003533B2">
        <w:rPr>
          <w:rStyle w:val="af0"/>
          <w:rFonts w:asciiTheme="majorEastAsia" w:eastAsiaTheme="majorEastAsia" w:hAnsiTheme="majorEastAsia"/>
        </w:rPr>
        <w:footnoteReference w:id="103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A94CFF" w:rsidRPr="003533B2">
        <w:rPr>
          <w:rFonts w:asciiTheme="majorEastAsia" w:eastAsiaTheme="majorEastAsia" w:hAnsiTheme="major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凡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858635" wp14:editId="1BE31C4F">
            <wp:extent cx="116959" cy="120732"/>
            <wp:effectExtent l="0" t="0" r="0" b="0"/>
            <wp:docPr id="8222321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21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0486" cy="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（失）勿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7B849A0" wp14:editId="76FCE35B">
            <wp:extent cx="142504" cy="152331"/>
            <wp:effectExtent l="0" t="0" r="0" b="635"/>
            <wp:docPr id="1099401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2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972" cy="1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/</w:t>
      </w:r>
      <w:r w:rsidR="00A94CFF" w:rsidRPr="003533B2">
        <w:rPr>
          <w:rFonts w:asciiTheme="majorEastAsia" w:eastAsiaTheme="majorEastAsia" w:hAnsiTheme="majorEastAsia" w:hint="eastAsia"/>
        </w:rPr>
        <w:t>危（</w:t>
      </w:r>
      <w:ins w:id="22" w:author="MAK, Chi Ki Caily [CHL]" w:date="2025-02-24T15:08:00Z" w16du:dateUtc="2025-02-24T07:08:00Z">
        <w:r w:rsidR="00AA50C2">
          <w:rPr>
            <w:rFonts w:asciiTheme="majorEastAsia" w:eastAsia="DengXian" w:hAnsiTheme="majorEastAsia" w:hint="eastAsia"/>
          </w:rPr>
          <w:t>/</w:t>
        </w:r>
      </w:ins>
      <w:r w:rsidR="006C4CC5" w:rsidRPr="003533B2">
        <w:rPr>
          <w:rFonts w:asciiTheme="majorEastAsia" w:eastAsiaTheme="majorEastAsia" w:hAnsiTheme="majorEastAsia" w:hint="eastAsia"/>
        </w:rPr>
        <w:t>坐/</w:t>
      </w:r>
      <w:r w:rsidR="00A94CFF" w:rsidRPr="003533B2">
        <w:rPr>
          <w:rFonts w:asciiTheme="majorEastAsia" w:eastAsiaTheme="majorEastAsia" w:hAnsiTheme="majorEastAsia" w:hint="eastAsia"/>
        </w:rPr>
        <w:t>委）</w:t>
      </w:r>
      <w:r w:rsidR="00572FE4" w:rsidRPr="003533B2">
        <w:rPr>
          <w:rStyle w:val="af0"/>
          <w:rFonts w:asciiTheme="majorEastAsia" w:eastAsiaTheme="majorEastAsia" w:hAnsiTheme="majorEastAsia"/>
        </w:rPr>
        <w:footnoteReference w:id="104"/>
      </w:r>
      <w:r w:rsidR="00E2478C" w:rsidRPr="003533B2">
        <w:rPr>
          <w:rFonts w:asciiTheme="majorEastAsia" w:eastAsiaTheme="majorEastAsia" w:hAnsiTheme="majorEastAsia" w:hint="eastAsia"/>
        </w:rPr>
        <w:t>，</w:t>
      </w:r>
      <w:r w:rsidR="00A94CFF" w:rsidRPr="003533B2">
        <w:rPr>
          <w:rFonts w:asciiTheme="majorEastAsia" w:eastAsiaTheme="majorEastAsia" w:hAnsiTheme="majorEastAsia" w:hint="eastAsia"/>
        </w:rPr>
        <w:t>各【</w:t>
      </w:r>
      <w:r w:rsidR="00A94CFF" w:rsidRPr="003533B2">
        <w:rPr>
          <w:rFonts w:asciiTheme="majorEastAsia" w:eastAsiaTheme="majorEastAsia" w:hAnsiTheme="majorEastAsia"/>
        </w:rPr>
        <w:t>20</w:t>
      </w:r>
      <w:r w:rsidR="00A94CFF" w:rsidRPr="003533B2">
        <w:rPr>
          <w:rFonts w:asciiTheme="majorEastAsia" w:eastAsiaTheme="majorEastAsia" w:hAnsiTheme="majorEastAsia" w:hint="eastAsia"/>
        </w:rPr>
        <w:t>】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4A8FA5B" wp14:editId="762A3DB4">
            <wp:extent cx="114300" cy="128017"/>
            <wp:effectExtent l="0" t="0" r="0" b="5715"/>
            <wp:docPr id="1098361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132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3925" cy="1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/堂（當）</w:t>
      </w:r>
      <w:proofErr w:type="gramStart"/>
      <w:r w:rsidR="006C4CC5" w:rsidRPr="003533B2">
        <w:rPr>
          <w:rFonts w:asciiTheme="majorEastAsia" w:eastAsiaTheme="majorEastAsia" w:hAnsiTheme="majorEastAsia" w:hint="eastAsia"/>
        </w:rPr>
        <w:t>亓</w:t>
      </w:r>
      <w:proofErr w:type="gramEnd"/>
      <w:r w:rsidR="006C4CC5" w:rsidRPr="003533B2">
        <w:rPr>
          <w:rFonts w:asciiTheme="majorEastAsia" w:eastAsiaTheme="majorEastAsia" w:hAnsiTheme="majorEastAsia" w:hint="eastAsia"/>
        </w:rPr>
        <w:lastRenderedPageBreak/>
        <w:t>（其）曲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818517" wp14:editId="6EDBA0CA">
            <wp:extent cx="100837" cy="121845"/>
            <wp:effectExtent l="0" t="0" r="0" b="0"/>
            <wp:docPr id="299179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（以）城（成）之</w:t>
      </w:r>
      <w:r w:rsidR="00572FE4" w:rsidRPr="003533B2">
        <w:rPr>
          <w:rStyle w:val="af0"/>
          <w:rFonts w:asciiTheme="majorEastAsia" w:eastAsiaTheme="majorEastAsia" w:hAnsiTheme="majorEastAsia"/>
        </w:rPr>
        <w:footnoteReference w:id="105"/>
      </w:r>
      <w:r w:rsidR="006C4CC5" w:rsidRPr="003533B2">
        <w:rPr>
          <w:rFonts w:asciiTheme="majorEastAsia" w:eastAsiaTheme="majorEastAsia" w:hAnsiTheme="majorEastAsia" w:hint="eastAsia"/>
        </w:rPr>
        <w:t>。肰（然）則邦坪（平）而民䐓（擾</w:t>
      </w:r>
      <w:r w:rsidR="00903B59" w:rsidRPr="003533B2">
        <w:rPr>
          <w:rFonts w:asciiTheme="majorEastAsia" w:eastAsiaTheme="majorEastAsia" w:hAnsiTheme="majorEastAsia" w:hint="eastAsia"/>
        </w:rPr>
        <w:t>/履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903B59" w:rsidRPr="003533B2">
        <w:rPr>
          <w:rStyle w:val="af0"/>
          <w:rFonts w:asciiTheme="majorEastAsia" w:eastAsiaTheme="majorEastAsia" w:hAnsiTheme="majorEastAsia"/>
        </w:rPr>
        <w:footnoteReference w:id="106"/>
      </w:r>
      <w:r w:rsidR="006C4CC5" w:rsidRPr="003533B2">
        <w:rPr>
          <w:rFonts w:asciiTheme="majorEastAsia" w:eastAsiaTheme="majorEastAsia" w:hAnsiTheme="majorEastAsia" w:hint="eastAsia"/>
        </w:rPr>
        <w:t>矣。此</w:t>
      </w:r>
      <w:r w:rsidR="006C4CC5" w:rsidRPr="003533B2">
        <w:rPr>
          <w:rFonts w:asciiTheme="majorEastAsia" w:eastAsiaTheme="majorEastAsia" w:hAnsiTheme="majorEastAsia"/>
        </w:rPr>
        <w:t>=</w:t>
      </w:r>
      <w:r w:rsidR="00530EB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0FFFBB6" wp14:editId="17684152">
            <wp:extent cx="128897" cy="128897"/>
            <wp:effectExtent l="0" t="0" r="5080" b="5080"/>
            <wp:docPr id="21144166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（君子）從事者之所</w:t>
      </w:r>
      <w:r w:rsidR="00530EB1" w:rsidRPr="003533B2">
        <w:rPr>
          <w:rFonts w:asciiTheme="majorEastAsia" w:eastAsiaTheme="majorEastAsia" w:hAnsiTheme="majorEastAsia"/>
        </w:rPr>
        <w:t>啇</w:t>
      </w:r>
      <w:r w:rsidR="00530EB1" w:rsidRPr="003533B2">
        <w:rPr>
          <w:rFonts w:asciiTheme="majorEastAsia" w:eastAsiaTheme="majorEastAsia" w:hAnsiTheme="majorEastAsia" w:hint="eastAsia"/>
        </w:rPr>
        <w:t>/</w:t>
      </w:r>
      <w:r w:rsidR="006C4CC5" w:rsidRPr="003533B2">
        <w:rPr>
          <w:rFonts w:asciiTheme="majorEastAsia" w:eastAsiaTheme="majorEastAsia" w:hAnsiTheme="majorEastAsia" w:hint="eastAsia"/>
        </w:rPr>
        <w:t>啻</w:t>
      </w:r>
      <w:r w:rsidR="00903B59" w:rsidRPr="003533B2">
        <w:rPr>
          <w:rStyle w:val="af0"/>
          <w:rFonts w:asciiTheme="majorEastAsia" w:eastAsiaTheme="majorEastAsia" w:hAnsiTheme="majorEastAsia"/>
        </w:rPr>
        <w:footnoteReference w:id="107"/>
      </w:r>
      <w:r w:rsidR="00530EB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9B79594" wp14:editId="57E6B576">
            <wp:extent cx="124427" cy="143569"/>
            <wp:effectExtent l="0" t="0" r="9525" b="8890"/>
            <wp:docPr id="1813514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4590" cy="1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8B" w:rsidRPr="003533B2">
        <w:rPr>
          <w:rFonts w:asciiTheme="majorEastAsia" w:eastAsiaTheme="majorEastAsia" w:hAnsiTheme="majorEastAsia" w:hint="eastAsia"/>
        </w:rPr>
        <w:t>（/陶）</w:t>
      </w:r>
      <w:r w:rsidR="00C6600A" w:rsidRPr="003533B2">
        <w:rPr>
          <w:rStyle w:val="af0"/>
          <w:rFonts w:asciiTheme="majorEastAsia" w:eastAsiaTheme="majorEastAsia" w:hAnsiTheme="majorEastAsia"/>
        </w:rPr>
        <w:footnoteReference w:id="108"/>
      </w:r>
      <w:r w:rsidR="006C4CC5" w:rsidRPr="003533B2">
        <w:rPr>
          <w:rFonts w:asciiTheme="majorEastAsia" w:eastAsiaTheme="majorEastAsia" w:hAnsiTheme="majorEastAsia"/>
        </w:rPr>
        <w:t xml:space="preserve"> </w:t>
      </w:r>
      <w:r w:rsidR="006C4CC5" w:rsidRPr="003533B2">
        <w:rPr>
          <w:rFonts w:asciiTheme="majorEastAsia" w:eastAsiaTheme="majorEastAsia" w:hAnsiTheme="majorEastAsia" w:hint="eastAsia"/>
        </w:rPr>
        <w:t>也。【23】</w:t>
      </w:r>
    </w:p>
    <w:p w14:paraId="0E473EF4" w14:textId="64A255E0" w:rsidR="00530EB1" w:rsidRPr="003533B2" w:rsidRDefault="00530EB1" w:rsidP="00A94CFF">
      <w:pPr>
        <w:rPr>
          <w:rFonts w:asciiTheme="majorEastAsia" w:eastAsiaTheme="majorEastAsia" w:hAnsiTheme="majorEastAsia"/>
        </w:rPr>
      </w:pPr>
    </w:p>
    <w:p w14:paraId="381B56D2" w14:textId="2146DB67" w:rsidR="00791509" w:rsidRPr="003533B2" w:rsidRDefault="00791509" w:rsidP="00791509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/>
        </w:rPr>
        <w:lastRenderedPageBreak/>
        <w:t>…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2C24560" wp14:editId="21EC68C4">
            <wp:extent cx="104100" cy="130124"/>
            <wp:effectExtent l="0" t="0" r="0" b="3810"/>
            <wp:docPr id="4684301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3018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7133" cy="1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/罙（/深）佝（/怐/劬）</w:t>
      </w:r>
      <w:r w:rsidRPr="003533B2">
        <w:rPr>
          <w:rStyle w:val="af0"/>
          <w:rFonts w:asciiTheme="majorEastAsia" w:eastAsiaTheme="majorEastAsia" w:hAnsiTheme="majorEastAsia"/>
        </w:rPr>
        <w:footnoteReference w:id="109"/>
      </w:r>
      <w:r w:rsidRPr="003533B2">
        <w:rPr>
          <w:rFonts w:asciiTheme="majorEastAsia" w:eastAsiaTheme="majorEastAsia" w:hAnsiTheme="majorEastAsia" w:hint="eastAsia"/>
        </w:rPr>
        <w:t>。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氏（是）古（故）</w:t>
      </w:r>
      <w:r w:rsidRPr="003533B2">
        <w:rPr>
          <w:rStyle w:val="af0"/>
          <w:rFonts w:asciiTheme="majorEastAsia" w:eastAsiaTheme="majorEastAsia" w:hAnsiTheme="majorEastAsia"/>
        </w:rPr>
        <w:footnoteReference w:id="110"/>
      </w:r>
      <w:r w:rsidRPr="003533B2">
        <w:rPr>
          <w:rFonts w:asciiTheme="majorEastAsia" w:eastAsiaTheme="majorEastAsia" w:hAnsiTheme="majorEastAsia" w:hint="eastAsia"/>
        </w:rPr>
        <w:t>夫敀（迫）</w:t>
      </w:r>
      <w:r w:rsidRPr="003533B2">
        <w:rPr>
          <w:rStyle w:val="af0"/>
          <w:rFonts w:asciiTheme="majorEastAsia" w:eastAsiaTheme="majorEastAsia" w:hAnsiTheme="majorEastAsia"/>
        </w:rPr>
        <w:footnoteReference w:id="111"/>
      </w:r>
      <w:r w:rsidRPr="003533B2">
        <w:rPr>
          <w:rFonts w:asciiTheme="majorEastAsia" w:eastAsiaTheme="majorEastAsia" w:hAnsiTheme="majorEastAsia" w:hint="eastAsia"/>
        </w:rPr>
        <w:t>邦甚</w:t>
      </w:r>
      <w:r w:rsidRPr="003533B2">
        <w:rPr>
          <w:rStyle w:val="af0"/>
          <w:rFonts w:asciiTheme="majorEastAsia" w:eastAsiaTheme="majorEastAsia" w:hAnsiTheme="majorEastAsia"/>
        </w:rPr>
        <w:footnoteReference w:id="112"/>
      </w:r>
      <w:r w:rsidRPr="003533B2">
        <w:rPr>
          <w:rFonts w:asciiTheme="majorEastAsia" w:eastAsiaTheme="majorEastAsia" w:hAnsiTheme="majorEastAsia" w:hint="eastAsia"/>
        </w:rPr>
        <w:t>難，民能（乃）</w:t>
      </w:r>
      <w:r w:rsidRPr="003533B2">
        <w:rPr>
          <w:rStyle w:val="af0"/>
          <w:rFonts w:asciiTheme="majorEastAsia" w:eastAsiaTheme="majorEastAsia" w:hAnsiTheme="majorEastAsia"/>
        </w:rPr>
        <w:footnoteReference w:id="113"/>
      </w:r>
      <w:r w:rsidRPr="003533B2">
        <w:rPr>
          <w:rFonts w:asciiTheme="majorEastAsia" w:eastAsiaTheme="majorEastAsia" w:hAnsiTheme="majorEastAsia" w:hint="eastAsia"/>
        </w:rPr>
        <w:t>多一</w:t>
      </w:r>
      <w:r w:rsidRPr="003533B2">
        <w:rPr>
          <w:rStyle w:val="af0"/>
          <w:rFonts w:asciiTheme="majorEastAsia" w:eastAsiaTheme="majorEastAsia" w:hAnsiTheme="majorEastAsia"/>
        </w:rPr>
        <w:footnoteReference w:id="114"/>
      </w:r>
      <w:r w:rsidRPr="003533B2">
        <w:rPr>
          <w:rFonts w:asciiTheme="majorEastAsia" w:eastAsiaTheme="majorEastAsia" w:hAnsiTheme="majorEastAsia" w:hint="eastAsia"/>
        </w:rPr>
        <w:t>，【</w:t>
      </w:r>
      <w:r w:rsidRPr="003533B2">
        <w:rPr>
          <w:rFonts w:asciiTheme="majorEastAsia" w:eastAsiaTheme="majorEastAsia" w:hAnsiTheme="majorEastAsia"/>
        </w:rPr>
        <w:t>11</w:t>
      </w:r>
      <w:r w:rsidRPr="003533B2">
        <w:rPr>
          <w:rFonts w:asciiTheme="majorEastAsia" w:eastAsiaTheme="majorEastAsia" w:hAnsiTheme="majorEastAsia" w:hint="eastAsia"/>
        </w:rPr>
        <w:t>上】</w:t>
      </w:r>
      <w:r w:rsidRPr="003533B2">
        <w:rPr>
          <w:rStyle w:val="af0"/>
          <w:rFonts w:asciiTheme="majorEastAsia" w:eastAsiaTheme="majorEastAsia" w:hAnsiTheme="majorEastAsia"/>
        </w:rPr>
        <w:footnoteReference w:id="115"/>
      </w:r>
      <w:r w:rsidRPr="003533B2">
        <w:rPr>
          <w:rFonts w:asciiTheme="majorEastAsia" w:eastAsiaTheme="majorEastAsia" w:hAnsiTheme="majorEastAsia" w:hint="eastAsia"/>
        </w:rPr>
        <w:t>田肥</w:t>
      </w:r>
      <w:r w:rsidRPr="003533B2">
        <w:rPr>
          <w:rStyle w:val="af0"/>
          <w:rFonts w:asciiTheme="majorEastAsia" w:eastAsiaTheme="majorEastAsia" w:hAnsiTheme="majorEastAsia"/>
        </w:rPr>
        <w:footnoteReference w:id="116"/>
      </w:r>
      <w:r w:rsidRPr="003533B2">
        <w:rPr>
          <w:rFonts w:asciiTheme="majorEastAsia" w:eastAsiaTheme="majorEastAsia" w:hAnsiTheme="majorEastAsia" w:hint="eastAsia"/>
        </w:rPr>
        <w:t>，民則安</w:t>
      </w:r>
      <w:r w:rsidRPr="003533B2">
        <w:rPr>
          <w:rStyle w:val="af0"/>
          <w:rFonts w:asciiTheme="majorEastAsia" w:eastAsiaTheme="majorEastAsia" w:hAnsiTheme="majorEastAsia"/>
        </w:rPr>
        <w:footnoteReference w:id="117"/>
      </w:r>
      <w:r w:rsidRPr="003533B2">
        <w:rPr>
          <w:rFonts w:asciiTheme="majorEastAsia" w:eastAsiaTheme="majorEastAsia" w:hAnsiTheme="majorEastAsia" w:hint="eastAsia"/>
        </w:rPr>
        <w:t>；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7BE878" wp14:editId="7D91FF15">
            <wp:extent cx="138744" cy="144525"/>
            <wp:effectExtent l="0" t="0" r="0" b="8255"/>
            <wp:docPr id="15561067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67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2100" cy="14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䐤</w:t>
      </w:r>
      <w:r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瘠）</w:t>
      </w:r>
      <w:r w:rsidRPr="003533B2">
        <w:rPr>
          <w:rStyle w:val="af0"/>
          <w:rFonts w:asciiTheme="majorEastAsia" w:eastAsiaTheme="majorEastAsia" w:hAnsiTheme="majorEastAsia"/>
        </w:rPr>
        <w:footnoteReference w:id="118"/>
      </w:r>
      <w:r w:rsidRPr="003533B2">
        <w:rPr>
          <w:rFonts w:asciiTheme="majorEastAsia" w:eastAsiaTheme="majorEastAsia" w:hAnsiTheme="majorEastAsia" w:hint="eastAsia"/>
        </w:rPr>
        <w:t>，民不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F3D15F" wp14:editId="78B41661">
            <wp:extent cx="129600" cy="148800"/>
            <wp:effectExtent l="0" t="0" r="3810" b="3810"/>
            <wp:docPr id="21068464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4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1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（樹</w:t>
      </w:r>
      <w:r w:rsidRPr="003533B2">
        <w:rPr>
          <w:rFonts w:asciiTheme="majorEastAsia" w:eastAsiaTheme="majorEastAsia" w:hAnsiTheme="majorEastAsia"/>
          <w:lang w:eastAsia="zh-CN"/>
        </w:rPr>
        <w:lastRenderedPageBreak/>
        <w:sym w:font="Wingdings" w:char="F0E0"/>
      </w:r>
      <w:ins w:id="25" w:author="MAK, Chi Ki Caily [CHL]" w:date="2025-02-28T12:15:00Z" w16du:dateUtc="2025-02-28T04:15:00Z">
        <w:r w:rsidR="00603E2C">
          <w:rPr>
            <w:rFonts w:asciiTheme="majorEastAsia" w:eastAsia="DengXian" w:hAnsiTheme="majorEastAsia" w:hint="eastAsia"/>
          </w:rPr>
          <w:t>/</w:t>
        </w:r>
      </w:ins>
      <w:r w:rsidRPr="003533B2">
        <w:rPr>
          <w:rFonts w:asciiTheme="majorEastAsia" w:eastAsiaTheme="majorEastAsia" w:hAnsiTheme="majorEastAsia" w:hint="eastAsia"/>
        </w:rPr>
        <w:t>著/屬）</w:t>
      </w:r>
      <w:r w:rsidRPr="003533B2">
        <w:rPr>
          <w:rStyle w:val="af0"/>
          <w:rFonts w:asciiTheme="majorEastAsia" w:eastAsiaTheme="majorEastAsia" w:hAnsiTheme="majorEastAsia"/>
        </w:rPr>
        <w:footnoteReference w:id="119"/>
      </w:r>
      <w:r w:rsidRPr="003533B2">
        <w:rPr>
          <w:rFonts w:asciiTheme="majorEastAsia" w:eastAsiaTheme="majorEastAsia" w:hAnsiTheme="majorEastAsia" w:hint="eastAsia"/>
        </w:rPr>
        <w:t>。氏（是）古（故）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CB8485" wp14:editId="2DA7B0C5">
            <wp:extent cx="151200" cy="136568"/>
            <wp:effectExtent l="0" t="0" r="1270" b="0"/>
            <wp:docPr id="11996774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74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6370" cy="1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（賢）人</w:t>
      </w:r>
      <w:r w:rsidRPr="003533B2">
        <w:rPr>
          <w:rStyle w:val="af0"/>
          <w:rFonts w:asciiTheme="majorEastAsia" w:eastAsiaTheme="majorEastAsia" w:hAnsiTheme="majorEastAsia"/>
        </w:rPr>
        <w:footnoteReference w:id="120"/>
      </w:r>
      <w:r w:rsidRPr="003533B2">
        <w:rPr>
          <w:rFonts w:asciiTheme="majorEastAsia" w:eastAsiaTheme="majorEastAsia" w:hAnsiTheme="majorEastAsia" w:hint="eastAsia"/>
        </w:rPr>
        <w:t>大於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Style w:val="af0"/>
          <w:rFonts w:asciiTheme="majorEastAsia" w:eastAsiaTheme="majorEastAsia" w:hAnsiTheme="majorEastAsia"/>
        </w:rPr>
        <w:footnoteReference w:id="121"/>
      </w:r>
      <w:r w:rsidRPr="003533B2">
        <w:rPr>
          <w:rFonts w:asciiTheme="majorEastAsia" w:eastAsiaTheme="majorEastAsia" w:hAnsiTheme="majorEastAsia" w:hint="eastAsia"/>
        </w:rPr>
        <w:t>，而又（有）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5352FDD" wp14:editId="3479F0E6">
            <wp:extent cx="133992" cy="144299"/>
            <wp:effectExtent l="0" t="0" r="0" b="8255"/>
            <wp:docPr id="323133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335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6108" cy="1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proofErr w:type="gramStart"/>
      <w:r w:rsidRPr="003533B2">
        <w:rPr>
          <w:rFonts w:asciiTheme="majorEastAsia" w:eastAsiaTheme="majorEastAsia" w:hAnsiTheme="majorEastAsia" w:hint="eastAsia"/>
        </w:rPr>
        <w:t>劬</w:t>
      </w:r>
      <w:proofErr w:type="gramEnd"/>
      <w:r w:rsidRPr="003533B2">
        <w:rPr>
          <w:rFonts w:asciiTheme="majorEastAsia" w:eastAsiaTheme="majorEastAsia" w:hAnsiTheme="majorEastAsia" w:hint="eastAsia"/>
        </w:rPr>
        <w:t>）</w:t>
      </w:r>
      <w:r w:rsidRPr="003533B2">
        <w:rPr>
          <w:rStyle w:val="af0"/>
          <w:rFonts w:asciiTheme="majorEastAsia" w:eastAsiaTheme="majorEastAsia" w:hAnsiTheme="majorEastAsia"/>
        </w:rPr>
        <w:footnoteReference w:id="122"/>
      </w:r>
      <w:r w:rsidRPr="003533B2">
        <w:rPr>
          <w:rFonts w:asciiTheme="majorEastAsia" w:eastAsiaTheme="majorEastAsia" w:hAnsiTheme="majorEastAsia" w:hint="eastAsia"/>
        </w:rPr>
        <w:t>心，能為愧（鬼）</w:t>
      </w:r>
      <w:r w:rsidRPr="003533B2">
        <w:rPr>
          <w:rStyle w:val="af0"/>
          <w:rFonts w:asciiTheme="majorEastAsia" w:eastAsiaTheme="majorEastAsia" w:hAnsiTheme="majorEastAsia"/>
        </w:rPr>
        <w:footnoteReference w:id="123"/>
      </w:r>
      <w:r w:rsidRPr="003533B2">
        <w:rPr>
          <w:rFonts w:asciiTheme="majorEastAsia" w:eastAsiaTheme="majorEastAsia" w:hAnsiTheme="majorEastAsia" w:hint="eastAsia"/>
        </w:rPr>
        <w:t>【18下】</w:t>
      </w:r>
    </w:p>
    <w:p w14:paraId="1FECECE7" w14:textId="77777777" w:rsidR="00A94CFF" w:rsidRPr="003533B2" w:rsidRDefault="00A94CFF" w:rsidP="00A94CFF">
      <w:pPr>
        <w:rPr>
          <w:rFonts w:asciiTheme="majorEastAsia" w:eastAsiaTheme="majorEastAsia" w:hAnsiTheme="majorEastAsia"/>
        </w:rPr>
      </w:pPr>
    </w:p>
    <w:p w14:paraId="663D9DEA" w14:textId="0344611A" w:rsidR="00C60511" w:rsidRPr="003533B2" w:rsidRDefault="00C60511" w:rsidP="00C60511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/>
        </w:rPr>
        <w:t>…</w:t>
      </w:r>
      <w:r w:rsidRPr="003533B2">
        <w:rPr>
          <w:rFonts w:asciiTheme="majorEastAsia" w:eastAsiaTheme="majorEastAsia" w:hAnsiTheme="majorEastAsia" w:hint="eastAsia"/>
        </w:rPr>
        <w:t>矣。」庚（康）子曰：「母（毋）乃</w:t>
      </w:r>
      <w:r w:rsidRPr="003533B2">
        <w:rPr>
          <w:rStyle w:val="af0"/>
          <w:rFonts w:asciiTheme="majorEastAsia" w:eastAsiaTheme="majorEastAsia" w:hAnsiTheme="majorEastAsia"/>
        </w:rPr>
        <w:footnoteReference w:id="124"/>
      </w:r>
      <w:r w:rsidRPr="003533B2">
        <w:rPr>
          <w:rFonts w:asciiTheme="majorEastAsia" w:eastAsiaTheme="majorEastAsia" w:hAnsiTheme="majorEastAsia" w:hint="eastAsia"/>
        </w:rPr>
        <w:t xml:space="preserve"> 肥之昏（聞/問）</w:t>
      </w:r>
      <w:r w:rsidRPr="003533B2">
        <w:rPr>
          <w:rStyle w:val="af0"/>
          <w:rFonts w:asciiTheme="majorEastAsia" w:eastAsiaTheme="majorEastAsia" w:hAnsiTheme="majorEastAsia"/>
        </w:rPr>
        <w:footnoteReference w:id="125"/>
      </w:r>
      <w:r w:rsidRPr="003533B2">
        <w:rPr>
          <w:rFonts w:asciiTheme="majorEastAsia" w:eastAsiaTheme="majorEastAsia" w:hAnsiTheme="majorEastAsia" w:hint="eastAsia"/>
        </w:rPr>
        <w:t>也</w:t>
      </w:r>
      <w:r w:rsidRPr="003533B2">
        <w:rPr>
          <w:rStyle w:val="af0"/>
          <w:rFonts w:asciiTheme="majorEastAsia" w:eastAsiaTheme="majorEastAsia" w:hAnsiTheme="majorEastAsia"/>
        </w:rPr>
        <w:footnoteReference w:id="126"/>
      </w:r>
      <w:r w:rsidRPr="003533B2">
        <w:rPr>
          <w:rFonts w:asciiTheme="majorEastAsia" w:eastAsiaTheme="majorEastAsia" w:hAnsiTheme="majorEastAsia" w:hint="eastAsia"/>
        </w:rPr>
        <w:t>是右（左/差）</w:t>
      </w:r>
      <w:r w:rsidRPr="003533B2">
        <w:rPr>
          <w:rStyle w:val="af0"/>
          <w:rFonts w:asciiTheme="majorEastAsia" w:eastAsiaTheme="majorEastAsia" w:hAnsiTheme="majorEastAsia"/>
        </w:rPr>
        <w:footnoteReference w:id="127"/>
      </w:r>
      <w:r w:rsidRPr="003533B2">
        <w:rPr>
          <w:rFonts w:asciiTheme="majorEastAsia" w:eastAsiaTheme="majorEastAsia" w:hAnsiTheme="majorEastAsia" w:hint="eastAsia"/>
        </w:rPr>
        <w:lastRenderedPageBreak/>
        <w:t>虖（乎）</w:t>
      </w:r>
      <w:r w:rsidRPr="003533B2">
        <w:rPr>
          <w:rStyle w:val="af0"/>
          <w:rFonts w:asciiTheme="majorEastAsia" w:eastAsiaTheme="majorEastAsia" w:hAnsiTheme="majorEastAsia"/>
        </w:rPr>
        <w:footnoteReference w:id="128"/>
      </w:r>
      <w:r w:rsidRPr="003533B2">
        <w:rPr>
          <w:rFonts w:asciiTheme="majorEastAsia" w:eastAsiaTheme="majorEastAsia" w:hAnsiTheme="majorEastAsia" w:hint="eastAsia"/>
        </w:rPr>
        <w:t>？古（故/胡）女（如）</w:t>
      </w:r>
      <w:r w:rsidRPr="003533B2">
        <w:rPr>
          <w:rStyle w:val="af0"/>
          <w:rFonts w:asciiTheme="majorEastAsia" w:eastAsiaTheme="majorEastAsia" w:hAnsiTheme="majorEastAsia"/>
        </w:rPr>
        <w:footnoteReference w:id="129"/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E012DD" wp14:editId="0340A7F8">
            <wp:extent cx="151725" cy="151725"/>
            <wp:effectExtent l="0" t="0" r="1270" b="1270"/>
            <wp:docPr id="6313865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65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6131" cy="1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（吾）子之疋（疏）</w:t>
      </w:r>
      <w:r w:rsidRPr="003533B2">
        <w:rPr>
          <w:rStyle w:val="af0"/>
          <w:rFonts w:asciiTheme="majorEastAsia" w:eastAsiaTheme="majorEastAsia" w:hAnsiTheme="majorEastAsia"/>
        </w:rPr>
        <w:footnoteReference w:id="130"/>
      </w:r>
      <w:r w:rsidRPr="003533B2">
        <w:rPr>
          <w:rFonts w:asciiTheme="majorEastAsia" w:eastAsiaTheme="majorEastAsia" w:hAnsiTheme="majorEastAsia" w:hint="eastAsia"/>
        </w:rPr>
        <w:t xml:space="preserve"> 肥也。」孔=（孔子）</w:t>
      </w:r>
      <w:r w:rsidRPr="003533B2">
        <w:rPr>
          <w:rStyle w:val="af0"/>
          <w:rFonts w:asciiTheme="majorEastAsia" w:eastAsiaTheme="majorEastAsia" w:hAnsiTheme="majorEastAsia"/>
        </w:rPr>
        <w:footnoteReference w:id="131"/>
      </w:r>
      <w:r w:rsidRPr="003533B2">
        <w:rPr>
          <w:rFonts w:asciiTheme="majorEastAsia" w:eastAsiaTheme="majorEastAsia" w:hAnsiTheme="majorEastAsia" w:hint="eastAsia"/>
        </w:rPr>
        <w:t>【11下】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27875FC" wp14:editId="42533AC9">
            <wp:extent cx="122400" cy="126933"/>
            <wp:effectExtent l="0" t="0" r="0" b="6985"/>
            <wp:docPr id="635287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8789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4886" cy="1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（辭）</w:t>
      </w:r>
      <w:r w:rsidRPr="003533B2">
        <w:rPr>
          <w:rStyle w:val="af0"/>
          <w:rFonts w:asciiTheme="majorEastAsia" w:eastAsiaTheme="majorEastAsia" w:hAnsiTheme="majorEastAsia"/>
        </w:rPr>
        <w:footnoteReference w:id="132"/>
      </w:r>
      <w:r w:rsidRPr="003533B2">
        <w:rPr>
          <w:rFonts w:asciiTheme="majorEastAsia" w:eastAsiaTheme="majorEastAsia" w:hAnsiTheme="majorEastAsia" w:hint="eastAsia"/>
        </w:rPr>
        <w:t>曰：「子</w:t>
      </w:r>
      <w:r w:rsidRPr="003533B2">
        <w:rPr>
          <w:rStyle w:val="af0"/>
          <w:rFonts w:asciiTheme="majorEastAsia" w:eastAsiaTheme="majorEastAsia" w:hAnsiTheme="majorEastAsia"/>
        </w:rPr>
        <w:footnoteReference w:id="133"/>
      </w:r>
      <w:r w:rsidRPr="003533B2">
        <w:rPr>
          <w:rFonts w:asciiTheme="majorEastAsia" w:eastAsiaTheme="majorEastAsia" w:hAnsiTheme="majorEastAsia" w:hint="eastAsia"/>
        </w:rPr>
        <w:t>之言也巳（已）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0313A1" wp14:editId="2714BC77">
            <wp:extent cx="107721" cy="137100"/>
            <wp:effectExtent l="0" t="0" r="6985" b="0"/>
            <wp:docPr id="1879832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29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9080" cy="1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（重）</w:t>
      </w:r>
      <w:r w:rsidRPr="003533B2">
        <w:rPr>
          <w:rStyle w:val="af0"/>
          <w:rFonts w:asciiTheme="majorEastAsia" w:eastAsiaTheme="majorEastAsia" w:hAnsiTheme="majorEastAsia"/>
        </w:rPr>
        <w:footnoteReference w:id="134"/>
      </w:r>
      <w:r w:rsidRPr="003533B2">
        <w:rPr>
          <w:rFonts w:asciiTheme="majorEastAsia" w:eastAsiaTheme="majorEastAsia" w:hAnsiTheme="majorEastAsia" w:hint="eastAsia"/>
        </w:rPr>
        <w:t xml:space="preserve">。丘也昏（聞） 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8EE4D0" wp14:editId="41ECF99F">
            <wp:extent cx="128897" cy="128897"/>
            <wp:effectExtent l="0" t="0" r="5080" b="5080"/>
            <wp:docPr id="28359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=（君子）【18上】</w:t>
      </w:r>
      <w:r w:rsidRPr="003533B2">
        <w:rPr>
          <w:rStyle w:val="af0"/>
          <w:rFonts w:asciiTheme="majorEastAsia" w:eastAsiaTheme="majorEastAsia" w:hAnsiTheme="majorEastAsia"/>
        </w:rPr>
        <w:footnoteReference w:id="135"/>
      </w:r>
      <w:r w:rsidRPr="003533B2">
        <w:rPr>
          <w:rFonts w:asciiTheme="majorEastAsia" w:eastAsiaTheme="majorEastAsia" w:hAnsiTheme="majorEastAsia" w:hint="eastAsia"/>
        </w:rPr>
        <w:t>面（/勉）</w:t>
      </w:r>
      <w:r w:rsidRPr="003533B2">
        <w:rPr>
          <w:rStyle w:val="af0"/>
          <w:rFonts w:asciiTheme="majorEastAsia" w:eastAsiaTheme="majorEastAsia" w:hAnsiTheme="majorEastAsia"/>
        </w:rPr>
        <w:footnoteReference w:id="136"/>
      </w:r>
      <w:r w:rsidRPr="003533B2">
        <w:rPr>
          <w:rFonts w:asciiTheme="majorEastAsia" w:eastAsiaTheme="majorEastAsia" w:hAnsiTheme="majorEastAsia" w:hint="eastAsia"/>
        </w:rPr>
        <w:t>，事皆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B311E7B" wp14:editId="666B26BA">
            <wp:extent cx="134278" cy="139650"/>
            <wp:effectExtent l="0" t="0" r="0" b="0"/>
            <wp:docPr id="1683877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775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724" cy="14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（得）亓（其）嚾（勸）</w:t>
      </w:r>
      <w:r w:rsidRPr="003533B2">
        <w:rPr>
          <w:rStyle w:val="af0"/>
          <w:rFonts w:asciiTheme="majorEastAsia" w:eastAsiaTheme="majorEastAsia" w:hAnsiTheme="majorEastAsia"/>
        </w:rPr>
        <w:footnoteReference w:id="137"/>
      </w:r>
      <w:r w:rsidRPr="003533B2">
        <w:rPr>
          <w:rFonts w:asciiTheme="majorEastAsia" w:eastAsiaTheme="majorEastAsia" w:hAnsiTheme="majorEastAsia" w:hint="eastAsia"/>
        </w:rPr>
        <w:t>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B9A9CD" wp14:editId="68B3FD74">
            <wp:extent cx="147733" cy="132450"/>
            <wp:effectExtent l="0" t="0" r="5080" b="1270"/>
            <wp:docPr id="1032322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25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5501" cy="1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lastRenderedPageBreak/>
        <w:t>（強）之，則邦又（有）檊</w:t>
      </w:r>
      <w:r w:rsidR="00022A72">
        <w:rPr>
          <w:rFonts w:ascii="DengXian" w:eastAsia="DengXian" w:hAnsi="DengXian" w:hint="eastAsia"/>
        </w:rPr>
        <w:t>/</w:t>
      </w:r>
      <w:r w:rsidR="00022A72" w:rsidRPr="003533B2">
        <w:rPr>
          <w:rFonts w:asciiTheme="majorEastAsia" w:eastAsiaTheme="majorEastAsia" w:hAnsiTheme="majorEastAsia" w:hint="eastAsia"/>
        </w:rPr>
        <w:t>榦</w:t>
      </w:r>
      <w:r w:rsidRPr="003533B2">
        <w:rPr>
          <w:rFonts w:asciiTheme="majorEastAsia" w:eastAsiaTheme="majorEastAsia" w:hAnsiTheme="majorEastAsia" w:hint="eastAsia"/>
        </w:rPr>
        <w:t>（/安）童（/重）</w:t>
      </w:r>
      <w:r w:rsidRPr="003533B2">
        <w:rPr>
          <w:rStyle w:val="af0"/>
          <w:rFonts w:asciiTheme="majorEastAsia" w:eastAsiaTheme="majorEastAsia" w:hAnsiTheme="majorEastAsia"/>
        </w:rPr>
        <w:footnoteReference w:id="138"/>
      </w:r>
      <w:r w:rsidRPr="003533B2">
        <w:rPr>
          <w:rFonts w:asciiTheme="majorEastAsia" w:eastAsiaTheme="majorEastAsia" w:hAnsiTheme="majorEastAsia" w:hint="eastAsia"/>
        </w:rPr>
        <w:t>，百眚（姓）送（/尊）</w:t>
      </w:r>
      <w:r w:rsidRPr="003533B2">
        <w:rPr>
          <w:rStyle w:val="af0"/>
          <w:rFonts w:asciiTheme="majorEastAsia" w:eastAsiaTheme="majorEastAsia" w:hAnsiTheme="majorEastAsia"/>
        </w:rPr>
        <w:footnoteReference w:id="139"/>
      </w:r>
      <w:r w:rsidRPr="003533B2">
        <w:rPr>
          <w:rFonts w:asciiTheme="majorEastAsia" w:eastAsiaTheme="majorEastAsia" w:hAnsiTheme="majorEastAsia" w:hint="eastAsia"/>
        </w:rPr>
        <w:t>之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0F3F21" wp14:editId="4FF5B5B8">
            <wp:extent cx="100837" cy="121845"/>
            <wp:effectExtent l="0" t="0" r="0" b="0"/>
            <wp:docPr id="115706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（以）…</w:t>
      </w:r>
      <w:r w:rsidRPr="003533B2">
        <w:rPr>
          <w:rStyle w:val="af0"/>
          <w:rFonts w:asciiTheme="majorEastAsia" w:eastAsiaTheme="majorEastAsia" w:hAnsiTheme="majorEastAsia"/>
        </w:rPr>
        <w:footnoteReference w:id="140"/>
      </w:r>
      <w:r w:rsidRPr="003533B2">
        <w:rPr>
          <w:rFonts w:asciiTheme="majorEastAsia" w:eastAsiaTheme="majorEastAsia" w:hAnsiTheme="majorEastAsia" w:hint="eastAsia"/>
        </w:rPr>
        <w:t>【5】</w:t>
      </w:r>
    </w:p>
    <w:p w14:paraId="771E2AC3" w14:textId="77777777" w:rsidR="00530EB1" w:rsidRPr="003533B2" w:rsidRDefault="00530EB1" w:rsidP="00A94CFF">
      <w:pPr>
        <w:rPr>
          <w:rFonts w:asciiTheme="majorEastAsia" w:eastAsiaTheme="majorEastAsia" w:hAnsiTheme="majorEastAsia"/>
        </w:rPr>
      </w:pPr>
    </w:p>
    <w:p w14:paraId="730060A0" w14:textId="4AA32573" w:rsidR="008603F8" w:rsidRPr="003533B2" w:rsidRDefault="008603F8" w:rsidP="008603F8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…女/安=（安焉）</w:t>
      </w:r>
      <w:r w:rsidRPr="003533B2">
        <w:rPr>
          <w:rStyle w:val="af0"/>
          <w:rFonts w:asciiTheme="majorEastAsia" w:eastAsiaTheme="majorEastAsia" w:hAnsiTheme="majorEastAsia"/>
        </w:rPr>
        <w:footnoteReference w:id="141"/>
      </w:r>
      <w:r w:rsidRPr="003533B2">
        <w:rPr>
          <w:rFonts w:asciiTheme="majorEastAsia" w:eastAsiaTheme="majorEastAsia" w:hAnsiTheme="majorEastAsia" w:hint="eastAsia"/>
        </w:rPr>
        <w:t>。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087C33F" wp14:editId="235A4219">
            <wp:extent cx="144000" cy="122667"/>
            <wp:effectExtent l="0" t="0" r="8890" b="0"/>
            <wp:docPr id="21422087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87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7536" cy="1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（作）而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A67672" wp14:editId="051AEA8E">
            <wp:extent cx="108000" cy="116640"/>
            <wp:effectExtent l="0" t="0" r="6350" b="0"/>
            <wp:docPr id="300385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56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9769" cy="1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（乘）</w:t>
      </w:r>
      <w:r w:rsidRPr="003533B2">
        <w:rPr>
          <w:rStyle w:val="af0"/>
          <w:rFonts w:asciiTheme="majorEastAsia" w:eastAsiaTheme="majorEastAsia" w:hAnsiTheme="majorEastAsia"/>
        </w:rPr>
        <w:footnoteReference w:id="142"/>
      </w:r>
      <w:r w:rsidRPr="003533B2">
        <w:rPr>
          <w:rFonts w:asciiTheme="majorEastAsia" w:eastAsiaTheme="majorEastAsia" w:hAnsiTheme="majorEastAsia" w:hint="eastAsia"/>
        </w:rPr>
        <w:t>之，</w:t>
      </w:r>
      <w:del w:id="27" w:author="MAK, Chi Ki Caily [CHL]" w:date="2025-02-21T18:36:00Z" w16du:dateUtc="2025-02-21T10:36:00Z">
        <w:r w:rsidRPr="003533B2" w:rsidDel="00286999">
          <w:rPr>
            <w:rFonts w:asciiTheme="majorEastAsia" w:eastAsiaTheme="majorEastAsia" w:hAnsiTheme="majorEastAsia" w:hint="eastAsia"/>
          </w:rPr>
          <w:delText>70</w:delText>
        </w:r>
      </w:del>
      <w:r w:rsidRPr="003533B2">
        <w:rPr>
          <w:rFonts w:asciiTheme="majorEastAsia" w:eastAsiaTheme="majorEastAsia" w:hAnsiTheme="majorEastAsia" w:hint="eastAsia"/>
        </w:rPr>
        <w:t>則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又（有）</w:t>
      </w:r>
      <w:proofErr w:type="gramStart"/>
      <w:r w:rsidRPr="003533B2">
        <w:rPr>
          <w:rFonts w:asciiTheme="majorEastAsia" w:eastAsiaTheme="majorEastAsia" w:hAnsiTheme="majorEastAsia" w:hint="eastAsia"/>
        </w:rPr>
        <w:t>穫</w:t>
      </w:r>
      <w:proofErr w:type="gramEnd"/>
      <w:r w:rsidRPr="003533B2">
        <w:rPr>
          <w:rStyle w:val="af0"/>
          <w:rFonts w:asciiTheme="majorEastAsia" w:eastAsiaTheme="majorEastAsia" w:hAnsiTheme="majorEastAsia"/>
        </w:rPr>
        <w:footnoteReference w:id="143"/>
      </w:r>
      <w:r w:rsidRPr="003533B2">
        <w:rPr>
          <w:rFonts w:asciiTheme="majorEastAsia" w:eastAsiaTheme="majorEastAsia" w:hAnsiTheme="majorEastAsia" w:hint="eastAsia"/>
        </w:rPr>
        <w:t xml:space="preserve">。先=（先人） 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4A4F5B7" wp14:editId="77736D28">
            <wp:extent cx="115575" cy="120600"/>
            <wp:effectExtent l="0" t="0" r="0" b="0"/>
            <wp:docPr id="1636138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=（之所）</w:t>
      </w:r>
      <w:r w:rsidRPr="003533B2">
        <w:rPr>
          <w:rStyle w:val="af0"/>
          <w:rFonts w:asciiTheme="majorEastAsia" w:eastAsiaTheme="majorEastAsia" w:hAnsiTheme="majorEastAsia"/>
        </w:rPr>
        <w:footnoteReference w:id="144"/>
      </w:r>
      <w:r w:rsidRPr="003533B2">
        <w:rPr>
          <w:rFonts w:asciiTheme="majorEastAsia" w:eastAsiaTheme="majorEastAsia" w:hAnsiTheme="majorEastAsia" w:hint="eastAsia"/>
        </w:rPr>
        <w:t>善</w:t>
      </w:r>
      <w:r w:rsidRPr="003533B2">
        <w:rPr>
          <w:rStyle w:val="af0"/>
          <w:rFonts w:asciiTheme="majorEastAsia" w:eastAsiaTheme="majorEastAsia" w:hAnsiTheme="majorEastAsia"/>
        </w:rPr>
        <w:footnoteReference w:id="145"/>
      </w:r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亦善之</w:t>
      </w:r>
      <w:proofErr w:type="gramEnd"/>
      <w:r w:rsidRPr="003533B2">
        <w:rPr>
          <w:rFonts w:asciiTheme="majorEastAsia" w:eastAsiaTheme="majorEastAsia" w:hAnsiTheme="majorEastAsia" w:hint="eastAsia"/>
        </w:rPr>
        <w:t>；先=（先人）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2F8527" wp14:editId="1413F91F">
            <wp:extent cx="115575" cy="120600"/>
            <wp:effectExtent l="0" t="0" r="0" b="0"/>
            <wp:docPr id="9389740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=（之所）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D48C678" wp14:editId="4BF2C9E0">
            <wp:extent cx="158400" cy="148500"/>
            <wp:effectExtent l="0" t="0" r="0" b="4445"/>
            <wp:docPr id="19883656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5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241" cy="1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（使/事/變）</w:t>
      </w:r>
      <w:r w:rsidRPr="003533B2">
        <w:rPr>
          <w:rStyle w:val="af0"/>
          <w:rFonts w:asciiTheme="majorEastAsia" w:eastAsiaTheme="majorEastAsia" w:hAnsiTheme="majorEastAsia"/>
        </w:rPr>
        <w:footnoteReference w:id="146"/>
      </w:r>
      <w:r w:rsidRPr="003533B2">
        <w:rPr>
          <w:rFonts w:asciiTheme="majorEastAsia" w:eastAsiaTheme="majorEastAsia" w:hAnsiTheme="majorEastAsia" w:hint="eastAsia"/>
        </w:rPr>
        <w:t xml:space="preserve">【12】[亦使/變之；先=（先人） 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377FE0" wp14:editId="383184A0">
            <wp:extent cx="115575" cy="120600"/>
            <wp:effectExtent l="0" t="0" r="0" b="0"/>
            <wp:docPr id="260979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 xml:space="preserve">=（之所）] </w:t>
      </w:r>
      <w:r w:rsidRPr="003533B2">
        <w:rPr>
          <w:rStyle w:val="af0"/>
          <w:rFonts w:asciiTheme="majorEastAsia" w:eastAsiaTheme="majorEastAsia" w:hAnsiTheme="majorEastAsia"/>
        </w:rPr>
        <w:footnoteReference w:id="147"/>
      </w:r>
      <w:r w:rsidRPr="003533B2">
        <w:rPr>
          <w:rFonts w:asciiTheme="majorEastAsia" w:eastAsiaTheme="majorEastAsia" w:hAnsiTheme="majorEastAsia" w:hint="eastAsia"/>
        </w:rPr>
        <w:t>亞（惡）勿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B9B634" wp14:editId="158FDF0E">
            <wp:extent cx="158400" cy="148500"/>
            <wp:effectExtent l="0" t="0" r="0" b="4445"/>
            <wp:docPr id="764077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5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241" cy="1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（使）</w:t>
      </w:r>
      <w:r w:rsidRPr="003533B2">
        <w:rPr>
          <w:rStyle w:val="af0"/>
          <w:rFonts w:asciiTheme="majorEastAsia" w:eastAsiaTheme="majorEastAsia" w:hAnsiTheme="majorEastAsia"/>
        </w:rPr>
        <w:footnoteReference w:id="148"/>
      </w:r>
      <w:r w:rsidRPr="003533B2">
        <w:rPr>
          <w:rFonts w:asciiTheme="majorEastAsia" w:eastAsiaTheme="majorEastAsia" w:hAnsiTheme="majorEastAsia" w:hint="eastAsia"/>
        </w:rPr>
        <w:t>，先</w:t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lastRenderedPageBreak/>
        <w:t>（先人）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B6CE0B8" wp14:editId="2AF5DB5F">
            <wp:extent cx="115575" cy="120600"/>
            <wp:effectExtent l="0" t="0" r="0" b="0"/>
            <wp:docPr id="1710474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（之所）灋（</w:t>
      </w:r>
      <w:ins w:id="28" w:author="MAK, Chi Ki Caily [CHL]" w:date="2025-02-28T12:17:00Z" w16du:dateUtc="2025-02-28T04:17:00Z">
        <w:r w:rsidR="00603E2C">
          <w:rPr>
            <w:rFonts w:asciiTheme="majorEastAsia" w:eastAsia="DengXian" w:hAnsiTheme="majorEastAsia" w:hint="eastAsia"/>
          </w:rPr>
          <w:t>/</w:t>
        </w:r>
      </w:ins>
      <w:r w:rsidRPr="003533B2">
        <w:rPr>
          <w:rFonts w:asciiTheme="majorEastAsia" w:eastAsiaTheme="majorEastAsia" w:hAnsiTheme="majorEastAsia" w:hint="eastAsia"/>
        </w:rPr>
        <w:t>廢）</w:t>
      </w:r>
      <w:r w:rsidRPr="003533B2">
        <w:rPr>
          <w:rStyle w:val="af0"/>
          <w:rFonts w:asciiTheme="majorEastAsia" w:eastAsiaTheme="majorEastAsia" w:hAnsiTheme="majorEastAsia"/>
        </w:rPr>
        <w:footnoteReference w:id="149"/>
      </w:r>
      <w:r w:rsidRPr="003533B2">
        <w:rPr>
          <w:rFonts w:asciiTheme="majorEastAsia" w:eastAsiaTheme="majorEastAsia" w:hAnsiTheme="majorEastAsia" w:hint="eastAsia"/>
        </w:rPr>
        <w:t>勿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ED8DE6" wp14:editId="186987D9">
            <wp:extent cx="117514" cy="137100"/>
            <wp:effectExtent l="0" t="0" r="0" b="0"/>
            <wp:docPr id="1212377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765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1869" cy="1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（起）</w:t>
      </w:r>
      <w:r w:rsidRPr="003533B2">
        <w:rPr>
          <w:rStyle w:val="af0"/>
          <w:rFonts w:asciiTheme="majorEastAsia" w:eastAsiaTheme="majorEastAsia" w:hAnsiTheme="majorEastAsia"/>
        </w:rPr>
        <w:footnoteReference w:id="150"/>
      </w:r>
      <w:r w:rsidRPr="003533B2">
        <w:rPr>
          <w:rFonts w:asciiTheme="majorEastAsia" w:eastAsiaTheme="majorEastAsia" w:hAnsiTheme="majorEastAsia" w:hint="eastAsia"/>
        </w:rPr>
        <w:t>，肰（然）則民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8D5AC3" wp14:editId="00DFB6E5">
            <wp:extent cx="108000" cy="111724"/>
            <wp:effectExtent l="0" t="0" r="6350" b="3175"/>
            <wp:docPr id="1743490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005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5387" cy="1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（坐/格/懲/徵）</w:t>
      </w:r>
      <w:r w:rsidRPr="003533B2">
        <w:rPr>
          <w:rStyle w:val="af0"/>
          <w:rFonts w:asciiTheme="majorEastAsia" w:eastAsiaTheme="majorEastAsia" w:hAnsiTheme="majorEastAsia"/>
        </w:rPr>
        <w:footnoteReference w:id="151"/>
      </w:r>
      <w:r w:rsidRPr="003533B2">
        <w:rPr>
          <w:rFonts w:asciiTheme="majorEastAsia" w:eastAsiaTheme="majorEastAsia" w:hAnsiTheme="majorEastAsia" w:hint="eastAsia"/>
        </w:rPr>
        <w:t>不善，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7830AE" wp14:editId="1AF0539D">
            <wp:extent cx="100800" cy="130200"/>
            <wp:effectExtent l="0" t="0" r="0" b="3175"/>
            <wp:docPr id="1727225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591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3660" cy="1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（眯</w:t>
      </w:r>
      <w:r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敉）</w:t>
      </w:r>
      <w:r w:rsidRPr="003533B2">
        <w:rPr>
          <w:rStyle w:val="af0"/>
          <w:rFonts w:asciiTheme="majorEastAsia" w:eastAsiaTheme="majorEastAsia" w:hAnsiTheme="majorEastAsia"/>
        </w:rPr>
        <w:footnoteReference w:id="152"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父兄子俤（弟）而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C46932" wp14:editId="5A045301">
            <wp:extent cx="107356" cy="151275"/>
            <wp:effectExtent l="0" t="0" r="6985" b="1270"/>
            <wp:docPr id="752820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064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（爯</w:t>
      </w:r>
      <w:r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稱）賕（讎）</w:t>
      </w:r>
      <w:r w:rsidRPr="003533B2">
        <w:rPr>
          <w:rStyle w:val="af0"/>
          <w:rFonts w:asciiTheme="majorEastAsia" w:eastAsiaTheme="majorEastAsia" w:hAnsiTheme="majorEastAsia"/>
        </w:rPr>
        <w:footnoteReference w:id="153"/>
      </w:r>
      <w:r w:rsidRPr="003533B2">
        <w:rPr>
          <w:rFonts w:asciiTheme="majorEastAsia" w:eastAsiaTheme="majorEastAsia" w:hAnsiTheme="majorEastAsia" w:hint="eastAsia"/>
        </w:rPr>
        <w:t>。【</w:t>
      </w:r>
      <w:r w:rsidRPr="003533B2">
        <w:rPr>
          <w:rFonts w:asciiTheme="majorEastAsia" w:eastAsiaTheme="majorEastAsia" w:hAnsiTheme="majorEastAsia"/>
        </w:rPr>
        <w:t>15</w:t>
      </w:r>
      <w:r w:rsidRPr="003533B2">
        <w:rPr>
          <w:rFonts w:asciiTheme="majorEastAsia" w:eastAsiaTheme="majorEastAsia" w:hAnsiTheme="majorEastAsia" w:hint="eastAsia"/>
        </w:rPr>
        <w:t>下】</w:t>
      </w:r>
    </w:p>
    <w:p w14:paraId="6101D5EE" w14:textId="77777777" w:rsidR="00530EB1" w:rsidRPr="003533B2" w:rsidRDefault="00530EB1" w:rsidP="00A94CFF">
      <w:pPr>
        <w:rPr>
          <w:rFonts w:asciiTheme="majorEastAsia" w:eastAsiaTheme="majorEastAsia" w:hAnsiTheme="majorEastAsia"/>
        </w:rPr>
      </w:pPr>
    </w:p>
    <w:p w14:paraId="4E18B7C1" w14:textId="77777777" w:rsidR="003533B2" w:rsidRPr="00E307BA" w:rsidRDefault="003533B2" w:rsidP="003533B2">
      <w:pPr>
        <w:rPr>
          <w:rFonts w:ascii="Times New Roman" w:eastAsiaTheme="majorEastAsia" w:hAnsi="Times New Roman" w:cs="Times New Roman"/>
        </w:rPr>
      </w:pPr>
      <w:r w:rsidRPr="00E307BA">
        <w:rPr>
          <w:rFonts w:ascii="Times New Roman" w:eastAsiaTheme="majorEastAsia" w:hAnsi="Times New Roman" w:cs="Times New Roman"/>
        </w:rPr>
        <w:lastRenderedPageBreak/>
        <w:t xml:space="preserve">… 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4"/>
      </w:r>
      <w:r w:rsidRPr="00E307BA">
        <w:rPr>
          <w:rFonts w:ascii="Times New Roman" w:eastAsiaTheme="majorEastAsia" w:hAnsi="Times New Roman" w:cs="Times New Roman"/>
        </w:rPr>
        <w:t>之必敬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5"/>
      </w:r>
      <w:r w:rsidRPr="00E307BA">
        <w:rPr>
          <w:rFonts w:ascii="Times New Roman" w:eastAsiaTheme="majorEastAsia" w:hAnsi="Times New Roman" w:cs="Times New Roman"/>
        </w:rPr>
        <w:t>，女（如）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6"/>
      </w:r>
      <w:r w:rsidRPr="00E307B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9197353" wp14:editId="692E2910">
            <wp:extent cx="166907" cy="161925"/>
            <wp:effectExtent l="0" t="0" r="5080" b="0"/>
            <wp:docPr id="18097673" name="圖片 1" descr="一張含有 黑色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73" name="圖片 1" descr="一張含有 黑色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19" cy="16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[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450A173" wp14:editId="644E874D">
            <wp:extent cx="128016" cy="158740"/>
            <wp:effectExtent l="0" t="0" r="5715" b="0"/>
            <wp:docPr id="1910685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502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1559" cy="1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（賓）</w:t>
      </w:r>
      <w:r w:rsidRPr="00E307BA">
        <w:rPr>
          <w:rFonts w:ascii="Times New Roman" w:eastAsiaTheme="majorEastAsia" w:hAnsi="Times New Roman" w:cs="Times New Roman"/>
        </w:rPr>
        <w:t>]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7"/>
      </w:r>
      <w:r w:rsidRPr="00E307BA">
        <w:rPr>
          <w:rFonts w:ascii="Times New Roman" w:eastAsiaTheme="majorEastAsia" w:hAnsi="Times New Roman" w:cs="Times New Roman"/>
        </w:rPr>
        <w:t>客之事。君曰：「廌（薦）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8"/>
      </w:r>
      <w:r w:rsidRPr="00E307BA">
        <w:rPr>
          <w:rFonts w:ascii="Times New Roman" w:eastAsiaTheme="majorEastAsia" w:hAnsi="Times New Roman" w:cs="Times New Roman"/>
        </w:rPr>
        <w:t>豊（禮）【</w:t>
      </w:r>
      <w:r w:rsidRPr="00E307BA">
        <w:rPr>
          <w:rFonts w:ascii="Times New Roman" w:eastAsiaTheme="majorEastAsia" w:hAnsi="Times New Roman" w:cs="Times New Roman"/>
        </w:rPr>
        <w:t>16</w:t>
      </w:r>
      <w:r w:rsidRPr="00E307BA">
        <w:rPr>
          <w:rFonts w:ascii="Times New Roman" w:eastAsiaTheme="majorEastAsia" w:hAnsi="Times New Roman" w:cs="Times New Roman"/>
        </w:rPr>
        <w:t>】</w:t>
      </w:r>
      <w:r w:rsidRPr="00E307BA">
        <w:rPr>
          <w:rFonts w:ascii="Times New Roman" w:eastAsiaTheme="majorEastAsia" w:hAnsi="Times New Roman" w:cs="Times New Roman"/>
        </w:rPr>
        <w:t>…</w:t>
      </w:r>
    </w:p>
    <w:p w14:paraId="254E436E" w14:textId="77777777" w:rsidR="003533B2" w:rsidRPr="00E307BA" w:rsidRDefault="003533B2" w:rsidP="003533B2">
      <w:pPr>
        <w:rPr>
          <w:rFonts w:ascii="Times New Roman" w:eastAsiaTheme="majorEastAsia" w:hAnsi="Times New Roman" w:cs="Times New Roman"/>
        </w:rPr>
      </w:pPr>
    </w:p>
    <w:p w14:paraId="467D950C" w14:textId="77777777" w:rsidR="003533B2" w:rsidRPr="00E307BA" w:rsidRDefault="003533B2" w:rsidP="003533B2">
      <w:pPr>
        <w:rPr>
          <w:rFonts w:ascii="Times New Roman" w:eastAsiaTheme="majorEastAsia" w:hAnsi="Times New Roman" w:cs="Times New Roman"/>
        </w:rPr>
      </w:pPr>
      <w:r w:rsidRPr="00E307BA">
        <w:rPr>
          <w:rFonts w:ascii="Times New Roman" w:eastAsiaTheme="majorEastAsia" w:hAnsi="Times New Roman" w:cs="Times New Roman"/>
        </w:rPr>
        <w:t>…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9"/>
      </w:r>
      <w:r w:rsidRPr="00E307BA">
        <w:rPr>
          <w:rFonts w:ascii="Times New Roman" w:eastAsiaTheme="majorEastAsia" w:hAnsi="Times New Roman" w:cs="Times New Roman"/>
        </w:rPr>
        <w:t>者，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3A97C99" wp14:editId="081DDB71">
            <wp:extent cx="137100" cy="137100"/>
            <wp:effectExtent l="0" t="0" r="0" b="0"/>
            <wp:docPr id="721161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187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8984" cy="1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（因）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0"/>
      </w:r>
      <w:r w:rsidRPr="00E307BA">
        <w:rPr>
          <w:rFonts w:ascii="Times New Roman" w:eastAsiaTheme="majorEastAsia" w:hAnsi="Times New Roman" w:cs="Times New Roman"/>
        </w:rPr>
        <w:t>古（故）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1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783A11" wp14:editId="2B588AF9">
            <wp:extent cx="116610" cy="134550"/>
            <wp:effectExtent l="0" t="0" r="0" b="0"/>
            <wp:docPr id="18829555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52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9540" cy="1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（典）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冊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2"/>
      </w:r>
      <w:r w:rsidRPr="00E307BA">
        <w:rPr>
          <w:rFonts w:ascii="Times New Roman" w:eastAsiaTheme="majorEastAsia" w:hAnsi="Times New Roman" w:cs="Times New Roman"/>
        </w:rPr>
        <w:t>豊（禮）而章（彰）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3"/>
      </w:r>
      <w:r w:rsidRPr="00E307BA">
        <w:rPr>
          <w:rFonts w:ascii="Times New Roman" w:eastAsiaTheme="majorEastAsia" w:hAnsi="Times New Roman" w:cs="Times New Roman"/>
        </w:rPr>
        <w:t xml:space="preserve"> </w:t>
      </w:r>
      <w:r w:rsidRPr="00E307BA">
        <w:rPr>
          <w:rFonts w:ascii="Times New Roman" w:eastAsiaTheme="majorEastAsia" w:hAnsi="Times New Roman" w:cs="Times New Roman"/>
        </w:rPr>
        <w:t>之，毋逆</w:t>
      </w:r>
      <w:r w:rsidRPr="00E307BA">
        <w:rPr>
          <w:rStyle w:val="af0"/>
          <w:rFonts w:ascii="Times New Roman" w:eastAsiaTheme="majorEastAsia" w:hAnsi="Times New Roman" w:cs="Times New Roman"/>
        </w:rPr>
        <w:lastRenderedPageBreak/>
        <w:footnoteReference w:id="164"/>
      </w:r>
      <w:r w:rsidRPr="00E307BA">
        <w:rPr>
          <w:rFonts w:ascii="Times New Roman" w:eastAsiaTheme="majorEastAsia" w:hAnsi="Times New Roman" w:cs="Times New Roman"/>
        </w:rPr>
        <w:t>百事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5"/>
      </w:r>
      <w:r w:rsidRPr="00E307BA">
        <w:rPr>
          <w:rFonts w:ascii="Times New Roman" w:eastAsiaTheme="majorEastAsia" w:hAnsi="Times New Roman" w:cs="Times New Roman"/>
        </w:rPr>
        <w:t>，皆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6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D84267" wp14:editId="4978625A">
            <wp:extent cx="143650" cy="149175"/>
            <wp:effectExtent l="0" t="0" r="8890" b="3810"/>
            <wp:docPr id="12947378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788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5965" cy="1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（青</w:t>
      </w:r>
      <w:r w:rsidRPr="00E307B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E307BA">
        <w:rPr>
          <w:rFonts w:ascii="Times New Roman" w:eastAsiaTheme="majorEastAsia" w:hAnsi="Times New Roman" w:cs="Times New Roman"/>
        </w:rPr>
        <w:t>請）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7"/>
      </w:r>
      <w:r w:rsidRPr="00E307BA">
        <w:rPr>
          <w:rFonts w:ascii="Times New Roman" w:eastAsiaTheme="majorEastAsia" w:hAnsi="Times New Roman" w:cs="Times New Roman"/>
        </w:rPr>
        <w:t>行之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8"/>
      </w:r>
      <w:r w:rsidRPr="00E307BA">
        <w:rPr>
          <w:rFonts w:ascii="Times New Roman" w:eastAsiaTheme="majorEastAsia" w:hAnsi="Times New Roman" w:cs="Times New Roman"/>
        </w:rPr>
        <w:t>。【</w:t>
      </w:r>
      <w:r w:rsidRPr="00E307BA">
        <w:rPr>
          <w:rFonts w:ascii="Times New Roman" w:eastAsiaTheme="majorEastAsia" w:hAnsi="Times New Roman" w:cs="Times New Roman"/>
        </w:rPr>
        <w:t>17</w:t>
      </w:r>
      <w:r w:rsidRPr="00E307BA">
        <w:rPr>
          <w:rFonts w:ascii="Times New Roman" w:eastAsiaTheme="majorEastAsia" w:hAnsi="Times New Roman" w:cs="Times New Roman"/>
        </w:rPr>
        <w:t>】</w:t>
      </w:r>
    </w:p>
    <w:p w14:paraId="713CBD42" w14:textId="52C6715D" w:rsidR="005F080F" w:rsidRPr="003533B2" w:rsidRDefault="003533B2" w:rsidP="00A94CFF">
      <w:pPr>
        <w:rPr>
          <w:rFonts w:ascii="Times New Roman" w:eastAsia="DengXian" w:hAnsi="Times New Roman" w:cs="Times New Roman"/>
        </w:rPr>
      </w:pPr>
      <w:r w:rsidRPr="00E307BA">
        <w:rPr>
          <w:rFonts w:ascii="Times New Roman" w:eastAsiaTheme="majorEastAsia" w:hAnsi="Times New Roman" w:cs="Times New Roman"/>
        </w:rPr>
        <w:t>烕（滅）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9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A61F721" wp14:editId="0B527E10">
            <wp:extent cx="117450" cy="139200"/>
            <wp:effectExtent l="0" t="0" r="0" b="0"/>
            <wp:docPr id="14244119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195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0189" cy="1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（速）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0"/>
      </w:r>
      <w:r w:rsidRPr="00E307BA">
        <w:rPr>
          <w:rFonts w:ascii="Times New Roman" w:eastAsiaTheme="majorEastAsia" w:hAnsi="Times New Roman" w:cs="Times New Roman"/>
        </w:rPr>
        <w:t>母（毋）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BAF3D1" wp14:editId="7D28881E">
            <wp:extent cx="136513" cy="146625"/>
            <wp:effectExtent l="0" t="0" r="0" b="6350"/>
            <wp:docPr id="4412945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45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1143" cy="1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（亙</w:t>
      </w:r>
      <w:r w:rsidRPr="00E307B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E307BA">
        <w:rPr>
          <w:rFonts w:ascii="Times New Roman" w:eastAsiaTheme="majorEastAsia" w:hAnsi="Times New Roman" w:cs="Times New Roman"/>
        </w:rPr>
        <w:t>恆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亟）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1"/>
      </w:r>
      <w:r w:rsidRPr="00E307BA">
        <w:rPr>
          <w:rFonts w:ascii="Times New Roman" w:eastAsiaTheme="majorEastAsia" w:hAnsi="Times New Roman" w:cs="Times New Roman"/>
        </w:rPr>
        <w:t>，才（災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在）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2"/>
      </w:r>
      <w:r w:rsidRPr="00E307BA">
        <w:rPr>
          <w:rFonts w:ascii="Times New Roman" w:eastAsiaTheme="majorEastAsia" w:hAnsi="Times New Roman" w:cs="Times New Roman"/>
          <w:noProof/>
        </w:rPr>
        <w:t xml:space="preserve"> </w:t>
      </w:r>
      <w:r w:rsidRPr="00E307BA">
        <w:rPr>
          <w:rFonts w:ascii="Times New Roman" w:eastAsia="新細明體-ExtB" w:hAnsi="Times New Roman" w:cs="Times New Roman"/>
        </w:rPr>
        <w:t>𨒥</w:t>
      </w:r>
      <w:r w:rsidRPr="00E307BA">
        <w:rPr>
          <w:rFonts w:ascii="Times New Roman" w:eastAsiaTheme="majorEastAsia" w:hAnsi="Times New Roman" w:cs="Times New Roman"/>
        </w:rPr>
        <w:t>=</w:t>
      </w:r>
      <w:r w:rsidRPr="00E307BA">
        <w:rPr>
          <w:rFonts w:ascii="Times New Roman" w:eastAsiaTheme="majorEastAsia" w:hAnsi="Times New Roman" w:cs="Times New Roman"/>
        </w:rPr>
        <w:t>（厚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lastRenderedPageBreak/>
        <w:t>後。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3"/>
      </w:r>
      <w:r w:rsidRPr="00E307BA">
        <w:rPr>
          <w:rFonts w:ascii="Times New Roman" w:eastAsiaTheme="majorEastAsia" w:hAnsi="Times New Roman" w:cs="Times New Roman"/>
        </w:rPr>
        <w:t>後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4"/>
      </w:r>
      <w:proofErr w:type="gramStart"/>
      <w:r w:rsidRPr="00E307BA">
        <w:rPr>
          <w:rFonts w:ascii="Times New Roman" w:eastAsiaTheme="majorEastAsia" w:hAnsi="Times New Roman" w:cs="Times New Roman"/>
        </w:rPr>
        <w:t>）</w:t>
      </w:r>
      <w:proofErr w:type="gramEnd"/>
      <w:r w:rsidRPr="00E307BA">
        <w:rPr>
          <w:rFonts w:ascii="Times New Roman" w:eastAsiaTheme="majorEastAsia" w:hAnsi="Times New Roman" w:cs="Times New Roman"/>
        </w:rPr>
        <w:t>殜（世）比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5"/>
      </w:r>
      <w:r w:rsidRPr="00E307BA">
        <w:rPr>
          <w:rFonts w:ascii="Times New Roman" w:eastAsiaTheme="majorEastAsia" w:hAnsi="Times New Roman" w:cs="Times New Roman"/>
          <w:noProof/>
        </w:rPr>
        <w:t xml:space="preserve"> 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6FAD605" wp14:editId="2FF13FAE">
            <wp:extent cx="139711" cy="148725"/>
            <wp:effectExtent l="0" t="0" r="0" b="3810"/>
            <wp:docPr id="1964929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911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5678" cy="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（亂）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6"/>
      </w:r>
      <w:r w:rsidRPr="00E307BA">
        <w:rPr>
          <w:rFonts w:ascii="Times New Roman" w:eastAsiaTheme="majorEastAsia" w:hAnsi="Times New Roman" w:cs="Times New Roman"/>
        </w:rPr>
        <w:t>，邦相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7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24C316" wp14:editId="7E5D0AC4">
            <wp:extent cx="118547" cy="132225"/>
            <wp:effectExtent l="0" t="0" r="0" b="1270"/>
            <wp:docPr id="348808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85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4300" cy="13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（愧</w:t>
      </w:r>
      <w:r w:rsidRPr="00E307B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E307BA">
        <w:rPr>
          <w:rFonts w:ascii="Times New Roman" w:eastAsiaTheme="majorEastAsia" w:hAnsi="Times New Roman" w:cs="Times New Roman"/>
        </w:rPr>
        <w:t>壞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虧）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8"/>
      </w:r>
      <w:r w:rsidRPr="00E307BA">
        <w:rPr>
          <w:rFonts w:ascii="Times New Roman" w:eastAsiaTheme="majorEastAsia" w:hAnsi="Times New Roman" w:cs="Times New Roman"/>
        </w:rPr>
        <w:t>毀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9"/>
      </w:r>
      <w:r w:rsidRPr="00E307BA">
        <w:rPr>
          <w:rFonts w:ascii="Times New Roman" w:eastAsiaTheme="majorEastAsia" w:hAnsi="Times New Roman" w:cs="Times New Roman"/>
        </w:rPr>
        <w:t>，眾必亞（惡）善，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72F0FF" wp14:editId="1E9440C7">
            <wp:extent cx="151200" cy="136568"/>
            <wp:effectExtent l="0" t="0" r="1270" b="0"/>
            <wp:docPr id="530216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74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6370" cy="1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（賢）人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80"/>
      </w:r>
      <w:r w:rsidRPr="00E307BA">
        <w:rPr>
          <w:rFonts w:ascii="Times New Roman" w:eastAsiaTheme="majorEastAsia" w:hAnsi="Times New Roman" w:cs="Times New Roman"/>
        </w:rPr>
        <w:t>【</w:t>
      </w:r>
      <w:r w:rsidRPr="00E307BA">
        <w:rPr>
          <w:rFonts w:ascii="Times New Roman" w:eastAsiaTheme="majorEastAsia" w:hAnsi="Times New Roman" w:cs="Times New Roman"/>
        </w:rPr>
        <w:t>22</w:t>
      </w:r>
      <w:r w:rsidRPr="00E307BA">
        <w:rPr>
          <w:rFonts w:ascii="Times New Roman" w:eastAsiaTheme="majorEastAsia" w:hAnsi="Times New Roman" w:cs="Times New Roman"/>
        </w:rPr>
        <w:t>下】</w:t>
      </w:r>
    </w:p>
    <w:p w14:paraId="1A8FF9CE" w14:textId="77777777" w:rsidR="005F080F" w:rsidRPr="003533B2" w:rsidRDefault="005F080F" w:rsidP="00A94CFF">
      <w:pPr>
        <w:rPr>
          <w:rFonts w:asciiTheme="majorEastAsia" w:eastAsiaTheme="majorEastAsia" w:hAnsiTheme="majorEastAsia"/>
        </w:rPr>
      </w:pPr>
    </w:p>
    <w:sectPr w:rsidR="005F080F" w:rsidRPr="003533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6709" w14:textId="77777777" w:rsidR="0085021B" w:rsidRDefault="0085021B" w:rsidP="005F080F">
      <w:pPr>
        <w:spacing w:after="0" w:line="240" w:lineRule="auto"/>
      </w:pPr>
      <w:r>
        <w:separator/>
      </w:r>
    </w:p>
  </w:endnote>
  <w:endnote w:type="continuationSeparator" w:id="0">
    <w:p w14:paraId="44227A66" w14:textId="77777777" w:rsidR="0085021B" w:rsidRDefault="0085021B" w:rsidP="005F0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8A68" w14:textId="77777777" w:rsidR="0085021B" w:rsidRDefault="0085021B" w:rsidP="005F080F">
      <w:pPr>
        <w:spacing w:after="0" w:line="240" w:lineRule="auto"/>
      </w:pPr>
      <w:r>
        <w:separator/>
      </w:r>
    </w:p>
  </w:footnote>
  <w:footnote w:type="continuationSeparator" w:id="0">
    <w:p w14:paraId="5867DC61" w14:textId="77777777" w:rsidR="0085021B" w:rsidRDefault="0085021B" w:rsidP="005F080F">
      <w:pPr>
        <w:spacing w:after="0" w:line="240" w:lineRule="auto"/>
      </w:pPr>
      <w:r>
        <w:continuationSeparator/>
      </w:r>
    </w:p>
  </w:footnote>
  <w:footnote w:id="1">
    <w:p w14:paraId="6F78E61D" w14:textId="42507A2C" w:rsidR="005F080F" w:rsidRPr="003533B2" w:rsidRDefault="005F080F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35D6E" w:rsidRPr="003533B2">
        <w:rPr>
          <w:rFonts w:asciiTheme="majorEastAsia" w:eastAsiaTheme="majorEastAsia" w:hAnsiTheme="majorEastAsia" w:hint="eastAsia"/>
        </w:rPr>
        <w:t xml:space="preserve">整理者：「庚」通「康」。「季庚子」，即「季康子」。/ </w:t>
      </w:r>
    </w:p>
  </w:footnote>
  <w:footnote w:id="2">
    <w:p w14:paraId="522CA7D6" w14:textId="268D829B" w:rsidR="00535D6E" w:rsidRPr="003533B2" w:rsidRDefault="00535D6E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1B367A" w:rsidRPr="003533B2">
        <w:rPr>
          <w:rFonts w:asciiTheme="majorEastAsia" w:eastAsiaTheme="majorEastAsia" w:hAnsiTheme="majorEastAsia" w:hint="eastAsia"/>
        </w:rPr>
        <w:t>整理者：「肥」，</w:t>
      </w:r>
      <w:r w:rsidR="00285667" w:rsidRPr="003533B2">
        <w:rPr>
          <w:rFonts w:asciiTheme="majorEastAsia" w:eastAsiaTheme="majorEastAsia" w:hAnsiTheme="majorEastAsia" w:hint="eastAsia"/>
        </w:rPr>
        <w:t>季康子自稱</w:t>
      </w:r>
      <w:r w:rsidR="001B367A" w:rsidRPr="003533B2">
        <w:rPr>
          <w:rFonts w:asciiTheme="majorEastAsia" w:eastAsiaTheme="majorEastAsia" w:hAnsiTheme="majorEastAsia" w:hint="eastAsia"/>
        </w:rPr>
        <w:t>，後加逗號</w:t>
      </w:r>
      <w:r w:rsidR="00285667" w:rsidRPr="003533B2">
        <w:rPr>
          <w:rFonts w:asciiTheme="majorEastAsia" w:eastAsiaTheme="majorEastAsia" w:hAnsiTheme="majorEastAsia" w:hint="eastAsia"/>
        </w:rPr>
        <w:t>。</w:t>
      </w:r>
      <w:r w:rsidR="001B367A" w:rsidRPr="003533B2">
        <w:rPr>
          <w:rFonts w:asciiTheme="majorEastAsia" w:eastAsiaTheme="majorEastAsia" w:hAnsiTheme="majorEastAsia" w:hint="eastAsia"/>
        </w:rPr>
        <w:t>/ 季旭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 xml:space="preserve">、侯乃峰：「肥」屬下讀。 </w:t>
      </w:r>
    </w:p>
  </w:footnote>
  <w:footnote w:id="3">
    <w:p w14:paraId="7D1CE3E1" w14:textId="059AAF24" w:rsidR="00535D6E" w:rsidRPr="003533B2" w:rsidRDefault="00535D6E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285667" w:rsidRPr="003533B2">
        <w:rPr>
          <w:rFonts w:asciiTheme="majorEastAsia" w:eastAsiaTheme="majorEastAsia" w:hAnsiTheme="majorEastAsia" w:hint="eastAsia"/>
        </w:rPr>
        <w:t>整理者：讀「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又司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」為「有司」，通常指官吏。古代設官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分職，事各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有專司，而以為簡文或另有含意。或讀爲「有事」，「事」指祭事、戰事、政事、民事等大事。「有事」之後即戰事之後。/ 季旭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：與《上博三</w:t>
      </w:r>
      <w:r w:rsidR="00285667" w:rsidRPr="003533B2">
        <w:rPr>
          <w:rFonts w:asciiTheme="majorEastAsia" w:eastAsiaTheme="majorEastAsia" w:hAnsiTheme="majorEastAsia" w:cs="新細明體" w:hint="eastAsia"/>
        </w:rPr>
        <w:t>‧</w:t>
      </w:r>
      <w:r w:rsidR="00285667" w:rsidRPr="003533B2">
        <w:rPr>
          <w:rFonts w:asciiTheme="majorEastAsia" w:eastAsiaTheme="majorEastAsia" w:hAnsiTheme="majorEastAsia" w:cs="DengXian" w:hint="eastAsia"/>
        </w:rPr>
        <w:t>仲弓》中的「從</w:t>
      </w:r>
      <w:proofErr w:type="gramStart"/>
      <w:r w:rsidR="00285667" w:rsidRPr="003533B2">
        <w:rPr>
          <w:rFonts w:asciiTheme="majorEastAsia" w:eastAsiaTheme="majorEastAsia" w:hAnsiTheme="majorEastAsia" w:cs="DengXian" w:hint="eastAsia"/>
        </w:rPr>
        <w:t>於宰夫</w:t>
      </w:r>
      <w:proofErr w:type="gramEnd"/>
      <w:r w:rsidR="00285667" w:rsidRPr="003533B2">
        <w:rPr>
          <w:rFonts w:asciiTheme="majorEastAsia" w:eastAsiaTheme="majorEastAsia" w:hAnsiTheme="majorEastAsia" w:cs="DengXian" w:hint="eastAsia"/>
        </w:rPr>
        <w:t>之後（任職宰夫）」</w:t>
      </w:r>
      <w:proofErr w:type="gramStart"/>
      <w:r w:rsidR="00285667" w:rsidRPr="003533B2">
        <w:rPr>
          <w:rFonts w:asciiTheme="majorEastAsia" w:eastAsiaTheme="majorEastAsia" w:hAnsiTheme="majorEastAsia" w:cs="DengXian" w:hint="eastAsia"/>
        </w:rPr>
        <w:t>同例</w:t>
      </w:r>
      <w:proofErr w:type="gramEnd"/>
      <w:r w:rsidR="00285667" w:rsidRPr="003533B2">
        <w:rPr>
          <w:rFonts w:asciiTheme="majorEastAsia" w:eastAsiaTheme="majorEastAsia" w:hAnsiTheme="majorEastAsia" w:cs="DengXian" w:hint="eastAsia"/>
        </w:rPr>
        <w:t>，</w:t>
      </w:r>
      <w:r w:rsidR="00285667" w:rsidRPr="003533B2">
        <w:rPr>
          <w:rFonts w:asciiTheme="majorEastAsia" w:eastAsiaTheme="majorEastAsia" w:hAnsiTheme="majorEastAsia" w:hint="eastAsia"/>
        </w:rPr>
        <w:t>「從有司之後」是指西元前四九二年繼季桓子職位的意思，「從有司之後」即「任職有司」。/ 陳偉：讀「有司」，「從有司之後」是當時一種特殊說法，即「從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於宰夫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之後」的人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高於宰夫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，「從有司之後」的人高於有司。/ 李學勤、侯乃峰：「從有司之後」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是指季庚子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受命為有司，是季庚子謙辭。/ 林素清：讀為「從有司之後」，指出「從於某某之後」當為一種</w:t>
      </w:r>
      <w:r w:rsidR="001B367A" w:rsidRPr="003533B2">
        <w:rPr>
          <w:rFonts w:asciiTheme="majorEastAsia" w:eastAsiaTheme="majorEastAsia" w:hAnsiTheme="majorEastAsia" w:hint="eastAsia"/>
        </w:rPr>
        <w:t>貴族</w:t>
      </w:r>
      <w:r w:rsidR="00285667" w:rsidRPr="003533B2">
        <w:rPr>
          <w:rFonts w:asciiTheme="majorEastAsia" w:eastAsiaTheme="majorEastAsia" w:hAnsiTheme="majorEastAsia" w:hint="eastAsia"/>
        </w:rPr>
        <w:t>表明自己身份的含蓄用法，或屬於文雅語言，常見於正式場合</w:t>
      </w:r>
      <w:r w:rsidR="001B367A" w:rsidRPr="003533B2">
        <w:rPr>
          <w:rFonts w:asciiTheme="majorEastAsia" w:eastAsiaTheme="majorEastAsia" w:hAnsiTheme="majorEastAsia" w:hint="eastAsia"/>
        </w:rPr>
        <w:t>，或為下對上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的敬語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。「從有司之後」為「</w:t>
      </w:r>
      <w:proofErr w:type="gramStart"/>
      <w:r w:rsidR="00285667" w:rsidRPr="003533B2">
        <w:rPr>
          <w:rFonts w:asciiTheme="majorEastAsia" w:eastAsiaTheme="majorEastAsia" w:hAnsiTheme="majorEastAsia" w:hint="eastAsia"/>
        </w:rPr>
        <w:t>忝</w:t>
      </w:r>
      <w:proofErr w:type="gramEnd"/>
      <w:r w:rsidR="00285667" w:rsidRPr="003533B2">
        <w:rPr>
          <w:rFonts w:asciiTheme="majorEastAsia" w:eastAsiaTheme="majorEastAsia" w:hAnsiTheme="majorEastAsia" w:hint="eastAsia"/>
        </w:rPr>
        <w:t>為有司之職」，是謙虛用詞。/ 劉樂賢：從李學勤讀</w:t>
      </w:r>
      <w:r w:rsidR="001B367A" w:rsidRPr="003533B2">
        <w:rPr>
          <w:rFonts w:asciiTheme="majorEastAsia" w:eastAsiaTheme="majorEastAsia" w:hAnsiTheme="majorEastAsia" w:hint="eastAsia"/>
        </w:rPr>
        <w:t>「</w:t>
      </w:r>
      <w:r w:rsidR="00285667" w:rsidRPr="003533B2">
        <w:rPr>
          <w:rFonts w:asciiTheme="majorEastAsia" w:eastAsiaTheme="majorEastAsia" w:hAnsiTheme="majorEastAsia" w:hint="eastAsia"/>
        </w:rPr>
        <w:t>有司</w:t>
      </w:r>
      <w:r w:rsidR="001B367A" w:rsidRPr="003533B2">
        <w:rPr>
          <w:rFonts w:asciiTheme="majorEastAsia" w:eastAsiaTheme="majorEastAsia" w:hAnsiTheme="majorEastAsia" w:hint="eastAsia"/>
        </w:rPr>
        <w:t>」</w:t>
      </w:r>
      <w:r w:rsidR="00285667" w:rsidRPr="003533B2">
        <w:rPr>
          <w:rFonts w:asciiTheme="majorEastAsia" w:eastAsiaTheme="majorEastAsia" w:hAnsiTheme="majorEastAsia" w:hint="eastAsia"/>
        </w:rPr>
        <w:t>，並以為「有司」本是一個泛稱，季康子雖然貴為執政大夫，但以「有司」自稱並無不可。/ 許慜慧：傳世文獻中「有事」猶「有司」，「有司」即有專職的官吏。</w:t>
      </w:r>
      <w:r w:rsidR="001B367A" w:rsidRPr="003533B2">
        <w:rPr>
          <w:rFonts w:asciiTheme="majorEastAsia" w:eastAsiaTheme="majorEastAsia" w:hAnsiTheme="majorEastAsia" w:hint="eastAsia"/>
        </w:rPr>
        <w:t>/ 陳偉：「有司」習見於傳世古書和竹書，季康子地位高於有司，「從有司之後」及上博三《仲弓》簡4「使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雍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也從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於宰夫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之後」不好理解。這種表述的確切解釋尚待探討。/ 白海燕：「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肥從有司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之後」意為「在有司行列之後隨行的意思」，是季康子謙虛的說法。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古代表居官的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其他謙辭，有如「備位」「備具」「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備數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」「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忝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列」「補…</w:t>
      </w:r>
      <w:proofErr w:type="gramStart"/>
      <w:r w:rsidR="001B367A" w:rsidRPr="003533B2">
        <w:rPr>
          <w:rFonts w:asciiTheme="majorEastAsia" w:eastAsiaTheme="majorEastAsia" w:hAnsiTheme="majorEastAsia"/>
        </w:rPr>
        <w:t>…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之數」等。/ 俞紹宏、張青松：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謙語說或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可備一說。林素清「從於某某之後」事例分別來源於《論語·先進》與《論語·憲問》，事發時間一為顏淵死後，一為陳成子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弒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簡公之後，這兩件事情均發生於公元前481年，兩處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文例均為「以吾從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大夫之後」。孔子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在魯定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公十年（前500年）被任命為大司寇，到了十四年（前496年）「由大司寇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行攝相事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」，其地位高於一般的大夫，因此「從大夫之後」地位應當是高於一般的大夫。因此「從於有司之後」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陳偉說也有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可能是正確的，言下之意即各有司在前面處理各自所管轄事項，自己在後面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負總責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。季庚子掌</w:t>
      </w:r>
      <w:proofErr w:type="gramStart"/>
      <w:r w:rsidR="001B367A" w:rsidRPr="003533B2">
        <w:rPr>
          <w:rFonts w:asciiTheme="majorEastAsia" w:eastAsiaTheme="majorEastAsia" w:hAnsiTheme="majorEastAsia" w:hint="eastAsia"/>
        </w:rPr>
        <w:t>秉</w:t>
      </w:r>
      <w:proofErr w:type="gramEnd"/>
      <w:r w:rsidR="001B367A" w:rsidRPr="003533B2">
        <w:rPr>
          <w:rFonts w:asciiTheme="majorEastAsia" w:eastAsiaTheme="majorEastAsia" w:hAnsiTheme="majorEastAsia" w:hint="eastAsia"/>
        </w:rPr>
        <w:t>魯國國政，成為朝廷眾有司事實上的總負責人，故有此言。</w:t>
      </w:r>
    </w:p>
  </w:footnote>
  <w:footnote w:id="4">
    <w:p w14:paraId="2022E68E" w14:textId="3CA46A77" w:rsidR="001B367A" w:rsidRPr="003533B2" w:rsidRDefault="001B367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r w:rsidR="00BB11F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9BEDA2" wp14:editId="7B5BFB9D">
            <wp:extent cx="86400" cy="89600"/>
            <wp:effectExtent l="0" t="0" r="8890" b="5715"/>
            <wp:docPr id="1643282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F2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讀「抑」，表轉折。</w:t>
      </w:r>
      <w:r w:rsidR="00BB11F2" w:rsidRPr="003533B2">
        <w:rPr>
          <w:rFonts w:asciiTheme="majorEastAsia" w:eastAsiaTheme="majorEastAsia" w:hAnsiTheme="majorEastAsia" w:hint="eastAsia"/>
        </w:rPr>
        <w:t>/ 李天虹：可能從「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彗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」（匣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紐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質部）聲，與「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」（影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紐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質部）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音極近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，可相通。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郭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店《成之聞之》簡18「貴而</w:t>
      </w:r>
      <w:r w:rsidR="00BB11F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E5B452" wp14:editId="2D4385C2">
            <wp:extent cx="86400" cy="89600"/>
            <wp:effectExtent l="0" t="0" r="8890" b="5715"/>
            <wp:docPr id="1490875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F2" w:rsidRPr="003533B2">
        <w:rPr>
          <w:rFonts w:asciiTheme="majorEastAsia" w:eastAsiaTheme="majorEastAsia" w:hAnsiTheme="majorEastAsia" w:hint="eastAsia"/>
        </w:rPr>
        <w:t>讓」裘錫圭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指出似讀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「貴而能讓」。《六德》「能與之齊」，《禮記·郊特牲》作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與之齊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。也許古音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本可通，或者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16407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62341E" wp14:editId="427625BC">
            <wp:extent cx="86400" cy="89600"/>
            <wp:effectExtent l="0" t="0" r="8890" b="5715"/>
            <wp:docPr id="1748250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有兩個讀音，其一從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164072" w:rsidRPr="003533B2">
        <w:rPr>
          <w:rFonts w:asciiTheme="majorEastAsia" w:eastAsiaTheme="majorEastAsia" w:hAnsiTheme="majorEastAsia" w:hint="eastAsia"/>
        </w:rPr>
        <w:t>彗</w:t>
      </w:r>
      <w:proofErr w:type="gramEnd"/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，可讀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164072" w:rsidRPr="003533B2">
        <w:rPr>
          <w:rFonts w:asciiTheme="majorEastAsia" w:eastAsiaTheme="majorEastAsia" w:hAnsiTheme="majorEastAsia" w:hint="eastAsia"/>
        </w:rPr>
        <w:t>」，</w:t>
      </w:r>
      <w:r w:rsidR="00BB11F2" w:rsidRPr="003533B2">
        <w:rPr>
          <w:rFonts w:asciiTheme="majorEastAsia" w:eastAsiaTheme="majorEastAsia" w:hAnsiTheme="majorEastAsia" w:hint="eastAsia"/>
        </w:rPr>
        <w:t>《六德》書手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抄脫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彗</w:t>
      </w:r>
      <w:proofErr w:type="gramEnd"/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旁</w:t>
      </w:r>
      <w:r w:rsidR="00164072" w:rsidRPr="003533B2">
        <w:rPr>
          <w:rFonts w:asciiTheme="majorEastAsia" w:eastAsiaTheme="majorEastAsia" w:hAnsiTheme="majorEastAsia" w:hint="eastAsia"/>
        </w:rPr>
        <w:t>；</w:t>
      </w:r>
      <w:r w:rsidR="00BB11F2" w:rsidRPr="003533B2">
        <w:rPr>
          <w:rFonts w:asciiTheme="majorEastAsia" w:eastAsiaTheme="majorEastAsia" w:hAnsiTheme="majorEastAsia" w:hint="eastAsia"/>
        </w:rPr>
        <w:t>其二以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為聲。此問題有待進一步研究。</w:t>
      </w:r>
      <w:r w:rsidR="00164072" w:rsidRPr="003533B2">
        <w:rPr>
          <w:rFonts w:asciiTheme="majorEastAsia" w:eastAsiaTheme="majorEastAsia" w:hAnsiTheme="majorEastAsia" w:hint="eastAsia"/>
        </w:rPr>
        <w:t>/ 顔</w:t>
      </w:r>
      <w:r w:rsidR="00BB11F2" w:rsidRPr="003533B2">
        <w:rPr>
          <w:rFonts w:asciiTheme="majorEastAsia" w:eastAsiaTheme="majorEastAsia" w:hAnsiTheme="majorEastAsia" w:hint="eastAsia"/>
        </w:rPr>
        <w:t>世</w:t>
      </w:r>
      <w:r w:rsidR="00164072" w:rsidRPr="003533B2">
        <w:rPr>
          <w:rFonts w:asciiTheme="majorEastAsia" w:eastAsiaTheme="majorEastAsia" w:hAnsiTheme="majorEastAsia" w:hint="eastAsia"/>
        </w:rPr>
        <w:t>鉉：「</w:t>
      </w:r>
      <w:r w:rsidR="0016407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E4182A" wp14:editId="578001E3">
            <wp:extent cx="86400" cy="89600"/>
            <wp:effectExtent l="0" t="0" r="8890" b="5715"/>
            <wp:docPr id="335427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從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（魚部）、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（之部）雙聲，可讀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、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代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（職部）、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16407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（質部）</w:t>
      </w:r>
      <w:r w:rsidR="00164072" w:rsidRPr="003533B2">
        <w:rPr>
          <w:rFonts w:asciiTheme="majorEastAsia" w:eastAsiaTheme="majorEastAsia" w:hAnsiTheme="majorEastAsia" w:hint="eastAsia"/>
        </w:rPr>
        <w:t xml:space="preserve">。/ </w:t>
      </w:r>
      <w:r w:rsidR="00BB11F2" w:rsidRPr="003533B2">
        <w:rPr>
          <w:rFonts w:asciiTheme="majorEastAsia" w:eastAsiaTheme="majorEastAsia" w:hAnsiTheme="majorEastAsia" w:hint="eastAsia"/>
        </w:rPr>
        <w:t>張世超</w:t>
      </w:r>
      <w:r w:rsidR="00164072" w:rsidRPr="003533B2">
        <w:rPr>
          <w:rFonts w:asciiTheme="majorEastAsia" w:eastAsiaTheme="majorEastAsia" w:hAnsiTheme="majorEastAsia" w:hint="eastAsia"/>
        </w:rPr>
        <w:t>：「</w:t>
      </w:r>
      <w:r w:rsidR="0016407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ADE9A1" wp14:editId="6AE89968">
            <wp:extent cx="86400" cy="89600"/>
            <wp:effectExtent l="0" t="0" r="8890" b="5715"/>
            <wp:docPr id="66091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為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逸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字古文</w:t>
      </w:r>
      <w:r w:rsidR="00164072" w:rsidRPr="003533B2">
        <w:rPr>
          <w:rFonts w:asciiTheme="majorEastAsia" w:eastAsiaTheme="majorEastAsia" w:hAnsiTheme="majorEastAsia" w:hint="eastAsia"/>
        </w:rPr>
        <w:t>異</w:t>
      </w:r>
      <w:r w:rsidR="00BB11F2" w:rsidRPr="003533B2">
        <w:rPr>
          <w:rFonts w:asciiTheme="majorEastAsia" w:eastAsiaTheme="majorEastAsia" w:hAnsiTheme="majorEastAsia" w:hint="eastAsia"/>
        </w:rPr>
        <w:t>體，像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動物奔跑之狀，楚文字中借讀為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16407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164072" w:rsidRPr="003533B2">
        <w:rPr>
          <w:rFonts w:asciiTheme="majorEastAsia" w:eastAsiaTheme="majorEastAsia" w:hAnsiTheme="majorEastAsia" w:hint="eastAsia"/>
        </w:rPr>
        <w:t xml:space="preserve">」。/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、許慜慧：意思相當於「但」，也可</w:t>
      </w:r>
      <w:r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」，意</w:t>
      </w:r>
      <w:r w:rsidR="00BB11F2" w:rsidRPr="003533B2">
        <w:rPr>
          <w:rFonts w:asciiTheme="majorEastAsia" w:eastAsiaTheme="majorEastAsia" w:hAnsiTheme="majorEastAsia" w:hint="eastAsia"/>
        </w:rPr>
        <w:t>思是「全」，「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不知民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務之焉在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」的意思是完全不知道民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務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何在。語氣更為謙虛。/ 王貴元：表高程度，是「極」、「甚」的意思，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可釋為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全心、專心。/ 宋華強：讀「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烝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禱」，認為是一種祭祀，而以為新蔡簡和包山簡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烝禱的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對象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都是墓主人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的先人，與文獻及出土材料中的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登祭或烝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祭相合。/ 林素清：讀「壹」，「壹不知民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務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之安在？」也是向人請教時所用的客氣語，而「不知」極強調自己愚昧、無知，是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自謙詞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，特別常用於下對上問答。/ 姚維銳、侯乃峰：「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」是語助詞，有加強語氣的作用。/林清源：讀「抑」或「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」，皆合乎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通假音理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，惟就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戰國楚人用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字習慣考慮，</w:t>
      </w:r>
      <w:proofErr w:type="gramStart"/>
      <w:r w:rsidR="00BB11F2" w:rsidRPr="003533B2">
        <w:rPr>
          <w:rFonts w:asciiTheme="majorEastAsia" w:eastAsiaTheme="majorEastAsia" w:hAnsiTheme="majorEastAsia" w:hint="eastAsia"/>
        </w:rPr>
        <w:t>後說較佳</w:t>
      </w:r>
      <w:proofErr w:type="gramEnd"/>
      <w:r w:rsidR="00BB11F2" w:rsidRPr="003533B2">
        <w:rPr>
          <w:rFonts w:asciiTheme="majorEastAsia" w:eastAsiaTheme="majorEastAsia" w:hAnsiTheme="majorEastAsia" w:hint="eastAsia"/>
        </w:rPr>
        <w:t>。</w:t>
      </w:r>
      <w:r w:rsidR="00E96BA7" w:rsidRPr="003533B2">
        <w:rPr>
          <w:rFonts w:asciiTheme="majorEastAsia" w:eastAsiaTheme="majorEastAsia" w:hAnsiTheme="majorEastAsia" w:hint="eastAsia"/>
        </w:rPr>
        <w:t>/ 劉雲：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釋為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「鷧」字。/ 王寧：「燕」古或稱「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952097" wp14:editId="160FEDAA">
            <wp:extent cx="79200" cy="118800"/>
            <wp:effectExtent l="0" t="0" r="0" b="0"/>
            <wp:docPr id="1318066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642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1328" cy="1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」，先秦文字中沒有「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C1D5E0F" wp14:editId="0DAE5459">
            <wp:extent cx="79200" cy="118800"/>
            <wp:effectExtent l="0" t="0" r="0" b="0"/>
            <wp:docPr id="1336122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642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1328" cy="1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」這麼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個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獨立的字形，《說文》小篆的所謂「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3E68736" wp14:editId="6DDE1B40">
            <wp:extent cx="79200" cy="118800"/>
            <wp:effectExtent l="0" t="0" r="0" b="0"/>
            <wp:docPr id="1760837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642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1328" cy="1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」（烏拔反，影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紐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月部）當是由先秦文字的「乙」（影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紐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質部）分化出來的，「乙」本也不是燕的象形，「乙」「燕」音近，「燕」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可音轉為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「乙」，「乙」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也可音轉為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「燕」。《本草綱目·食部二·伏翼（即蝙蝠）》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記載的「夜燕」，在北方民間方言中，京津一帶稱為「燕模糊兒」，魯西南和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豫東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一帶稱為「燕模糊子」。稱蝙蝠為「夜燕」「燕模糊」之「燕」，先秦很可能也本當音「乙」。此甲骨文字形後來演變成了楚文字中的「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CC8512B" wp14:editId="2BDEE69E">
            <wp:extent cx="86400" cy="89600"/>
            <wp:effectExtent l="0" t="0" r="8890" b="5715"/>
            <wp:docPr id="503842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」，自然也應該讀「乙」，下面所從的「能」是蝙蝠身體的演變，與「能」只是形同，並非是一個字。它本是象形字。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楚簡文字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中另一個用為「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4208F4" wp14:editId="7D5E2C0A">
            <wp:extent cx="139221" cy="122515"/>
            <wp:effectExtent l="0" t="0" r="0" b="0"/>
            <wp:docPr id="7797413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1397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3783" cy="1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」字，是「鼠」旁加「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」，即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從鼠一聲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，它是蝙蝠義的「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0CC6CB4" wp14:editId="5D72EC9C">
            <wp:extent cx="86400" cy="89600"/>
            <wp:effectExtent l="0" t="0" r="8890" b="5715"/>
            <wp:docPr id="2062238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」字的後起異體形聲字。古人認為蝙蝠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是鼠類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的一種，所以造的異體形聲字就是從「鼠」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為義符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，從「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為聲符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，「乙」「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」古音都是影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紐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質部，讀音相同，這也就是「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CEC17DB" wp14:editId="285BF7B7">
            <wp:extent cx="86400" cy="89600"/>
            <wp:effectExtent l="0" t="0" r="8890" b="5715"/>
            <wp:docPr id="1798202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3AE212" wp14:editId="4CFFCE64">
            <wp:extent cx="139221" cy="122515"/>
            <wp:effectExtent l="0" t="0" r="0" b="0"/>
            <wp:docPr id="1978190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1397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3783" cy="1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」二字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在楚簡文字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中都被用為「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」的根本原因，皆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是音同假借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而然。這兩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個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字形到了秦漢以後被廢棄了，蝙蝠名「乙」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之說又不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 xml:space="preserve">見於先秦兩漢典籍，導致我們無法正確認識這個字。/ 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禤健聰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：裘錫圭以為「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C9DA3EE" wp14:editId="16A68D86">
            <wp:extent cx="86400" cy="89600"/>
            <wp:effectExtent l="0" t="0" r="8890" b="5715"/>
            <wp:docPr id="2127609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」來源於甲骨文「熊」字異體，用作「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」是為了分化文字職能，表「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8FF9AA" wp14:editId="4469BA23">
            <wp:extent cx="86400" cy="89600"/>
            <wp:effectExtent l="0" t="0" r="8890" b="5715"/>
            <wp:docPr id="1743804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」猶大寫的「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」。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鄭剛以為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16A037" wp14:editId="2A0D2D1B">
            <wp:extent cx="86400" cy="89600"/>
            <wp:effectExtent l="0" t="0" r="8890" b="5715"/>
            <wp:docPr id="12810512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」為「熊」字異體。/ 俞紹宏、張青松：「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883774" wp14:editId="42C44464">
            <wp:extent cx="86400" cy="89600"/>
            <wp:effectExtent l="0" t="0" r="8890" b="5715"/>
            <wp:docPr id="1545381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8095B4" wp14:editId="25FC1161">
            <wp:extent cx="89454" cy="78720"/>
            <wp:effectExtent l="0" t="0" r="6350" b="0"/>
            <wp:docPr id="2111426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1397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4402" cy="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構形待考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。</w:t>
      </w:r>
    </w:p>
  </w:footnote>
  <w:footnote w:id="5">
    <w:p w14:paraId="27B8695D" w14:textId="65CE5CE7" w:rsidR="00164072" w:rsidRPr="003533B2" w:rsidRDefault="00164072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整理者：「民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」也見於《晏子春秋·內篇·諫上》。民務本從農，務農重</w:t>
      </w:r>
      <w:proofErr w:type="gramStart"/>
      <w:r w:rsidRPr="003533B2">
        <w:rPr>
          <w:rFonts w:asciiTheme="majorEastAsia" w:eastAsiaTheme="majorEastAsia" w:hAnsiTheme="majorEastAsia" w:hint="eastAsia"/>
        </w:rPr>
        <w:t>穀</w:t>
      </w:r>
      <w:proofErr w:type="gramEnd"/>
      <w:r w:rsidRPr="003533B2">
        <w:rPr>
          <w:rFonts w:asciiTheme="majorEastAsia" w:eastAsiaTheme="majorEastAsia" w:hAnsiTheme="majorEastAsia" w:hint="eastAsia"/>
        </w:rPr>
        <w:t>；在此作引申，泛指民事。「安才」讀「</w:t>
      </w:r>
      <w:proofErr w:type="gramStart"/>
      <w:r w:rsidRPr="003533B2">
        <w:rPr>
          <w:rFonts w:asciiTheme="majorEastAsia" w:eastAsiaTheme="majorEastAsia" w:hAnsiTheme="majorEastAsia" w:hint="eastAsia"/>
        </w:rPr>
        <w:t>焉在</w:t>
      </w:r>
      <w:proofErr w:type="gramEnd"/>
      <w:r w:rsidRPr="003533B2">
        <w:rPr>
          <w:rFonts w:asciiTheme="majorEastAsia" w:eastAsiaTheme="majorEastAsia" w:hAnsiTheme="majorEastAsia" w:hint="eastAsia"/>
        </w:rPr>
        <w:t>」，後加問號。/ 王化平：所謂「民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」即四民之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。在上博三《仲弓》中，仲弓向孔子請教了民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從綴連</w:t>
      </w:r>
      <w:proofErr w:type="gramEnd"/>
      <w:r w:rsidRPr="003533B2">
        <w:rPr>
          <w:rFonts w:asciiTheme="majorEastAsia" w:eastAsiaTheme="majorEastAsia" w:hAnsiTheme="majorEastAsia" w:hint="eastAsia"/>
        </w:rPr>
        <w:t>後的情況看，孔子</w:t>
      </w:r>
      <w:proofErr w:type="gramStart"/>
      <w:r w:rsidRPr="003533B2">
        <w:rPr>
          <w:rFonts w:asciiTheme="majorEastAsia" w:eastAsiaTheme="majorEastAsia" w:hAnsiTheme="majorEastAsia" w:hint="eastAsia"/>
        </w:rPr>
        <w:t>從喪、</w:t>
      </w:r>
      <w:proofErr w:type="gramEnd"/>
      <w:r w:rsidRPr="003533B2">
        <w:rPr>
          <w:rFonts w:asciiTheme="majorEastAsia" w:eastAsiaTheme="majorEastAsia" w:hAnsiTheme="majorEastAsia" w:hint="eastAsia"/>
        </w:rPr>
        <w:t>祭、行三個</w:t>
      </w:r>
      <w:proofErr w:type="gramStart"/>
      <w:r w:rsidRPr="003533B2">
        <w:rPr>
          <w:rFonts w:asciiTheme="majorEastAsia" w:eastAsiaTheme="majorEastAsia" w:hAnsiTheme="majorEastAsia" w:hint="eastAsia"/>
        </w:rPr>
        <w:t>方</w:t>
      </w:r>
      <w:r w:rsidR="00E96BA7" w:rsidRPr="003533B2">
        <w:rPr>
          <w:rFonts w:asciiTheme="majorEastAsia" w:eastAsiaTheme="majorEastAsia" w:hAnsiTheme="majorEastAsia" w:hint="eastAsia"/>
        </w:rPr>
        <w:t>面閘述了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這個問題。喪、祭都與禮相關。因此，懷疑第一簡之後，不能緊接第二簡，而可能與第十六、</w:t>
      </w:r>
      <w:proofErr w:type="gramStart"/>
      <w:r w:rsidR="00E96BA7" w:rsidRPr="003533B2">
        <w:rPr>
          <w:rFonts w:asciiTheme="majorEastAsia" w:eastAsiaTheme="majorEastAsia" w:hAnsiTheme="majorEastAsia" w:hint="eastAsia"/>
        </w:rPr>
        <w:t>十七簡等組合</w:t>
      </w:r>
      <w:proofErr w:type="gramEnd"/>
      <w:r w:rsidR="00E96BA7" w:rsidRPr="003533B2">
        <w:rPr>
          <w:rFonts w:asciiTheme="majorEastAsia" w:eastAsiaTheme="majorEastAsia" w:hAnsiTheme="majorEastAsia" w:hint="eastAsia"/>
        </w:rPr>
        <w:t>成一組。</w:t>
      </w:r>
    </w:p>
  </w:footnote>
  <w:footnote w:id="6">
    <w:p w14:paraId="59441F5A" w14:textId="1D6A445C" w:rsidR="00E96BA7" w:rsidRPr="003533B2" w:rsidRDefault="00E96BA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俞紹宏、張青松：「女才」也可讀「安在」。「在」後可加逗號。</w:t>
      </w:r>
    </w:p>
  </w:footnote>
  <w:footnote w:id="7">
    <w:p w14:paraId="227AC327" w14:textId="185D653C" w:rsidR="00287E89" w:rsidRPr="003533B2" w:rsidRDefault="00287E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55FE90" wp14:editId="5613A11F">
            <wp:extent cx="166276" cy="160020"/>
            <wp:effectExtent l="0" t="0" r="5715" b="0"/>
            <wp:docPr id="1708603317" name="圖片 2" descr="&amp;9.E0F6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0F6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3" cy="1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」讀為「治」，「䐓」同「脜」，「脜」可訓作「輭」、「面色和柔皃」、「面和」、「柔」、「溫」等義。「羞」後加逗號。/ 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、唐洪志、李丹丹：讀為「</w:t>
      </w:r>
      <w:proofErr w:type="gramStart"/>
      <w:r w:rsidRPr="003533B2">
        <w:rPr>
          <w:rFonts w:asciiTheme="majorEastAsia" w:eastAsiaTheme="majorEastAsia" w:hAnsiTheme="majorEastAsia" w:hint="eastAsia"/>
        </w:rPr>
        <w:t>司擾</w:t>
      </w:r>
      <w:proofErr w:type="gramEnd"/>
      <w:r w:rsidRPr="003533B2">
        <w:rPr>
          <w:rFonts w:asciiTheme="majorEastAsia" w:eastAsiaTheme="majorEastAsia" w:hAnsiTheme="majorEastAsia" w:hint="eastAsia"/>
        </w:rPr>
        <w:t>」，「擾」有「柔」、「</w:t>
      </w:r>
      <w:proofErr w:type="gramStart"/>
      <w:r w:rsidRPr="003533B2">
        <w:rPr>
          <w:rFonts w:asciiTheme="majorEastAsia" w:eastAsiaTheme="majorEastAsia" w:hAnsiTheme="majorEastAsia" w:hint="eastAsia"/>
        </w:rPr>
        <w:t>訓化</w:t>
      </w:r>
      <w:proofErr w:type="gramEnd"/>
      <w:r w:rsidRPr="003533B2">
        <w:rPr>
          <w:rFonts w:asciiTheme="majorEastAsia" w:eastAsiaTheme="majorEastAsia" w:hAnsiTheme="majorEastAsia" w:hint="eastAsia"/>
        </w:rPr>
        <w:t>」義，「</w:t>
      </w:r>
      <w:proofErr w:type="gramStart"/>
      <w:r w:rsidRPr="003533B2">
        <w:rPr>
          <w:rFonts w:asciiTheme="majorEastAsia" w:eastAsiaTheme="majorEastAsia" w:hAnsiTheme="majorEastAsia" w:hint="eastAsia"/>
        </w:rPr>
        <w:t>司擾</w:t>
      </w:r>
      <w:proofErr w:type="gramEnd"/>
      <w:r w:rsidRPr="003533B2">
        <w:rPr>
          <w:rFonts w:asciiTheme="majorEastAsia" w:eastAsiaTheme="majorEastAsia" w:hAnsiTheme="majorEastAsia" w:hint="eastAsia"/>
        </w:rPr>
        <w:t>」意謂「負責訓育教化」，孔子一生從事教育工作，正是負責教育馴化的人。/ 陳偉、許慜慧、白海燕：讀為「貽羞」，可與《上博三》〈仲弓〉簡26「恐</w:t>
      </w:r>
      <w:proofErr w:type="gramStart"/>
      <w:r w:rsidRPr="003533B2">
        <w:rPr>
          <w:rFonts w:asciiTheme="majorEastAsia" w:eastAsiaTheme="majorEastAsia" w:hAnsiTheme="majorEastAsia" w:hint="eastAsia"/>
        </w:rPr>
        <w:t>貽吾子羞」</w:t>
      </w:r>
      <w:proofErr w:type="gramEnd"/>
      <w:r w:rsidRPr="003533B2">
        <w:rPr>
          <w:rFonts w:asciiTheme="majorEastAsia" w:eastAsiaTheme="majorEastAsia" w:hAnsiTheme="majorEastAsia" w:hint="eastAsia"/>
        </w:rPr>
        <w:t>參照。/ 楊澤生：可</w:t>
      </w:r>
      <w:proofErr w:type="gramStart"/>
      <w:r w:rsidRPr="003533B2">
        <w:rPr>
          <w:rFonts w:asciiTheme="majorEastAsia" w:eastAsiaTheme="majorEastAsia" w:hAnsiTheme="majorEastAsia" w:hint="eastAsia"/>
        </w:rPr>
        <w:t>有兩讀</w:t>
      </w:r>
      <w:proofErr w:type="gramEnd"/>
      <w:r w:rsidRPr="003533B2">
        <w:rPr>
          <w:rFonts w:asciiTheme="majorEastAsia" w:eastAsiaTheme="majorEastAsia" w:hAnsiTheme="majorEastAsia" w:hint="eastAsia"/>
        </w:rPr>
        <w:t>，其一讀為「</w:t>
      </w:r>
      <w:proofErr w:type="gramStart"/>
      <w:r w:rsidRPr="003533B2">
        <w:rPr>
          <w:rFonts w:asciiTheme="majorEastAsia" w:eastAsiaTheme="majorEastAsia" w:hAnsiTheme="majorEastAsia" w:hint="eastAsia"/>
        </w:rPr>
        <w:t>治擾</w:t>
      </w:r>
      <w:proofErr w:type="gramEnd"/>
      <w:r w:rsidRPr="003533B2">
        <w:rPr>
          <w:rFonts w:asciiTheme="majorEastAsia" w:eastAsiaTheme="majorEastAsia" w:hAnsiTheme="majorEastAsia" w:hint="eastAsia"/>
        </w:rPr>
        <w:t>」，「擾」有「柔順」義；另一讀為「</w:t>
      </w:r>
      <w:proofErr w:type="gramStart"/>
      <w:r w:rsidRPr="003533B2">
        <w:rPr>
          <w:rFonts w:asciiTheme="majorEastAsia" w:eastAsiaTheme="majorEastAsia" w:hAnsiTheme="majorEastAsia" w:hint="eastAsia"/>
        </w:rPr>
        <w:t>治優</w:t>
      </w:r>
      <w:proofErr w:type="gramEnd"/>
      <w:r w:rsidRPr="003533B2">
        <w:rPr>
          <w:rFonts w:asciiTheme="majorEastAsia" w:eastAsiaTheme="majorEastAsia" w:hAnsiTheme="majorEastAsia" w:hint="eastAsia"/>
        </w:rPr>
        <w:t>」，猶如「</w:t>
      </w:r>
      <w:proofErr w:type="gramStart"/>
      <w:r w:rsidRPr="003533B2">
        <w:rPr>
          <w:rFonts w:asciiTheme="majorEastAsia" w:eastAsiaTheme="majorEastAsia" w:hAnsiTheme="majorEastAsia" w:hint="eastAsia"/>
        </w:rPr>
        <w:t>政優</w:t>
      </w:r>
      <w:proofErr w:type="gramEnd"/>
      <w:r w:rsidRPr="003533B2">
        <w:rPr>
          <w:rFonts w:asciiTheme="majorEastAsia" w:eastAsiaTheme="majorEastAsia" w:hAnsiTheme="majorEastAsia" w:hint="eastAsia"/>
        </w:rPr>
        <w:t>」、「</w:t>
      </w:r>
      <w:proofErr w:type="gramStart"/>
      <w:r w:rsidRPr="003533B2">
        <w:rPr>
          <w:rFonts w:asciiTheme="majorEastAsia" w:eastAsiaTheme="majorEastAsia" w:hAnsiTheme="majorEastAsia" w:hint="eastAsia"/>
        </w:rPr>
        <w:t>仕</w:t>
      </w:r>
      <w:proofErr w:type="gramEnd"/>
      <w:r w:rsidRPr="003533B2">
        <w:rPr>
          <w:rFonts w:asciiTheme="majorEastAsia" w:eastAsiaTheme="majorEastAsia" w:hAnsiTheme="majorEastAsia" w:hint="eastAsia"/>
        </w:rPr>
        <w:t>優」。/ 林素清：「柔」、「辱」聲音相近，「辱」與「羞」音</w:t>
      </w:r>
      <w:proofErr w:type="gramStart"/>
      <w:r w:rsidRPr="003533B2">
        <w:rPr>
          <w:rFonts w:asciiTheme="majorEastAsia" w:eastAsiaTheme="majorEastAsia" w:hAnsiTheme="majorEastAsia" w:hint="eastAsia"/>
        </w:rPr>
        <w:t>近義同</w:t>
      </w:r>
      <w:proofErr w:type="gramEnd"/>
      <w:r w:rsidRPr="003533B2">
        <w:rPr>
          <w:rFonts w:asciiTheme="majorEastAsia" w:eastAsiaTheme="majorEastAsia" w:hAnsiTheme="majorEastAsia" w:hint="eastAsia"/>
        </w:rPr>
        <w:t>，「䐓」字或可直接讀為「辱」，「唯子之貽羞（辱）」與「恐貽吾子羞（辱）」語意同，是客氣請教用語，先秦時代有身分地位者之雅言。/ 高榮鴻：「</w:t>
      </w:r>
      <w:proofErr w:type="gramStart"/>
      <w:r w:rsidRPr="003533B2">
        <w:rPr>
          <w:rFonts w:asciiTheme="majorEastAsia" w:eastAsiaTheme="majorEastAsia" w:hAnsiTheme="majorEastAsia" w:hint="eastAsia"/>
        </w:rPr>
        <w:t>司擾</w:t>
      </w:r>
      <w:proofErr w:type="gramEnd"/>
      <w:r w:rsidRPr="003533B2">
        <w:rPr>
          <w:rFonts w:asciiTheme="majorEastAsia" w:eastAsiaTheme="majorEastAsia" w:hAnsiTheme="majorEastAsia" w:hint="eastAsia"/>
        </w:rPr>
        <w:t>」、「</w:t>
      </w:r>
      <w:proofErr w:type="gramStart"/>
      <w:r w:rsidRPr="003533B2">
        <w:rPr>
          <w:rFonts w:asciiTheme="majorEastAsia" w:eastAsiaTheme="majorEastAsia" w:hAnsiTheme="majorEastAsia" w:hint="eastAsia"/>
        </w:rPr>
        <w:t>治擾</w:t>
      </w:r>
      <w:proofErr w:type="gramEnd"/>
      <w:r w:rsidRPr="003533B2">
        <w:rPr>
          <w:rFonts w:asciiTheme="majorEastAsia" w:eastAsiaTheme="majorEastAsia" w:hAnsiTheme="majorEastAsia" w:hint="eastAsia"/>
        </w:rPr>
        <w:t>」、「</w:t>
      </w:r>
      <w:proofErr w:type="gramStart"/>
      <w:r w:rsidRPr="003533B2">
        <w:rPr>
          <w:rFonts w:asciiTheme="majorEastAsia" w:eastAsiaTheme="majorEastAsia" w:hAnsiTheme="majorEastAsia" w:hint="eastAsia"/>
        </w:rPr>
        <w:t>治優</w:t>
      </w:r>
      <w:proofErr w:type="gramEnd"/>
      <w:r w:rsidRPr="003533B2">
        <w:rPr>
          <w:rFonts w:asciiTheme="majorEastAsia" w:eastAsiaTheme="majorEastAsia" w:hAnsiTheme="majorEastAsia" w:hint="eastAsia"/>
        </w:rPr>
        <w:t>」皆</w:t>
      </w:r>
      <w:proofErr w:type="gramStart"/>
      <w:r w:rsidRPr="003533B2">
        <w:rPr>
          <w:rFonts w:asciiTheme="majorEastAsia" w:eastAsiaTheme="majorEastAsia" w:hAnsiTheme="majorEastAsia" w:hint="eastAsia"/>
        </w:rPr>
        <w:t>可讀通簡文</w:t>
      </w:r>
      <w:proofErr w:type="gramEnd"/>
      <w:r w:rsidRPr="003533B2">
        <w:rPr>
          <w:rFonts w:asciiTheme="majorEastAsia" w:eastAsiaTheme="majorEastAsia" w:hAnsiTheme="majorEastAsia" w:hint="eastAsia"/>
        </w:rPr>
        <w:t>，但比較傾向前二說，原因在於孔子終身關注教育問題，對於民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非常熟稔，所以季康子才向孔子請教。又質疑「貽羞」之說，因〈仲弓〉簡文所述情境</w:t>
      </w:r>
      <w:proofErr w:type="gramStart"/>
      <w:r w:rsidRPr="003533B2">
        <w:rPr>
          <w:rFonts w:asciiTheme="majorEastAsia" w:eastAsiaTheme="majorEastAsia" w:hAnsiTheme="majorEastAsia" w:hint="eastAsia"/>
        </w:rPr>
        <w:t>與本簡不同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仲弓為孔門</w:t>
      </w:r>
      <w:proofErr w:type="gramEnd"/>
      <w:r w:rsidRPr="003533B2">
        <w:rPr>
          <w:rFonts w:asciiTheme="majorEastAsia" w:eastAsiaTheme="majorEastAsia" w:hAnsiTheme="majorEastAsia" w:hint="eastAsia"/>
        </w:rPr>
        <w:t>弟子，若無法勝任工作，就會打壞孔子聲名，而季康子並非孔門弟子，不存在讓孔子蒙羞的問題，二者難以互為佐證。/ 林清源：</w:t>
      </w:r>
      <w:proofErr w:type="gramStart"/>
      <w:r w:rsidRPr="003533B2">
        <w:rPr>
          <w:rFonts w:asciiTheme="majorEastAsia" w:eastAsiaTheme="majorEastAsia" w:hAnsiTheme="majorEastAsia" w:hint="eastAsia"/>
        </w:rPr>
        <w:t>應讀作</w:t>
      </w:r>
      <w:proofErr w:type="gramEnd"/>
      <w:r w:rsidRPr="003533B2">
        <w:rPr>
          <w:rFonts w:asciiTheme="majorEastAsia" w:eastAsiaTheme="majorEastAsia" w:hAnsiTheme="majorEastAsia" w:hint="eastAsia"/>
        </w:rPr>
        <w:t>「貽</w:t>
      </w:r>
      <w:proofErr w:type="gramStart"/>
      <w:r w:rsidRPr="003533B2">
        <w:rPr>
          <w:rFonts w:asciiTheme="majorEastAsia" w:eastAsiaTheme="majorEastAsia" w:hAnsiTheme="majorEastAsia" w:hint="eastAsia"/>
        </w:rPr>
        <w:t>謨</w:t>
      </w:r>
      <w:proofErr w:type="gramEnd"/>
      <w:r w:rsidRPr="003533B2">
        <w:rPr>
          <w:rFonts w:asciiTheme="majorEastAsia" w:eastAsiaTheme="majorEastAsia" w:hAnsiTheme="majorEastAsia" w:hint="eastAsia"/>
        </w:rPr>
        <w:t>」。「</w:t>
      </w:r>
      <w:proofErr w:type="gramStart"/>
      <w:r w:rsidRPr="003533B2">
        <w:rPr>
          <w:rFonts w:asciiTheme="majorEastAsia" w:eastAsiaTheme="majorEastAsia" w:hAnsiTheme="majorEastAsia" w:hint="eastAsia"/>
        </w:rPr>
        <w:t>唯子</w:t>
      </w:r>
      <w:proofErr w:type="gramEnd"/>
      <w:r w:rsidRPr="003533B2">
        <w:rPr>
          <w:rFonts w:asciiTheme="majorEastAsia" w:eastAsiaTheme="majorEastAsia" w:hAnsiTheme="majorEastAsia" w:hint="eastAsia"/>
        </w:rPr>
        <w:t>之貽</w:t>
      </w:r>
      <w:proofErr w:type="gramStart"/>
      <w:r w:rsidRPr="003533B2">
        <w:rPr>
          <w:rFonts w:asciiTheme="majorEastAsia" w:eastAsiaTheme="majorEastAsia" w:hAnsiTheme="majorEastAsia" w:hint="eastAsia"/>
        </w:rPr>
        <w:t>謨</w:t>
      </w:r>
      <w:proofErr w:type="gramEnd"/>
      <w:r w:rsidRPr="003533B2">
        <w:rPr>
          <w:rFonts w:asciiTheme="majorEastAsia" w:eastAsiaTheme="majorEastAsia" w:hAnsiTheme="majorEastAsia" w:hint="eastAsia"/>
        </w:rPr>
        <w:t>」，意思是說「期盼孔子能惠賜治理民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的謀略」。/ 黃武智：讀為「</w:t>
      </w:r>
      <w:proofErr w:type="gramStart"/>
      <w:r w:rsidRPr="003533B2">
        <w:rPr>
          <w:rFonts w:asciiTheme="majorEastAsia" w:eastAsiaTheme="majorEastAsia" w:hAnsiTheme="majorEastAsia" w:hint="eastAsia"/>
        </w:rPr>
        <w:t>貽憂</w:t>
      </w:r>
      <w:proofErr w:type="gramEnd"/>
      <w:r w:rsidRPr="003533B2">
        <w:rPr>
          <w:rFonts w:asciiTheme="majorEastAsia" w:eastAsiaTheme="majorEastAsia" w:hAnsiTheme="majorEastAsia" w:hint="eastAsia"/>
        </w:rPr>
        <w:t>」。/ 連劭名：簡</w:t>
      </w:r>
      <w:proofErr w:type="gramStart"/>
      <w:r w:rsidRPr="003533B2">
        <w:rPr>
          <w:rFonts w:asciiTheme="majorEastAsia" w:eastAsiaTheme="majorEastAsia" w:hAnsiTheme="majorEastAsia" w:hint="eastAsia"/>
        </w:rPr>
        <w:t>文讀作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唯子之治優</w:t>
      </w:r>
      <w:proofErr w:type="gramEnd"/>
      <w:r w:rsidRPr="003533B2">
        <w:rPr>
          <w:rFonts w:asciiTheme="majorEastAsia" w:eastAsiaTheme="majorEastAsia" w:hAnsiTheme="majorEastAsia" w:hint="eastAsia"/>
        </w:rPr>
        <w:t>」。</w:t>
      </w:r>
      <w:proofErr w:type="gramStart"/>
      <w:r w:rsidRPr="003533B2">
        <w:rPr>
          <w:rFonts w:asciiTheme="majorEastAsia" w:eastAsiaTheme="majorEastAsia" w:hAnsiTheme="majorEastAsia" w:hint="eastAsia"/>
        </w:rPr>
        <w:t>《詩經·長發》毛傳</w:t>
      </w:r>
      <w:proofErr w:type="gramEnd"/>
      <w:r w:rsidRPr="003533B2">
        <w:rPr>
          <w:rFonts w:asciiTheme="majorEastAsia" w:eastAsiaTheme="majorEastAsia" w:hAnsiTheme="majorEastAsia" w:hint="eastAsia"/>
        </w:rPr>
        <w:t>：「優</w:t>
      </w:r>
      <w:proofErr w:type="gramStart"/>
      <w:r w:rsidRPr="003533B2">
        <w:rPr>
          <w:rFonts w:asciiTheme="majorEastAsia" w:eastAsiaTheme="majorEastAsia" w:hAnsiTheme="majorEastAsia" w:hint="eastAsia"/>
        </w:rPr>
        <w:t>優</w:t>
      </w:r>
      <w:proofErr w:type="gramEnd"/>
      <w:r w:rsidRPr="003533B2">
        <w:rPr>
          <w:rFonts w:asciiTheme="majorEastAsia" w:eastAsiaTheme="majorEastAsia" w:hAnsiTheme="majorEastAsia" w:hint="eastAsia"/>
        </w:rPr>
        <w:t>，和也。」/</w:t>
      </w:r>
      <w:r w:rsidR="001678BD" w:rsidRPr="003533B2">
        <w:rPr>
          <w:rFonts w:asciiTheme="majorEastAsia" w:eastAsiaTheme="majorEastAsia" w:hAnsiTheme="majorEastAsia" w:hint="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俞紹宏、張青松：「羞」後也可加句號。</w:t>
      </w:r>
    </w:p>
  </w:footnote>
  <w:footnote w:id="8">
    <w:p w14:paraId="4CFF5D2F" w14:textId="693172E2" w:rsidR="00894CF4" w:rsidRPr="003533B2" w:rsidRDefault="00894CF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65B27" w:rsidRPr="003533B2">
        <w:rPr>
          <w:rFonts w:asciiTheme="majorEastAsia" w:eastAsiaTheme="majorEastAsia" w:hAnsiTheme="majorEastAsia" w:hint="eastAsia"/>
        </w:rPr>
        <w:t>整理者：「從事」，辦事，處理事務。</w:t>
      </w:r>
    </w:p>
  </w:footnote>
  <w:footnote w:id="9">
    <w:p w14:paraId="6EA0C40E" w14:textId="3F3FBF51" w:rsidR="00665B27" w:rsidRPr="003533B2" w:rsidRDefault="00665B2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整理者：「於民之」連同簡2首所補「上」屬上讀。</w:t>
      </w:r>
    </w:p>
  </w:footnote>
  <w:footnote w:id="10">
    <w:p w14:paraId="13DE4D0B" w14:textId="228C989F" w:rsidR="00894CF4" w:rsidRPr="003533B2" w:rsidRDefault="00894CF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65B27" w:rsidRPr="003533B2">
        <w:rPr>
          <w:rFonts w:asciiTheme="majorEastAsia" w:eastAsiaTheme="majorEastAsia" w:hAnsiTheme="majorEastAsia" w:hint="eastAsia"/>
        </w:rPr>
        <w:t>俞紹宏、張青松：「者」下可加逗號。</w:t>
      </w:r>
    </w:p>
  </w:footnote>
  <w:footnote w:id="11">
    <w:p w14:paraId="4EDE27C1" w14:textId="0EB4C315" w:rsidR="001B367A" w:rsidRPr="003533B2" w:rsidRDefault="001B367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65B27" w:rsidRPr="003533B2">
        <w:rPr>
          <w:rFonts w:asciiTheme="majorEastAsia" w:eastAsiaTheme="majorEastAsia" w:hAnsiTheme="majorEastAsia" w:hint="eastAsia"/>
        </w:rPr>
        <w:t>整理者：簡2缺損文字補「上，君子之大（或民也通）</w:t>
      </w:r>
      <w:proofErr w:type="gramStart"/>
      <w:r w:rsidR="00665B27" w:rsidRPr="003533B2">
        <w:rPr>
          <w:rFonts w:asciiTheme="majorEastAsia" w:eastAsiaTheme="majorEastAsia" w:hAnsiTheme="majorEastAsia" w:hint="eastAsia"/>
        </w:rPr>
        <w:t>務</w:t>
      </w:r>
      <w:proofErr w:type="gramEnd"/>
      <w:r w:rsidR="00665B27" w:rsidRPr="003533B2">
        <w:rPr>
          <w:rFonts w:asciiTheme="majorEastAsia" w:eastAsiaTheme="majorEastAsia" w:hAnsiTheme="majorEastAsia" w:hint="eastAsia"/>
        </w:rPr>
        <w:t>何？孔子曰：仁之以」。「上」屬上與簡1連讀。「仁之以德」作一句。</w:t>
      </w:r>
    </w:p>
  </w:footnote>
  <w:footnote w:id="12">
    <w:p w14:paraId="3B6A3184" w14:textId="47ACAA43" w:rsidR="00665B27" w:rsidRPr="003533B2" w:rsidRDefault="00665B2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60C9791" wp14:editId="6C1F7D99">
            <wp:extent cx="142504" cy="137143"/>
            <wp:effectExtent l="0" t="0" r="0" b="0"/>
            <wp:docPr id="789693970" name="圖片 1" descr="&amp;9.E6A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AB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67" cy="1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」。「大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」，大事。</w:t>
      </w:r>
    </w:p>
  </w:footnote>
  <w:footnote w:id="13">
    <w:p w14:paraId="21349C58" w14:textId="01597AB4" w:rsidR="00213095" w:rsidRPr="003533B2" w:rsidRDefault="0021309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F5B3E9" wp14:editId="55DDD5FD">
            <wp:extent cx="86400" cy="115199"/>
            <wp:effectExtent l="0" t="0" r="8890" b="0"/>
            <wp:docPr id="1163977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25" cy="1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5E8F24" wp14:editId="18A65A9B">
            <wp:extent cx="129600" cy="137700"/>
            <wp:effectExtent l="0" t="0" r="3810" b="0"/>
            <wp:docPr id="68353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」讀「仁」，《說文》「</w:t>
      </w:r>
      <w:proofErr w:type="gramStart"/>
      <w:r w:rsidRPr="003533B2">
        <w:rPr>
          <w:rFonts w:asciiTheme="majorEastAsia" w:eastAsiaTheme="majorEastAsia" w:hAnsiTheme="majorEastAsia" w:hint="eastAsia"/>
        </w:rPr>
        <w:t>親也</w:t>
      </w:r>
      <w:proofErr w:type="gramEnd"/>
      <w:r w:rsidRPr="003533B2">
        <w:rPr>
          <w:rFonts w:asciiTheme="majorEastAsia" w:eastAsiaTheme="majorEastAsia" w:hAnsiTheme="majorEastAsia" w:hint="eastAsia"/>
        </w:rPr>
        <w:t>」。「仁之以德」句傳世文獻中無，體現了儒家大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宗旨，也是孔子核心思想的反映。孔子重「仁」。「仁之以德」的大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在中國歷史上被歷代統治者所重視。「仁之以德」就是要求君子守德以</w:t>
      </w:r>
      <w:proofErr w:type="gramStart"/>
      <w:r w:rsidRPr="003533B2">
        <w:rPr>
          <w:rFonts w:asciiTheme="majorEastAsia" w:eastAsiaTheme="majorEastAsia" w:hAnsiTheme="majorEastAsia" w:hint="eastAsia"/>
        </w:rPr>
        <w:t>御</w:t>
      </w:r>
      <w:proofErr w:type="gramEnd"/>
      <w:r w:rsidRPr="003533B2">
        <w:rPr>
          <w:rFonts w:asciiTheme="majorEastAsia" w:eastAsiaTheme="majorEastAsia" w:hAnsiTheme="majorEastAsia" w:hint="eastAsia"/>
        </w:rPr>
        <w:t>己，節己</w:t>
      </w:r>
      <w:proofErr w:type="gramStart"/>
      <w:r w:rsidRPr="003533B2">
        <w:rPr>
          <w:rFonts w:asciiTheme="majorEastAsia" w:eastAsiaTheme="majorEastAsia" w:hAnsiTheme="majorEastAsia" w:hint="eastAsia"/>
        </w:rPr>
        <w:t>以奉仁</w:t>
      </w:r>
      <w:proofErr w:type="gramEnd"/>
      <w:r w:rsidRPr="003533B2">
        <w:rPr>
          <w:rFonts w:asciiTheme="majorEastAsia" w:eastAsiaTheme="majorEastAsia" w:hAnsiTheme="majorEastAsia" w:hint="eastAsia"/>
        </w:rPr>
        <w:t>，克己復禮，</w:t>
      </w:r>
      <w:proofErr w:type="gramStart"/>
      <w:r w:rsidRPr="003533B2">
        <w:rPr>
          <w:rFonts w:asciiTheme="majorEastAsia" w:eastAsiaTheme="majorEastAsia" w:hAnsiTheme="majorEastAsia" w:hint="eastAsia"/>
        </w:rPr>
        <w:t>持敬行恕</w:t>
      </w:r>
      <w:proofErr w:type="gramEnd"/>
      <w:r w:rsidRPr="003533B2">
        <w:rPr>
          <w:rFonts w:asciiTheme="majorEastAsia" w:eastAsiaTheme="majorEastAsia" w:hAnsiTheme="majorEastAsia" w:hint="eastAsia"/>
        </w:rPr>
        <w:t>，注重身教。/ 廖名春：「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8D597E" wp14:editId="73AF0931">
            <wp:extent cx="86400" cy="115199"/>
            <wp:effectExtent l="0" t="0" r="8890" b="0"/>
            <wp:docPr id="105202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25" cy="1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EEAFF8" wp14:editId="1FE197C2">
            <wp:extent cx="129600" cy="125233"/>
            <wp:effectExtent l="0" t="0" r="3810" b="8255"/>
            <wp:docPr id="1903888264" name="圖片 1" descr="&amp;9.E677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77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59" cy="1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」，讀「任」。/ 唐洪志：「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C87BF13" wp14:editId="6EBA0E52">
            <wp:extent cx="129600" cy="137700"/>
            <wp:effectExtent l="0" t="0" r="3810" b="0"/>
            <wp:docPr id="429953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似讀</w:t>
      </w:r>
      <w:proofErr w:type="gramEnd"/>
      <w:r w:rsidRPr="003533B2">
        <w:rPr>
          <w:rFonts w:asciiTheme="majorEastAsia" w:eastAsiaTheme="majorEastAsia" w:hAnsiTheme="majorEastAsia" w:hint="eastAsia"/>
        </w:rPr>
        <w:t>「身」。簡文「身之以德」即親身修德，以民為則。/ 許慜慧2007：「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2C4587F" wp14:editId="7183F1F3">
            <wp:extent cx="129600" cy="137700"/>
            <wp:effectExtent l="0" t="0" r="3810" b="0"/>
            <wp:docPr id="610287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」釋「仁」，讀「任」。/ 白海燕</w:t>
      </w:r>
      <w:r w:rsidR="00622218" w:rsidRPr="003533B2">
        <w:rPr>
          <w:rFonts w:asciiTheme="majorEastAsia" w:eastAsiaTheme="majorEastAsia" w:hAnsiTheme="majorEastAsia" w:hint="eastAsia"/>
        </w:rPr>
        <w:t>2009</w:t>
      </w:r>
      <w:r w:rsidRPr="003533B2">
        <w:rPr>
          <w:rFonts w:asciiTheme="majorEastAsia" w:eastAsiaTheme="majorEastAsia" w:hAnsiTheme="majorEastAsia" w:hint="eastAsia"/>
        </w:rPr>
        <w:t>：陳偉指出「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E5F42E" wp14:editId="29D5811F">
            <wp:extent cx="129600" cy="137700"/>
            <wp:effectExtent l="0" t="0" r="3810" b="0"/>
            <wp:docPr id="4708692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即簡</w:t>
      </w:r>
      <w:proofErr w:type="gramEnd"/>
      <w:r w:rsidRPr="003533B2">
        <w:rPr>
          <w:rFonts w:asciiTheme="majorEastAsia" w:eastAsiaTheme="majorEastAsia" w:hAnsiTheme="majorEastAsia" w:hint="eastAsia"/>
        </w:rPr>
        <w:t>4「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C75833" wp14:editId="408FA9D8">
            <wp:extent cx="129600" cy="137700"/>
            <wp:effectExtent l="0" t="0" r="3810" b="0"/>
            <wp:docPr id="14877472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之殘省</w:t>
      </w:r>
      <w:proofErr w:type="gramEnd"/>
      <w:r w:rsidRPr="003533B2">
        <w:rPr>
          <w:rFonts w:asciiTheme="majorEastAsia" w:eastAsiaTheme="majorEastAsia" w:hAnsiTheme="majorEastAsia" w:hint="eastAsia"/>
        </w:rPr>
        <w:t>，從整理</w:t>
      </w:r>
      <w:proofErr w:type="gramStart"/>
      <w:r w:rsidRPr="003533B2">
        <w:rPr>
          <w:rFonts w:asciiTheme="majorEastAsia" w:eastAsiaTheme="majorEastAsia" w:hAnsiTheme="majorEastAsia" w:hint="eastAsia"/>
        </w:rPr>
        <w:t>者釋。</w:t>
      </w:r>
      <w:proofErr w:type="gramEnd"/>
      <w:r w:rsidRPr="003533B2">
        <w:rPr>
          <w:rFonts w:asciiTheme="majorEastAsia" w:eastAsiaTheme="majorEastAsia" w:hAnsiTheme="majorEastAsia" w:hint="eastAsia"/>
        </w:rPr>
        <w:t>/ 李松儒：「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2738D1F" wp14:editId="05F9CD4F">
            <wp:extent cx="129600" cy="137700"/>
            <wp:effectExtent l="0" t="0" r="3810" b="0"/>
            <wp:docPr id="1149639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」釋「信」。/ 白海燕</w:t>
      </w:r>
      <w:r w:rsidR="00622218" w:rsidRPr="003533B2">
        <w:rPr>
          <w:rFonts w:asciiTheme="majorEastAsia" w:eastAsiaTheme="majorEastAsia" w:hAnsiTheme="majorEastAsia" w:hint="eastAsia"/>
        </w:rPr>
        <w:t>2013</w:t>
      </w:r>
      <w:r w:rsidRPr="003533B2">
        <w:rPr>
          <w:rFonts w:asciiTheme="majorEastAsia" w:eastAsiaTheme="majorEastAsia" w:hAnsiTheme="majorEastAsia" w:hint="eastAsia"/>
        </w:rPr>
        <w:t>：《孟子·公孫丑上》「以德行仁者王」，「以德行仁」同「仁之以德」，「仁」為動詞，「之」</w:t>
      </w:r>
      <w:proofErr w:type="gramStart"/>
      <w:r w:rsidRPr="003533B2">
        <w:rPr>
          <w:rFonts w:asciiTheme="majorEastAsia" w:eastAsiaTheme="majorEastAsia" w:hAnsiTheme="majorEastAsia" w:hint="eastAsia"/>
        </w:rPr>
        <w:t>指代民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</w:p>
  </w:footnote>
  <w:footnote w:id="14">
    <w:p w14:paraId="4279BC55" w14:textId="482B56F0" w:rsidR="00213095" w:rsidRPr="003533B2" w:rsidRDefault="0021309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</w:t>
      </w:r>
      <w:r w:rsidR="00622218" w:rsidRPr="003533B2">
        <w:rPr>
          <w:rFonts w:asciiTheme="majorEastAsia" w:eastAsiaTheme="majorEastAsia" w:hAnsiTheme="majorEastAsia" w:hint="eastAsia"/>
        </w:rPr>
        <w:t>、唐洪志</w:t>
      </w:r>
      <w:r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E4654C" wp14:editId="11BD09ED">
            <wp:extent cx="86400" cy="83200"/>
            <wp:effectExtent l="0" t="0" r="8890" b="0"/>
            <wp:docPr id="348528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1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861" cy="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」讀為「執」，</w:t>
      </w:r>
      <w:proofErr w:type="gramStart"/>
      <w:r w:rsidRPr="003533B2">
        <w:rPr>
          <w:rFonts w:asciiTheme="majorEastAsia" w:eastAsiaTheme="majorEastAsia" w:hAnsiTheme="majorEastAsia" w:hint="eastAsia"/>
        </w:rPr>
        <w:t>訓作</w:t>
      </w:r>
      <w:proofErr w:type="gramEnd"/>
      <w:r w:rsidRPr="003533B2">
        <w:rPr>
          <w:rFonts w:asciiTheme="majorEastAsia" w:eastAsiaTheme="majorEastAsia" w:hAnsiTheme="majorEastAsia" w:hint="eastAsia"/>
        </w:rPr>
        <w:t>「實行」、「執行」</w:t>
      </w:r>
      <w:r w:rsidR="00622218" w:rsidRPr="003533B2">
        <w:rPr>
          <w:rFonts w:asciiTheme="majorEastAsia" w:eastAsiaTheme="majorEastAsia" w:hAnsiTheme="majorEastAsia" w:hint="eastAsia"/>
        </w:rPr>
        <w:t>。</w:t>
      </w:r>
      <w:r w:rsidRPr="003533B2">
        <w:rPr>
          <w:rFonts w:asciiTheme="majorEastAsia" w:eastAsiaTheme="majorEastAsia" w:hAnsiTheme="majorEastAsia" w:hint="eastAsia"/>
        </w:rPr>
        <w:t>「中」</w:t>
      </w:r>
      <w:r w:rsidR="00622218" w:rsidRPr="003533B2">
        <w:rPr>
          <w:rFonts w:asciiTheme="majorEastAsia" w:eastAsiaTheme="majorEastAsia" w:hAnsiTheme="majorEastAsia" w:hint="eastAsia"/>
        </w:rPr>
        <w:t>，正、恰當、適合，即</w:t>
      </w:r>
      <w:r w:rsidRPr="003533B2">
        <w:rPr>
          <w:rFonts w:asciiTheme="majorEastAsia" w:eastAsiaTheme="majorEastAsia" w:hAnsiTheme="majorEastAsia" w:hint="eastAsia"/>
        </w:rPr>
        <w:t>「中庸之道」，</w:t>
      </w:r>
      <w:r w:rsidR="00622218" w:rsidRPr="003533B2">
        <w:rPr>
          <w:rFonts w:asciiTheme="majorEastAsia" w:eastAsiaTheme="majorEastAsia" w:hAnsiTheme="majorEastAsia" w:hint="eastAsia"/>
        </w:rPr>
        <w:t>無過無不及。</w:t>
      </w:r>
      <w:r w:rsidRPr="003533B2">
        <w:rPr>
          <w:rFonts w:asciiTheme="majorEastAsia" w:eastAsiaTheme="majorEastAsia" w:hAnsiTheme="majorEastAsia" w:hint="eastAsia"/>
        </w:rPr>
        <w:t>該句簡文意謂「</w:t>
      </w:r>
      <w:proofErr w:type="gramStart"/>
      <w:r w:rsidRPr="003533B2">
        <w:rPr>
          <w:rFonts w:asciiTheme="majorEastAsia" w:eastAsiaTheme="majorEastAsia" w:hAnsiTheme="majorEastAsia" w:hint="eastAsia"/>
        </w:rPr>
        <w:t>君子執中而</w:t>
      </w:r>
      <w:proofErr w:type="gramEnd"/>
      <w:r w:rsidRPr="003533B2">
        <w:rPr>
          <w:rFonts w:asciiTheme="majorEastAsia" w:eastAsiaTheme="majorEastAsia" w:hAnsiTheme="majorEastAsia" w:hint="eastAsia"/>
        </w:rPr>
        <w:t>治，就是要</w:t>
      </w:r>
      <w:proofErr w:type="gramStart"/>
      <w:r w:rsidRPr="003533B2">
        <w:rPr>
          <w:rFonts w:asciiTheme="majorEastAsia" w:eastAsiaTheme="majorEastAsia" w:hAnsiTheme="majorEastAsia" w:hint="eastAsia"/>
        </w:rPr>
        <w:t>專精守</w:t>
      </w:r>
      <w:proofErr w:type="gramEnd"/>
      <w:r w:rsidRPr="003533B2">
        <w:rPr>
          <w:rFonts w:asciiTheme="majorEastAsia" w:eastAsiaTheme="majorEastAsia" w:hAnsiTheme="majorEastAsia" w:hint="eastAsia"/>
        </w:rPr>
        <w:t>一，不偏不倚。」/ 林清源：執，</w:t>
      </w:r>
      <w:proofErr w:type="gramStart"/>
      <w:r w:rsidRPr="003533B2">
        <w:rPr>
          <w:rFonts w:asciiTheme="majorEastAsia" w:eastAsiaTheme="majorEastAsia" w:hAnsiTheme="majorEastAsia" w:hint="eastAsia"/>
        </w:rPr>
        <w:t>宜訓作</w:t>
      </w:r>
      <w:proofErr w:type="gramEnd"/>
      <w:r w:rsidRPr="003533B2">
        <w:rPr>
          <w:rFonts w:asciiTheme="majorEastAsia" w:eastAsiaTheme="majorEastAsia" w:hAnsiTheme="majorEastAsia" w:hint="eastAsia"/>
        </w:rPr>
        <w:t>「治理」，如《公羊傳》〈隱公七年〉：「</w:t>
      </w:r>
      <w:proofErr w:type="gramStart"/>
      <w:r w:rsidRPr="003533B2">
        <w:rPr>
          <w:rFonts w:asciiTheme="majorEastAsia" w:eastAsiaTheme="majorEastAsia" w:hAnsiTheme="majorEastAsia" w:hint="eastAsia"/>
        </w:rPr>
        <w:t>不與夷狄之執</w:t>
      </w:r>
      <w:proofErr w:type="gramEnd"/>
      <w:r w:rsidRPr="003533B2">
        <w:rPr>
          <w:rFonts w:asciiTheme="majorEastAsia" w:eastAsiaTheme="majorEastAsia" w:hAnsiTheme="majorEastAsia" w:hint="eastAsia"/>
        </w:rPr>
        <w:t>中國也」，</w:t>
      </w:r>
      <w:proofErr w:type="gramStart"/>
      <w:r w:rsidRPr="003533B2">
        <w:rPr>
          <w:rFonts w:asciiTheme="majorEastAsia" w:eastAsiaTheme="majorEastAsia" w:hAnsiTheme="majorEastAsia" w:hint="eastAsia"/>
        </w:rPr>
        <w:t>何休注</w:t>
      </w:r>
      <w:proofErr w:type="gramEnd"/>
      <w:r w:rsidRPr="003533B2">
        <w:rPr>
          <w:rFonts w:asciiTheme="majorEastAsia" w:eastAsiaTheme="majorEastAsia" w:hAnsiTheme="majorEastAsia" w:hint="eastAsia"/>
        </w:rPr>
        <w:t>：「中國者，禮義之國也。</w:t>
      </w:r>
      <w:proofErr w:type="gramStart"/>
      <w:r w:rsidRPr="003533B2">
        <w:rPr>
          <w:rFonts w:asciiTheme="majorEastAsia" w:eastAsiaTheme="majorEastAsia" w:hAnsiTheme="majorEastAsia" w:hint="eastAsia"/>
        </w:rPr>
        <w:t>執者，治文</w:t>
      </w:r>
      <w:proofErr w:type="gramEnd"/>
      <w:r w:rsidRPr="003533B2">
        <w:rPr>
          <w:rFonts w:asciiTheme="majorEastAsia" w:eastAsiaTheme="majorEastAsia" w:hAnsiTheme="majorEastAsia" w:hint="eastAsia"/>
        </w:rPr>
        <w:t>也。君子不使無</w:t>
      </w:r>
      <w:proofErr w:type="gramStart"/>
      <w:r w:rsidRPr="003533B2">
        <w:rPr>
          <w:rFonts w:asciiTheme="majorEastAsia" w:eastAsiaTheme="majorEastAsia" w:hAnsiTheme="majorEastAsia" w:hint="eastAsia"/>
        </w:rPr>
        <w:t>禮義制治有</w:t>
      </w:r>
      <w:proofErr w:type="gramEnd"/>
      <w:r w:rsidRPr="003533B2">
        <w:rPr>
          <w:rFonts w:asciiTheme="majorEastAsia" w:eastAsiaTheme="majorEastAsia" w:hAnsiTheme="majorEastAsia" w:hint="eastAsia"/>
        </w:rPr>
        <w:t>禮義，故</w:t>
      </w:r>
      <w:proofErr w:type="gramStart"/>
      <w:r w:rsidRPr="003533B2">
        <w:rPr>
          <w:rFonts w:asciiTheme="majorEastAsia" w:eastAsiaTheme="majorEastAsia" w:hAnsiTheme="majorEastAsia" w:hint="eastAsia"/>
        </w:rPr>
        <w:t>絕不言執</w:t>
      </w:r>
      <w:proofErr w:type="gramEnd"/>
      <w:r w:rsidRPr="003533B2">
        <w:rPr>
          <w:rFonts w:asciiTheme="majorEastAsia" w:eastAsiaTheme="majorEastAsia" w:hAnsiTheme="majorEastAsia" w:hint="eastAsia"/>
        </w:rPr>
        <w:t>。」「（執）民之中」，意謂「治民以中道」。</w:t>
      </w:r>
      <w:r w:rsidR="001678BD" w:rsidRPr="003533B2">
        <w:rPr>
          <w:rFonts w:asciiTheme="majorEastAsia" w:eastAsiaTheme="majorEastAsia" w:hAnsiTheme="majorEastAsia" w:hint="eastAsia"/>
        </w:rPr>
        <w:t>/ 白海燕：「執</w:t>
      </w:r>
      <w:r w:rsidR="001678BD" w:rsidRPr="003533B2">
        <w:rPr>
          <w:rFonts w:asciiTheme="majorEastAsia" w:eastAsiaTheme="majorEastAsia" w:hAnsiTheme="majorEastAsia"/>
        </w:rPr>
        <w:t>…</w:t>
      </w:r>
      <w:proofErr w:type="gramStart"/>
      <w:r w:rsidR="001678BD" w:rsidRPr="003533B2">
        <w:rPr>
          <w:rFonts w:asciiTheme="majorEastAsia" w:eastAsiaTheme="majorEastAsia" w:hAnsiTheme="majorEastAsia"/>
        </w:rPr>
        <w:t>…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之中」可理解為「對</w:t>
      </w:r>
      <w:r w:rsidR="001678BD" w:rsidRPr="003533B2">
        <w:rPr>
          <w:rFonts w:asciiTheme="majorEastAsia" w:eastAsiaTheme="majorEastAsia" w:hAnsiTheme="majorEastAsia"/>
        </w:rPr>
        <w:t>…</w:t>
      </w:r>
      <w:proofErr w:type="gramStart"/>
      <w:r w:rsidR="001678BD" w:rsidRPr="003533B2">
        <w:rPr>
          <w:rFonts w:asciiTheme="majorEastAsia" w:eastAsiaTheme="majorEastAsia" w:hAnsiTheme="majorEastAsia"/>
        </w:rPr>
        <w:t>…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進行治理」，「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執民之中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」即對人民進行治理。「中」即「正（政）」。/ 俞紹宏、張青松：「執」，執持、掌握。《論語·堯曰》：「允執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厥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中。」劉寶楠正義：「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執中者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謂執中道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用之。」《禮記·中庸》「（舜）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隱惡而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揚善，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執其兩端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，用其中於民。」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鄭玄注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：「兩端，過與不及也。用其中放民，賢與不肖皆能行之也。」《荀子·儒效》：「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事行失中謂之奸事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，知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說失中謂之奸道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。」「中」，這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可指正確的標準。《大戴禮記·千乘》：「司寇司秋，以聽獄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訟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，治民之煩亂，執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權變民中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。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凡民之不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刑，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崩本以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要間，作起不敬以欺惑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憧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愚。」「執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權變民中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」之「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民中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」與「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執民之中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」之「民之中」同，為民之行事、處世準則。簡文意或為，君子執持着民眾正確的行事標準（也即中正之道。意思是說君子為民之表率</w:t>
      </w:r>
      <w:proofErr w:type="gramStart"/>
      <w:r w:rsidR="001678BD" w:rsidRPr="003533B2">
        <w:rPr>
          <w:rFonts w:asciiTheme="majorEastAsia" w:eastAsiaTheme="majorEastAsia" w:hAnsiTheme="majorEastAsia" w:hint="eastAsia"/>
        </w:rPr>
        <w:t>）</w:t>
      </w:r>
      <w:proofErr w:type="gramEnd"/>
      <w:r w:rsidR="001678BD" w:rsidRPr="003533B2">
        <w:rPr>
          <w:rFonts w:asciiTheme="majorEastAsia" w:eastAsiaTheme="majorEastAsia" w:hAnsiTheme="majorEastAsia" w:hint="eastAsia"/>
        </w:rPr>
        <w:t>，對民眾施教而民眾不服，這是君子之恥辱。</w:t>
      </w:r>
    </w:p>
  </w:footnote>
  <w:footnote w:id="15">
    <w:p w14:paraId="2B054332" w14:textId="24A04628" w:rsidR="00213095" w:rsidRPr="003533B2" w:rsidRDefault="0021309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="00622218" w:rsidRPr="003533B2">
        <w:rPr>
          <w:rFonts w:asciiTheme="majorEastAsia" w:eastAsiaTheme="majorEastAsia" w:hAnsiTheme="majorEastAsia" w:hint="eastAsia"/>
        </w:rPr>
        <w:t>釋為「紖</w:t>
      </w:r>
      <w:proofErr w:type="gramEnd"/>
      <w:r w:rsidR="0062221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35FFC6" wp14:editId="409896BC">
            <wp:extent cx="86400" cy="83821"/>
            <wp:effectExtent l="0" t="0" r="8890" b="0"/>
            <wp:docPr id="1925959861" name="圖片 3" descr="一張含有 黑色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59861" name="圖片 3" descr="一張含有 黑色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75" cy="10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22218" w:rsidRPr="003533B2">
        <w:rPr>
          <w:rFonts w:asciiTheme="majorEastAsia" w:eastAsiaTheme="majorEastAsia" w:hAnsiTheme="majorEastAsia" w:hint="eastAsia"/>
        </w:rPr>
        <w:t>」，或讀為「施教」。/ 季旭</w:t>
      </w:r>
      <w:proofErr w:type="gramStart"/>
      <w:r w:rsidR="00622218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622218" w:rsidRPr="003533B2">
        <w:rPr>
          <w:rFonts w:asciiTheme="majorEastAsia" w:eastAsiaTheme="majorEastAsia" w:hAnsiTheme="majorEastAsia" w:hint="eastAsia"/>
        </w:rPr>
        <w:t>：「䊶」字當從「也」聲，與「施」字同聲符，可通讀，讀為「施教」。/ 白於藍：</w:t>
      </w:r>
      <w:proofErr w:type="gramStart"/>
      <w:r w:rsidR="00622218" w:rsidRPr="003533B2">
        <w:rPr>
          <w:rFonts w:asciiTheme="majorEastAsia" w:eastAsiaTheme="majorEastAsia" w:hAnsiTheme="majorEastAsia" w:hint="eastAsia"/>
        </w:rPr>
        <w:t>隸作「紽</w:t>
      </w:r>
      <w:proofErr w:type="gramEnd"/>
      <w:r w:rsidR="00622218" w:rsidRPr="003533B2">
        <w:rPr>
          <w:rFonts w:asciiTheme="majorEastAsia" w:eastAsiaTheme="majorEastAsia" w:hAnsiTheme="majorEastAsia" w:hint="eastAsia"/>
        </w:rPr>
        <w:t>」，讀從季旭</w:t>
      </w:r>
      <w:proofErr w:type="gramStart"/>
      <w:r w:rsidR="00622218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622218" w:rsidRPr="003533B2">
        <w:rPr>
          <w:rFonts w:asciiTheme="majorEastAsia" w:eastAsiaTheme="majorEastAsia" w:hAnsiTheme="majorEastAsia" w:hint="eastAsia"/>
        </w:rPr>
        <w:t>。/</w:t>
      </w:r>
    </w:p>
  </w:footnote>
  <w:footnote w:id="16">
    <w:p w14:paraId="5715D3A5" w14:textId="3C1C4C1A" w:rsidR="00622218" w:rsidRPr="003533B2" w:rsidRDefault="0062221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AD8B0B" wp14:editId="04D39BFA">
            <wp:extent cx="100535" cy="129260"/>
            <wp:effectExtent l="0" t="0" r="0" b="4445"/>
            <wp:docPr id="17180476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4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539" cy="1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」是「備」，通「服」。以「民不服」為「君子之恥」。/ 李守奎、曲冰、孫偉龍：右旁</w:t>
      </w:r>
      <w:proofErr w:type="gramStart"/>
      <w:r w:rsidRPr="003533B2">
        <w:rPr>
          <w:rFonts w:asciiTheme="majorEastAsia" w:eastAsiaTheme="majorEastAsia" w:hAnsiTheme="majorEastAsia" w:hint="eastAsia"/>
        </w:rPr>
        <w:t>訛與「彔</w:t>
      </w:r>
      <w:proofErr w:type="gramEnd"/>
      <w:r w:rsidRPr="003533B2">
        <w:rPr>
          <w:rFonts w:asciiTheme="majorEastAsia" w:eastAsiaTheme="majorEastAsia" w:hAnsiTheme="majorEastAsia" w:hint="eastAsia"/>
        </w:rPr>
        <w:t>」同形。</w:t>
      </w:r>
    </w:p>
  </w:footnote>
  <w:footnote w:id="17">
    <w:p w14:paraId="2F38B3BE" w14:textId="62C4B648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proofErr w:type="gramStart"/>
      <w:r w:rsidRPr="003533B2">
        <w:rPr>
          <w:rFonts w:asciiTheme="majorEastAsia" w:eastAsiaTheme="majorEastAsia" w:hAnsiTheme="majorEastAsia" w:hint="eastAsia"/>
        </w:rPr>
        <w:t>玉其言</w:t>
      </w:r>
      <w:proofErr w:type="gramEnd"/>
      <w:r w:rsidRPr="003533B2">
        <w:rPr>
          <w:rFonts w:asciiTheme="majorEastAsia" w:eastAsiaTheme="majorEastAsia" w:hAnsiTheme="majorEastAsia" w:hint="eastAsia"/>
        </w:rPr>
        <w:t>」意同「金王其言」。忠告君子，言行自重。「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E797DE" wp14:editId="1DB9E6E8">
            <wp:extent cx="86400" cy="103680"/>
            <wp:effectExtent l="0" t="0" r="8890" b="0"/>
            <wp:docPr id="9341600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49" cy="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FDC2227" wp14:editId="3B172422">
            <wp:extent cx="100800" cy="109565"/>
            <wp:effectExtent l="0" t="0" r="0" b="5080"/>
            <wp:docPr id="641278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533" cy="1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」，讀為「慎」。「臨」，統治、監督。/ 陳偉：「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D210D6" wp14:editId="72DC851B">
            <wp:extent cx="100800" cy="109565"/>
            <wp:effectExtent l="0" t="0" r="0" b="5080"/>
            <wp:docPr id="1814810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533" cy="1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」上部為「石」甚明，與「玉」</w:t>
      </w:r>
      <w:proofErr w:type="gramStart"/>
      <w:r w:rsidRPr="003533B2">
        <w:rPr>
          <w:rFonts w:asciiTheme="majorEastAsia" w:eastAsiaTheme="majorEastAsia" w:hAnsiTheme="majorEastAsia" w:hint="eastAsia"/>
        </w:rPr>
        <w:t>對言，當讀</w:t>
      </w:r>
      <w:proofErr w:type="gramEnd"/>
      <w:r w:rsidRPr="003533B2">
        <w:rPr>
          <w:rFonts w:asciiTheme="majorEastAsia" w:eastAsiaTheme="majorEastAsia" w:hAnsiTheme="majorEastAsia" w:hint="eastAsia"/>
        </w:rPr>
        <w:t>為「石」。</w:t>
      </w:r>
      <w:proofErr w:type="gramStart"/>
      <w:r w:rsidRPr="003533B2">
        <w:rPr>
          <w:rFonts w:asciiTheme="majorEastAsia" w:eastAsiaTheme="majorEastAsia" w:hAnsiTheme="majorEastAsia" w:hint="eastAsia"/>
        </w:rPr>
        <w:t>玉希貴</w:t>
      </w:r>
      <w:proofErr w:type="gramEnd"/>
      <w:r w:rsidRPr="003533B2">
        <w:rPr>
          <w:rFonts w:asciiTheme="majorEastAsia" w:eastAsiaTheme="majorEastAsia" w:hAnsiTheme="majorEastAsia" w:hint="eastAsia"/>
        </w:rPr>
        <w:t>，石</w:t>
      </w:r>
      <w:proofErr w:type="gramStart"/>
      <w:r w:rsidRPr="003533B2">
        <w:rPr>
          <w:rFonts w:asciiTheme="majorEastAsia" w:eastAsiaTheme="majorEastAsia" w:hAnsiTheme="majorEastAsia" w:hint="eastAsia"/>
        </w:rPr>
        <w:t>多賤，</w:t>
      </w:r>
      <w:proofErr w:type="gramEnd"/>
      <w:r w:rsidRPr="003533B2">
        <w:rPr>
          <w:rFonts w:asciiTheme="majorEastAsia" w:eastAsiaTheme="majorEastAsia" w:hAnsiTheme="majorEastAsia" w:hint="eastAsia"/>
        </w:rPr>
        <w:t>所以《楚辭·惜頌》說「放</w:t>
      </w:r>
      <w:proofErr w:type="gramStart"/>
      <w:r w:rsidRPr="003533B2">
        <w:rPr>
          <w:rFonts w:asciiTheme="majorEastAsia" w:eastAsiaTheme="majorEastAsia" w:hAnsiTheme="majorEastAsia" w:hint="eastAsia"/>
        </w:rPr>
        <w:t>山淵之龜玉兮</w:t>
      </w:r>
      <w:proofErr w:type="gramEnd"/>
      <w:r w:rsidRPr="003533B2">
        <w:rPr>
          <w:rFonts w:asciiTheme="majorEastAsia" w:eastAsiaTheme="majorEastAsia" w:hAnsiTheme="majorEastAsia" w:hint="eastAsia"/>
        </w:rPr>
        <w:t>，相與貴夫礫石」。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簡文是</w:t>
      </w:r>
      <w:proofErr w:type="gramStart"/>
      <w:r w:rsidRPr="003533B2">
        <w:rPr>
          <w:rFonts w:asciiTheme="majorEastAsia" w:eastAsiaTheme="majorEastAsia" w:hAnsiTheme="majorEastAsia" w:hint="eastAsia"/>
        </w:rPr>
        <w:t>指少說多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做。/ </w:t>
      </w:r>
      <w:proofErr w:type="gramStart"/>
      <w:r w:rsidRPr="003533B2">
        <w:rPr>
          <w:rFonts w:asciiTheme="majorEastAsia" w:eastAsiaTheme="majorEastAsia" w:hAnsiTheme="majorEastAsia" w:hint="eastAsia"/>
        </w:rPr>
        <w:t>禤健聰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EB52D4" wp14:editId="2ED5365B">
            <wp:extent cx="86400" cy="103680"/>
            <wp:effectExtent l="0" t="0" r="8890" b="0"/>
            <wp:docPr id="1912500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49" cy="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」由「石」、「日」、「火」、「土」四個部件組成，也即</w:t>
      </w:r>
      <w:proofErr w:type="gramStart"/>
      <w:r w:rsidRPr="003533B2">
        <w:rPr>
          <w:rFonts w:asciiTheme="majorEastAsia" w:eastAsiaTheme="majorEastAsia" w:hAnsiTheme="majorEastAsia" w:hint="eastAsia"/>
        </w:rPr>
        <w:t>楚簡讀</w:t>
      </w:r>
      <w:proofErr w:type="gramEnd"/>
      <w:r w:rsidRPr="003533B2">
        <w:rPr>
          <w:rFonts w:asciiTheme="majorEastAsia" w:eastAsiaTheme="majorEastAsia" w:hAnsiTheme="majorEastAsia" w:hint="eastAsia"/>
        </w:rPr>
        <w:t>為「展」的字，可能從「</w:t>
      </w:r>
      <w:proofErr w:type="gramStart"/>
      <w:r w:rsidRPr="003533B2">
        <w:rPr>
          <w:rFonts w:asciiTheme="majorEastAsia" w:eastAsiaTheme="majorEastAsia" w:hAnsiTheme="majorEastAsia" w:hint="eastAsia"/>
        </w:rPr>
        <w:t>炅</w:t>
      </w:r>
      <w:proofErr w:type="gramEnd"/>
      <w:r w:rsidRPr="003533B2">
        <w:rPr>
          <w:rFonts w:asciiTheme="majorEastAsia" w:eastAsiaTheme="majorEastAsia" w:hAnsiTheme="majorEastAsia" w:hint="eastAsia"/>
        </w:rPr>
        <w:t>」得聲。其中的「日」「火」形楊澤生釋「鼎」，以為字從「鼎」得聲，讀「展」。所謂「鼎」可能是「</w:t>
      </w:r>
      <w:proofErr w:type="gramStart"/>
      <w:r w:rsidRPr="003533B2">
        <w:rPr>
          <w:rFonts w:asciiTheme="majorEastAsia" w:eastAsiaTheme="majorEastAsia" w:hAnsiTheme="majorEastAsia" w:hint="eastAsia"/>
        </w:rPr>
        <w:t>炅</w:t>
      </w:r>
      <w:proofErr w:type="gramEnd"/>
      <w:r w:rsidRPr="003533B2">
        <w:rPr>
          <w:rFonts w:asciiTheme="majorEastAsia" w:eastAsiaTheme="majorEastAsia" w:hAnsiTheme="majorEastAsia" w:hint="eastAsia"/>
        </w:rPr>
        <w:t>」，古文字的「</w:t>
      </w:r>
      <w:proofErr w:type="gramStart"/>
      <w:r w:rsidRPr="003533B2">
        <w:rPr>
          <w:rFonts w:asciiTheme="majorEastAsia" w:eastAsiaTheme="majorEastAsia" w:hAnsiTheme="majorEastAsia" w:hint="eastAsia"/>
        </w:rPr>
        <w:t>炅</w:t>
      </w:r>
      <w:proofErr w:type="gramEnd"/>
      <w:r w:rsidRPr="003533B2">
        <w:rPr>
          <w:rFonts w:asciiTheme="majorEastAsia" w:eastAsiaTheme="majorEastAsia" w:hAnsiTheme="majorEastAsia" w:hint="eastAsia"/>
        </w:rPr>
        <w:t>」是「熱」（泥月）的異體，此處可讀「展」（端元），誠，與前後文「玉」「敬」</w:t>
      </w:r>
      <w:proofErr w:type="gramStart"/>
      <w:r w:rsidRPr="003533B2">
        <w:rPr>
          <w:rFonts w:asciiTheme="majorEastAsia" w:eastAsiaTheme="majorEastAsia" w:hAnsiTheme="majorEastAsia" w:hint="eastAsia"/>
        </w:rPr>
        <w:t>義近</w:t>
      </w:r>
      <w:proofErr w:type="gramEnd"/>
      <w:r w:rsidRPr="003533B2">
        <w:rPr>
          <w:rFonts w:asciiTheme="majorEastAsia" w:eastAsiaTheme="majorEastAsia" w:hAnsiTheme="majorEastAsia" w:hint="eastAsia"/>
        </w:rPr>
        <w:t>。/劉國勝：「</w:t>
      </w:r>
      <w:proofErr w:type="gramStart"/>
      <w:r w:rsidRPr="003533B2">
        <w:rPr>
          <w:rFonts w:asciiTheme="majorEastAsia" w:eastAsiaTheme="majorEastAsia" w:hAnsiTheme="majorEastAsia" w:hint="eastAsia"/>
        </w:rPr>
        <w:t>玉其言</w:t>
      </w:r>
      <w:proofErr w:type="gramEnd"/>
      <w:r w:rsidRPr="003533B2">
        <w:rPr>
          <w:rFonts w:asciiTheme="majorEastAsia" w:eastAsiaTheme="majorEastAsia" w:hAnsiTheme="majorEastAsia" w:hint="eastAsia"/>
        </w:rPr>
        <w:t>」，珍貴其言，亦即不輕言。「展」</w:t>
      </w:r>
      <w:proofErr w:type="gramStart"/>
      <w:r w:rsidRPr="003533B2">
        <w:rPr>
          <w:rFonts w:asciiTheme="majorEastAsia" w:eastAsiaTheme="majorEastAsia" w:hAnsiTheme="majorEastAsia" w:hint="eastAsia"/>
        </w:rPr>
        <w:t>似訓</w:t>
      </w:r>
      <w:proofErr w:type="gramEnd"/>
      <w:r w:rsidRPr="003533B2">
        <w:rPr>
          <w:rFonts w:asciiTheme="majorEastAsia" w:eastAsiaTheme="majorEastAsia" w:hAnsiTheme="majorEastAsia" w:hint="eastAsia"/>
        </w:rPr>
        <w:t>「申」，申展。「展其行」，</w:t>
      </w:r>
      <w:proofErr w:type="gramStart"/>
      <w:r w:rsidRPr="003533B2">
        <w:rPr>
          <w:rFonts w:asciiTheme="majorEastAsia" w:eastAsiaTheme="majorEastAsia" w:hAnsiTheme="majorEastAsia" w:hint="eastAsia"/>
        </w:rPr>
        <w:t>申信於</w:t>
      </w:r>
      <w:proofErr w:type="gramEnd"/>
      <w:r w:rsidRPr="003533B2">
        <w:rPr>
          <w:rFonts w:asciiTheme="majorEastAsia" w:eastAsiaTheme="majorEastAsia" w:hAnsiTheme="majorEastAsia" w:hint="eastAsia"/>
        </w:rPr>
        <w:t>行。「</w:t>
      </w:r>
      <w:proofErr w:type="gramStart"/>
      <w:r w:rsidRPr="003533B2">
        <w:rPr>
          <w:rFonts w:asciiTheme="majorEastAsia" w:eastAsiaTheme="majorEastAsia" w:hAnsiTheme="majorEastAsia" w:hint="eastAsia"/>
        </w:rPr>
        <w:t>君子玉其言</w:t>
      </w:r>
      <w:proofErr w:type="gramEnd"/>
      <w:r w:rsidRPr="003533B2">
        <w:rPr>
          <w:rFonts w:asciiTheme="majorEastAsia" w:eastAsiaTheme="majorEastAsia" w:hAnsiTheme="majorEastAsia" w:hint="eastAsia"/>
        </w:rPr>
        <w:t>而展其行」是記孔子語，要君子慎言貴行，言行相副。/ 唐洪志：「</w:t>
      </w:r>
      <w:proofErr w:type="gramStart"/>
      <w:r w:rsidRPr="003533B2">
        <w:rPr>
          <w:rFonts w:asciiTheme="majorEastAsia" w:eastAsiaTheme="majorEastAsia" w:hAnsiTheme="majorEastAsia" w:hint="eastAsia"/>
        </w:rPr>
        <w:t>玉其言</w:t>
      </w:r>
      <w:proofErr w:type="gramEnd"/>
      <w:r w:rsidRPr="003533B2">
        <w:rPr>
          <w:rFonts w:asciiTheme="majorEastAsia" w:eastAsiaTheme="majorEastAsia" w:hAnsiTheme="majorEastAsia" w:hint="eastAsia"/>
        </w:rPr>
        <w:t>」包含有「修飾語言，使之有文采」之意。/ 王化平：「展」與「</w:t>
      </w:r>
      <w:proofErr w:type="gramStart"/>
      <w:r w:rsidRPr="003533B2">
        <w:rPr>
          <w:rFonts w:asciiTheme="majorEastAsia" w:eastAsiaTheme="majorEastAsia" w:hAnsiTheme="majorEastAsia" w:hint="eastAsia"/>
        </w:rPr>
        <w:t>亶</w:t>
      </w:r>
      <w:proofErr w:type="gramEnd"/>
      <w:r w:rsidRPr="003533B2">
        <w:rPr>
          <w:rFonts w:asciiTheme="majorEastAsia" w:eastAsiaTheme="majorEastAsia" w:hAnsiTheme="majorEastAsia" w:hint="eastAsia"/>
        </w:rPr>
        <w:t>」通，誠信。「</w:t>
      </w:r>
      <w:proofErr w:type="gramStart"/>
      <w:r w:rsidRPr="003533B2">
        <w:rPr>
          <w:rFonts w:asciiTheme="majorEastAsia" w:eastAsiaTheme="majorEastAsia" w:hAnsiTheme="majorEastAsia" w:hint="eastAsia"/>
        </w:rPr>
        <w:t>君子玉其言</w:t>
      </w:r>
      <w:proofErr w:type="gramEnd"/>
      <w:r w:rsidRPr="003533B2">
        <w:rPr>
          <w:rFonts w:asciiTheme="majorEastAsia" w:eastAsiaTheme="majorEastAsia" w:hAnsiTheme="majorEastAsia" w:hint="eastAsia"/>
        </w:rPr>
        <w:t>而展其行」，意即言行一致。/ 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930265" wp14:editId="56CFC584">
            <wp:extent cx="86400" cy="103680"/>
            <wp:effectExtent l="0" t="0" r="8890" b="0"/>
            <wp:docPr id="1382955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49" cy="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」又見第六</w:t>
      </w:r>
      <w:proofErr w:type="gramStart"/>
      <w:r w:rsidRPr="003533B2">
        <w:rPr>
          <w:rFonts w:asciiTheme="majorEastAsia" w:eastAsiaTheme="majorEastAsia" w:hAnsiTheme="majorEastAsia" w:hint="eastAsia"/>
        </w:rPr>
        <w:t>冊</w:t>
      </w:r>
      <w:proofErr w:type="gramEnd"/>
      <w:r w:rsidRPr="003533B2">
        <w:rPr>
          <w:rFonts w:asciiTheme="majorEastAsia" w:eastAsiaTheme="majorEastAsia" w:hAnsiTheme="majorEastAsia" w:hint="eastAsia"/>
        </w:rPr>
        <w:t>《用曰》簡17，從「石」省，即第四</w:t>
      </w:r>
      <w:proofErr w:type="gramStart"/>
      <w:r w:rsidRPr="003533B2">
        <w:rPr>
          <w:rFonts w:asciiTheme="majorEastAsia" w:eastAsiaTheme="majorEastAsia" w:hAnsiTheme="majorEastAsia" w:hint="eastAsia"/>
        </w:rPr>
        <w:t>冊</w:t>
      </w:r>
      <w:proofErr w:type="gramEnd"/>
      <w:r w:rsidRPr="003533B2">
        <w:rPr>
          <w:rFonts w:asciiTheme="majorEastAsia" w:eastAsiaTheme="majorEastAsia" w:hAnsiTheme="majorEastAsia" w:hint="eastAsia"/>
        </w:rPr>
        <w:t>《采風曲目》簡</w:t>
      </w:r>
      <w:r w:rsidRPr="003533B2">
        <w:rPr>
          <w:rFonts w:asciiTheme="majorEastAsia" w:eastAsiaTheme="majorEastAsia" w:hAnsiTheme="majorEastAsia"/>
        </w:rPr>
        <w:t>3</w:t>
      </w:r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D93736" wp14:editId="5727FFC9">
            <wp:extent cx="115200" cy="115200"/>
            <wp:effectExtent l="0" t="0" r="0" b="0"/>
            <wp:docPr id="918664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537" cy="11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省形，可隸作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8CB4E3" wp14:editId="15042D67">
            <wp:extent cx="122400" cy="122400"/>
            <wp:effectExtent l="0" t="0" r="0" b="0"/>
            <wp:docPr id="6825499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9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1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」。這</w:t>
      </w:r>
      <w:proofErr w:type="gramStart"/>
      <w:r w:rsidRPr="003533B2">
        <w:rPr>
          <w:rFonts w:asciiTheme="majorEastAsia" w:eastAsiaTheme="majorEastAsia" w:hAnsiTheme="majorEastAsia" w:hint="eastAsia"/>
        </w:rPr>
        <w:t>裏從訓</w:t>
      </w:r>
      <w:proofErr w:type="gramEnd"/>
      <w:r w:rsidRPr="003533B2">
        <w:rPr>
          <w:rFonts w:asciiTheme="majorEastAsia" w:eastAsiaTheme="majorEastAsia" w:hAnsiTheme="majorEastAsia" w:hint="eastAsia"/>
        </w:rPr>
        <w:t>「誠」說。讀「慎」文意也通，只是「慎」</w:t>
      </w:r>
      <w:proofErr w:type="gramStart"/>
      <w:r w:rsidRPr="003533B2">
        <w:rPr>
          <w:rFonts w:asciiTheme="majorEastAsia" w:eastAsiaTheme="majorEastAsia" w:hAnsiTheme="majorEastAsia" w:hint="eastAsia"/>
        </w:rPr>
        <w:t>楚簡一般</w:t>
      </w:r>
      <w:proofErr w:type="gramEnd"/>
      <w:r w:rsidRPr="003533B2">
        <w:rPr>
          <w:rFonts w:asciiTheme="majorEastAsia" w:eastAsiaTheme="majorEastAsia" w:hAnsiTheme="majorEastAsia" w:hint="eastAsia"/>
        </w:rPr>
        <w:t>用</w:t>
      </w:r>
      <w:proofErr w:type="gramStart"/>
      <w:r w:rsidRPr="003533B2">
        <w:rPr>
          <w:rFonts w:asciiTheme="majorEastAsia" w:eastAsiaTheme="majorEastAsia" w:hAnsiTheme="majorEastAsia" w:hint="eastAsia"/>
        </w:rPr>
        <w:t>從「斤</w:t>
      </w:r>
      <w:proofErr w:type="gramEnd"/>
      <w:r w:rsidRPr="003533B2">
        <w:rPr>
          <w:rFonts w:asciiTheme="majorEastAsia" w:eastAsiaTheme="majorEastAsia" w:hAnsiTheme="majorEastAsia" w:hint="eastAsia"/>
        </w:rPr>
        <w:t>」之字，因此讀「慎」似</w:t>
      </w:r>
      <w:proofErr w:type="gramStart"/>
      <w:r w:rsidRPr="003533B2">
        <w:rPr>
          <w:rFonts w:asciiTheme="majorEastAsia" w:eastAsiaTheme="majorEastAsia" w:hAnsiTheme="majorEastAsia" w:hint="eastAsia"/>
        </w:rPr>
        <w:t>不合楚簡用</w:t>
      </w:r>
      <w:proofErr w:type="gramEnd"/>
      <w:r w:rsidRPr="003533B2">
        <w:rPr>
          <w:rFonts w:asciiTheme="majorEastAsia" w:eastAsiaTheme="majorEastAsia" w:hAnsiTheme="majorEastAsia" w:hint="eastAsia"/>
        </w:rPr>
        <w:t>字習慣。該字形也可參第一</w:t>
      </w:r>
      <w:proofErr w:type="gramStart"/>
      <w:r w:rsidRPr="003533B2">
        <w:rPr>
          <w:rFonts w:asciiTheme="majorEastAsia" w:eastAsiaTheme="majorEastAsia" w:hAnsiTheme="majorEastAsia" w:hint="eastAsia"/>
        </w:rPr>
        <w:t>冊</w:t>
      </w:r>
      <w:proofErr w:type="gramEnd"/>
      <w:r w:rsidRPr="003533B2">
        <w:rPr>
          <w:rFonts w:asciiTheme="majorEastAsia" w:eastAsiaTheme="majorEastAsia" w:hAnsiTheme="majorEastAsia" w:hint="eastAsia"/>
        </w:rPr>
        <w:t>《緇衣》簡18注。</w:t>
      </w:r>
      <w:del w:id="4" w:author="MAK, Chi Ki Caily [CHL]" w:date="2025-02-25T14:31:00Z" w16du:dateUtc="2025-02-25T06:31:00Z">
        <w:r w:rsidRPr="003533B2" w:rsidDel="00AB65A5">
          <w:rPr>
            <w:rFonts w:asciiTheme="majorEastAsia" w:eastAsiaTheme="majorEastAsia" w:hAnsiTheme="majorEastAsia" w:hint="eastAsia"/>
          </w:rPr>
          <w:delText>這裏「道」也可解為「道德」「道義」。《孟子·公孫丑下》：「得道者多助，失道者寡助。」</w:delText>
        </w:r>
      </w:del>
    </w:p>
  </w:footnote>
  <w:footnote w:id="18">
    <w:p w14:paraId="6F974D81" w14:textId="2BC5796A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整理者：讀為「成」，無說。</w:t>
      </w:r>
      <w:r w:rsidR="000C4A83" w:rsidRPr="003533B2">
        <w:rPr>
          <w:rFonts w:asciiTheme="majorEastAsia" w:eastAsiaTheme="majorEastAsia" w:hAnsiTheme="majorEastAsia" w:hint="eastAsia"/>
        </w:rPr>
        <w:t xml:space="preserve">/ </w:t>
      </w:r>
      <w:r w:rsidR="00D33545" w:rsidRPr="003533B2">
        <w:rPr>
          <w:rFonts w:asciiTheme="majorEastAsia" w:eastAsiaTheme="majorEastAsia" w:hAnsiTheme="majorEastAsia" w:hint="eastAsia"/>
        </w:rPr>
        <w:t>許慜慧：據整理者</w:t>
      </w:r>
      <w:proofErr w:type="gramStart"/>
      <w:r w:rsidR="00D33545" w:rsidRPr="003533B2">
        <w:rPr>
          <w:rFonts w:asciiTheme="majorEastAsia" w:eastAsiaTheme="majorEastAsia" w:hAnsiTheme="majorEastAsia" w:hint="eastAsia"/>
        </w:rPr>
        <w:t>進一步訓為</w:t>
      </w:r>
      <w:proofErr w:type="gramEnd"/>
      <w:r w:rsidR="00D33545" w:rsidRPr="003533B2">
        <w:rPr>
          <w:rFonts w:asciiTheme="majorEastAsia" w:eastAsiaTheme="majorEastAsia" w:hAnsiTheme="majorEastAsia" w:hint="eastAsia"/>
        </w:rPr>
        <w:t>「成就」，「成德」即「成就品德」。</w:t>
      </w:r>
    </w:p>
  </w:footnote>
  <w:footnote w:id="19">
    <w:p w14:paraId="6692376B" w14:textId="76F71A6C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整理者：「</w:t>
      </w:r>
      <w:proofErr w:type="gramStart"/>
      <w:r w:rsidR="00D33545" w:rsidRPr="003533B2">
        <w:rPr>
          <w:rFonts w:asciiTheme="majorEastAsia" w:eastAsiaTheme="majorEastAsia" w:hAnsiTheme="majorEastAsia" w:hint="eastAsia"/>
        </w:rPr>
        <w:t>臨民</w:t>
      </w:r>
      <w:proofErr w:type="gramEnd"/>
      <w:r w:rsidR="00D33545" w:rsidRPr="003533B2">
        <w:rPr>
          <w:rFonts w:asciiTheme="majorEastAsia" w:eastAsiaTheme="majorEastAsia" w:hAnsiTheme="majorEastAsia" w:hint="eastAsia"/>
        </w:rPr>
        <w:t>」，治民。</w:t>
      </w:r>
    </w:p>
  </w:footnote>
  <w:footnote w:id="20">
    <w:p w14:paraId="6C91BA7E" w14:textId="00BD9527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整理者：「</w:t>
      </w:r>
      <w:r w:rsidR="00D3354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7DE09B" wp14:editId="231E69BC">
            <wp:extent cx="115497" cy="131247"/>
            <wp:effectExtent l="0" t="0" r="0" b="2540"/>
            <wp:docPr id="1621315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2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204" cy="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545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D33545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D33545" w:rsidRPr="003533B2">
        <w:rPr>
          <w:rFonts w:asciiTheme="majorEastAsia" w:eastAsiaTheme="majorEastAsia" w:hAnsiTheme="majorEastAsia" w:hint="eastAsia"/>
        </w:rPr>
        <w:t>「看望」之「望」形聲字。</w:t>
      </w:r>
    </w:p>
  </w:footnote>
  <w:footnote w:id="21">
    <w:p w14:paraId="4E4DCE32" w14:textId="21BBD65C" w:rsidR="001678BD" w:rsidRPr="00AB65A5" w:rsidRDefault="001678BD" w:rsidP="003533B2">
      <w:pPr>
        <w:pStyle w:val="ae"/>
        <w:jc w:val="both"/>
        <w:rPr>
          <w:rFonts w:asciiTheme="majorEastAsia" w:eastAsia="DengXian" w:hAnsiTheme="majorEastAsia"/>
          <w:rPrChange w:id="5" w:author="MAK, Chi Ki Caily [CHL]" w:date="2025-02-25T14:30:00Z" w16du:dateUtc="2025-02-25T06:30:00Z">
            <w:rPr>
              <w:rFonts w:asciiTheme="majorEastAsia" w:eastAsiaTheme="majorEastAsia" w:hAnsiTheme="majorEastAsia"/>
              <w:lang w:eastAsia="zh-CN"/>
            </w:rPr>
          </w:rPrChange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整理者：「道」，策略、方法、治理。</w:t>
      </w:r>
      <w:ins w:id="6" w:author="MAK, Chi Ki Caily [CHL]" w:date="2025-02-25T14:30:00Z" w16du:dateUtc="2025-02-25T06:30:00Z">
        <w:r w:rsidR="00AB65A5">
          <w:rPr>
            <w:rFonts w:asciiTheme="majorEastAsia" w:eastAsia="DengXian" w:hAnsiTheme="majorEastAsia" w:hint="eastAsia"/>
          </w:rPr>
          <w:t>/</w:t>
        </w:r>
        <w:r w:rsidR="00AB65A5" w:rsidRPr="003533B2">
          <w:rPr>
            <w:rFonts w:asciiTheme="majorEastAsia" w:eastAsiaTheme="majorEastAsia" w:hAnsiTheme="majorEastAsia" w:hint="eastAsia"/>
          </w:rPr>
          <w:t>俞紹宏、張青松：</w:t>
        </w:r>
      </w:ins>
      <w:ins w:id="7" w:author="MAK, Chi Ki Caily [CHL]" w:date="2025-02-25T14:31:00Z" w16du:dateUtc="2025-02-25T06:31:00Z">
        <w:r w:rsidR="00AB65A5" w:rsidRPr="003533B2">
          <w:rPr>
            <w:rFonts w:asciiTheme="majorEastAsia" w:eastAsiaTheme="majorEastAsia" w:hAnsiTheme="majorEastAsia" w:hint="eastAsia"/>
          </w:rPr>
          <w:t>這</w:t>
        </w:r>
        <w:proofErr w:type="gramStart"/>
        <w:r w:rsidR="00AB65A5" w:rsidRPr="003533B2">
          <w:rPr>
            <w:rFonts w:asciiTheme="majorEastAsia" w:eastAsiaTheme="majorEastAsia" w:hAnsiTheme="majorEastAsia" w:hint="eastAsia"/>
          </w:rPr>
          <w:t>裏</w:t>
        </w:r>
        <w:proofErr w:type="gramEnd"/>
        <w:r w:rsidR="00AB65A5" w:rsidRPr="003533B2">
          <w:rPr>
            <w:rFonts w:asciiTheme="majorEastAsia" w:eastAsiaTheme="majorEastAsia" w:hAnsiTheme="majorEastAsia" w:hint="eastAsia"/>
          </w:rPr>
          <w:t>「道」也可解為「道德」「道義」。《孟子·公孫丑下》：「得道者</w:t>
        </w:r>
        <w:proofErr w:type="gramStart"/>
        <w:r w:rsidR="00AB65A5" w:rsidRPr="003533B2">
          <w:rPr>
            <w:rFonts w:asciiTheme="majorEastAsia" w:eastAsiaTheme="majorEastAsia" w:hAnsiTheme="majorEastAsia" w:hint="eastAsia"/>
          </w:rPr>
          <w:t>多助，失道者寡</w:t>
        </w:r>
        <w:proofErr w:type="gramEnd"/>
        <w:r w:rsidR="00AB65A5" w:rsidRPr="003533B2">
          <w:rPr>
            <w:rFonts w:asciiTheme="majorEastAsia" w:eastAsiaTheme="majorEastAsia" w:hAnsiTheme="majorEastAsia" w:hint="eastAsia"/>
          </w:rPr>
          <w:t>助。」</w:t>
        </w:r>
      </w:ins>
    </w:p>
  </w:footnote>
  <w:footnote w:id="22">
    <w:p w14:paraId="734B5032" w14:textId="71590F07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F77CFA" w:rsidRPr="003533B2">
        <w:rPr>
          <w:rFonts w:asciiTheme="majorEastAsia" w:eastAsiaTheme="majorEastAsia" w:hAnsiTheme="majorEastAsia" w:hint="eastAsia"/>
        </w:rPr>
        <w:t>整理者：「龏」同「恭」，謹愨。「述」，遵循；或讀「遂」，成也，順也。</w:t>
      </w:r>
      <w:r w:rsidR="00B27313" w:rsidRPr="003533B2">
        <w:rPr>
          <w:rFonts w:asciiTheme="majorEastAsia" w:eastAsiaTheme="majorEastAsia" w:hAnsiTheme="majorEastAsia" w:hint="eastAsia"/>
        </w:rPr>
        <w:t>/</w:t>
      </w:r>
      <w:r w:rsidR="00411069" w:rsidRPr="003533B2">
        <w:rPr>
          <w:rFonts w:asciiTheme="majorEastAsia" w:eastAsiaTheme="majorEastAsia" w:hAnsiTheme="majorEastAsia" w:hint="eastAsia"/>
        </w:rPr>
        <w:t xml:space="preserve"> </w:t>
      </w:r>
      <w:r w:rsidR="00B27313" w:rsidRPr="003533B2">
        <w:rPr>
          <w:rFonts w:asciiTheme="majorEastAsia" w:eastAsiaTheme="majorEastAsia" w:hAnsiTheme="majorEastAsia" w:hint="eastAsia"/>
        </w:rPr>
        <w:t>王凱博：「遂」為</w:t>
      </w:r>
      <w:proofErr w:type="gramStart"/>
      <w:r w:rsidR="00B27313" w:rsidRPr="003533B2">
        <w:rPr>
          <w:rFonts w:asciiTheme="majorEastAsia" w:eastAsiaTheme="majorEastAsia" w:hAnsiTheme="majorEastAsia" w:hint="eastAsia"/>
        </w:rPr>
        <w:t>遂免義</w:t>
      </w:r>
      <w:proofErr w:type="gramEnd"/>
      <w:r w:rsidR="00B27313" w:rsidRPr="003533B2">
        <w:rPr>
          <w:rFonts w:asciiTheme="majorEastAsia" w:eastAsiaTheme="majorEastAsia" w:hAnsiTheme="majorEastAsia" w:hint="eastAsia"/>
        </w:rPr>
        <w:t>。/俞紹宏、張青松：</w:t>
      </w:r>
      <w:proofErr w:type="gramStart"/>
      <w:r w:rsidR="00B27313" w:rsidRPr="003533B2">
        <w:rPr>
          <w:rFonts w:asciiTheme="majorEastAsia" w:eastAsiaTheme="majorEastAsia" w:hAnsiTheme="majorEastAsia" w:hint="eastAsia"/>
        </w:rPr>
        <w:t>王凱博說或可</w:t>
      </w:r>
      <w:proofErr w:type="gramEnd"/>
      <w:r w:rsidR="00B27313" w:rsidRPr="003533B2">
        <w:rPr>
          <w:rFonts w:asciiTheme="majorEastAsia" w:eastAsiaTheme="majorEastAsia" w:hAnsiTheme="majorEastAsia" w:hint="eastAsia"/>
        </w:rPr>
        <w:t>參。</w:t>
      </w:r>
    </w:p>
  </w:footnote>
  <w:footnote w:id="23">
    <w:p w14:paraId="27FA55C0" w14:textId="241E6F95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B73AE" w:rsidRPr="003533B2">
        <w:rPr>
          <w:rFonts w:asciiTheme="majorEastAsia" w:eastAsiaTheme="majorEastAsia" w:hAnsiTheme="majorEastAsia" w:hint="eastAsia"/>
        </w:rPr>
        <w:t>整理者：「驕」，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矜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肆、放縱。「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821D27" wp14:editId="44A53217">
            <wp:extent cx="100940" cy="127503"/>
            <wp:effectExtent l="0" t="0" r="0" b="6350"/>
            <wp:docPr id="328625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2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38" cy="1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7F7CCB" wp14:editId="05E32276">
            <wp:extent cx="92801" cy="113892"/>
            <wp:effectExtent l="0" t="0" r="2540" b="635"/>
            <wp:docPr id="1296694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4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882" cy="1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」，讀「侮」，輕慢、侮辱、欺凌。簡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文讀作「驕則侮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」。/ 楊澤生：「驕」意為驕傲、驕縱，也可當怠慢、輕視講。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ADAA82" wp14:editId="22732C6C">
            <wp:extent cx="92801" cy="113892"/>
            <wp:effectExtent l="0" t="0" r="2540" b="635"/>
            <wp:docPr id="1297625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4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882" cy="1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繆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有亂意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。簡文「驕」導致繆亂的後果和上文說「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恭則遂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」正好是相應的。/ 唐洪志：「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7BF3FE" wp14:editId="294C1910">
            <wp:extent cx="100940" cy="127503"/>
            <wp:effectExtent l="0" t="0" r="0" b="6350"/>
            <wp:docPr id="976475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2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38" cy="1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」白於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藍隸作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6A40B8" wp14:editId="7241BEBD">
            <wp:extent cx="112815" cy="121493"/>
            <wp:effectExtent l="0" t="0" r="1905" b="0"/>
            <wp:docPr id="1370695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4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435" cy="13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」，以為可能是「侮」字異體。</w:t>
      </w:r>
    </w:p>
  </w:footnote>
  <w:footnote w:id="24">
    <w:p w14:paraId="5DBDCD76" w14:textId="33BE8518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B73AE" w:rsidRPr="003533B2">
        <w:rPr>
          <w:rFonts w:asciiTheme="majorEastAsia" w:eastAsiaTheme="majorEastAsia" w:hAnsiTheme="majorEastAsia" w:hint="eastAsia"/>
        </w:rPr>
        <w:t>整理者：「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F9962D" wp14:editId="48033DF9">
            <wp:extent cx="100941" cy="100941"/>
            <wp:effectExtent l="0" t="0" r="0" b="0"/>
            <wp:docPr id="140225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5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702" cy="1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F6D5C96" wp14:editId="6185CC3E">
            <wp:extent cx="96938" cy="127783"/>
            <wp:effectExtent l="0" t="0" r="0" b="5715"/>
            <wp:docPr id="981938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21" cy="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」，讀「備」，防備、戒備。「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備言多難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」意為要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戒備言多患難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。/ 李天虹：「備」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為「盡」之意。「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備言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」猶古籍中的「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盡言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」。陳偉說「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備言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」亦可理解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為詳說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。/王化平：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原釋為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F959FC" wp14:editId="4CFE153A">
            <wp:extent cx="96938" cy="127783"/>
            <wp:effectExtent l="0" t="0" r="0" b="5715"/>
            <wp:docPr id="706608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21" cy="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」之字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苟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」。「言」讀「然」。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全句為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「苟然多難」。「</w:t>
      </w:r>
      <w:r w:rsidR="00CB73AE" w:rsidRPr="003533B2">
        <w:rPr>
          <w:rFonts w:ascii="新細明體-ExtB" w:eastAsia="新細明體-ExtB" w:hAnsi="新細明體-ExtB" w:cs="新細明體-ExtB" w:hint="eastAsia"/>
        </w:rPr>
        <w:t>𤰇</w:t>
      </w:r>
      <w:r w:rsidR="00CB73AE" w:rsidRPr="003533B2">
        <w:rPr>
          <w:rFonts w:asciiTheme="majorEastAsia" w:eastAsiaTheme="majorEastAsia" w:hAnsiTheme="majorEastAsia" w:cs="新細明體" w:hint="eastAsia"/>
        </w:rPr>
        <w:t>」</w:t>
      </w:r>
      <w:r w:rsidR="00CB73AE" w:rsidRPr="003533B2">
        <w:rPr>
          <w:rFonts w:asciiTheme="majorEastAsia" w:eastAsiaTheme="majorEastAsia" w:hAnsiTheme="majorEastAsia" w:hint="eastAsia"/>
        </w:rPr>
        <w:t>「備」是古今字。「</w:t>
      </w:r>
      <w:r w:rsidR="00CB73AE" w:rsidRPr="003533B2">
        <w:rPr>
          <w:rFonts w:ascii="新細明體-ExtB" w:eastAsia="新細明體-ExtB" w:hAnsi="新細明體-ExtB" w:cs="新細明體-ExtB" w:hint="eastAsia"/>
        </w:rPr>
        <w:t>𤰇</w:t>
      </w:r>
      <w:r w:rsidR="00CB73AE" w:rsidRPr="003533B2">
        <w:rPr>
          <w:rFonts w:asciiTheme="majorEastAsia" w:eastAsiaTheme="majorEastAsia" w:hAnsiTheme="majorEastAsia" w:cs="新細明體" w:hint="eastAsia"/>
        </w:rPr>
        <w:t>」</w:t>
      </w:r>
      <w:r w:rsidR="00CB73AE" w:rsidRPr="003533B2">
        <w:rPr>
          <w:rFonts w:asciiTheme="majorEastAsia" w:eastAsiaTheme="majorEastAsia" w:hAnsiTheme="majorEastAsia" w:hint="eastAsia"/>
        </w:rPr>
        <w:t>從「用」，「苟」省，段注「苟亦聲；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苟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，自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急敕也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」。孔子引用此語意在警告季氏不可急於求成。/ 白海燕：「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盡言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」就是把話說盡了、</w:t>
      </w:r>
      <w:proofErr w:type="gramStart"/>
      <w:r w:rsidR="00CB73AE" w:rsidRPr="003533B2">
        <w:rPr>
          <w:rFonts w:asciiTheme="majorEastAsia" w:eastAsiaTheme="majorEastAsia" w:hAnsiTheme="majorEastAsia" w:hint="eastAsia"/>
        </w:rPr>
        <w:t>說滿了</w:t>
      </w:r>
      <w:proofErr w:type="gramEnd"/>
      <w:r w:rsidR="00CB73AE" w:rsidRPr="003533B2">
        <w:rPr>
          <w:rFonts w:asciiTheme="majorEastAsia" w:eastAsiaTheme="majorEastAsia" w:hAnsiTheme="majorEastAsia" w:hint="eastAsia"/>
        </w:rPr>
        <w:t>，會招致禍，即應「慎言」。</w:t>
      </w:r>
      <w:r w:rsidR="00B27313" w:rsidRPr="003533B2">
        <w:rPr>
          <w:rFonts w:asciiTheme="majorEastAsia" w:eastAsiaTheme="majorEastAsia" w:hAnsiTheme="majorEastAsia" w:hint="eastAsia"/>
        </w:rPr>
        <w:t>/俞紹宏、張青松：「</w:t>
      </w:r>
      <w:proofErr w:type="gramStart"/>
      <w:r w:rsidR="00B27313" w:rsidRPr="003533B2">
        <w:rPr>
          <w:rFonts w:asciiTheme="majorEastAsia" w:eastAsiaTheme="majorEastAsia" w:hAnsiTheme="majorEastAsia" w:hint="eastAsia"/>
        </w:rPr>
        <w:t>備言</w:t>
      </w:r>
      <w:proofErr w:type="gramEnd"/>
      <w:r w:rsidR="00B27313" w:rsidRPr="003533B2">
        <w:rPr>
          <w:rFonts w:asciiTheme="majorEastAsia" w:eastAsiaTheme="majorEastAsia" w:hAnsiTheme="majorEastAsia" w:hint="eastAsia"/>
        </w:rPr>
        <w:t>」李天虹、</w:t>
      </w:r>
      <w:proofErr w:type="gramStart"/>
      <w:r w:rsidR="00B27313" w:rsidRPr="003533B2">
        <w:rPr>
          <w:rFonts w:asciiTheme="majorEastAsia" w:eastAsiaTheme="majorEastAsia" w:hAnsiTheme="majorEastAsia" w:hint="eastAsia"/>
        </w:rPr>
        <w:t>陳偉說或可</w:t>
      </w:r>
      <w:proofErr w:type="gramEnd"/>
      <w:r w:rsidR="00B27313" w:rsidRPr="003533B2">
        <w:rPr>
          <w:rFonts w:asciiTheme="majorEastAsia" w:eastAsiaTheme="majorEastAsia" w:hAnsiTheme="majorEastAsia" w:hint="eastAsia"/>
        </w:rPr>
        <w:t>備一說。</w:t>
      </w:r>
    </w:p>
  </w:footnote>
  <w:footnote w:id="25">
    <w:p w14:paraId="2F2663A7" w14:textId="21A80CF2" w:rsidR="00B27313" w:rsidRPr="003533B2" w:rsidRDefault="00B2731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李松儒：簡4後</w:t>
      </w:r>
      <w:proofErr w:type="gramStart"/>
      <w:r w:rsidRPr="003533B2">
        <w:rPr>
          <w:rFonts w:asciiTheme="majorEastAsia" w:eastAsiaTheme="majorEastAsia" w:hAnsiTheme="majorEastAsia" w:hint="eastAsia"/>
        </w:rPr>
        <w:t>接港簡</w:t>
      </w:r>
      <w:proofErr w:type="gramEnd"/>
      <w:r w:rsidRPr="003533B2">
        <w:rPr>
          <w:rFonts w:asciiTheme="majorEastAsia" w:eastAsiaTheme="majorEastAsia" w:hAnsiTheme="majorEastAsia" w:hint="eastAsia"/>
        </w:rPr>
        <w:t>6：且管仲</w:t>
      </w:r>
      <w:proofErr w:type="gramStart"/>
      <w:r w:rsidRPr="003533B2">
        <w:rPr>
          <w:rFonts w:asciiTheme="majorEastAsia" w:eastAsiaTheme="majorEastAsia" w:hAnsiTheme="majorEastAsia" w:hint="eastAsia"/>
        </w:rPr>
        <w:t>有言日</w:t>
      </w:r>
      <w:proofErr w:type="gramEnd"/>
      <w:r w:rsidRPr="003533B2">
        <w:rPr>
          <w:rFonts w:asciiTheme="majorEastAsia" w:eastAsiaTheme="majorEastAsia" w:hAnsiTheme="majorEastAsia" w:hint="eastAsia"/>
        </w:rPr>
        <w:t>：君子恭</w:t>
      </w:r>
      <w:proofErr w:type="gramStart"/>
      <w:r w:rsidRPr="003533B2">
        <w:rPr>
          <w:rFonts w:asciiTheme="majorEastAsia" w:eastAsiaTheme="majorEastAsia" w:hAnsiTheme="majorEastAsia" w:hint="eastAsia"/>
        </w:rPr>
        <w:t>則述，驕則侮，漾言</w:t>
      </w:r>
      <w:proofErr w:type="gramEnd"/>
      <w:r w:rsidRPr="003533B2">
        <w:rPr>
          <w:rFonts w:asciiTheme="majorEastAsia" w:eastAsiaTheme="majorEastAsia" w:hAnsiTheme="majorEastAsia" w:hint="eastAsia"/>
        </w:rPr>
        <w:t>多難，【季簡4】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DB4C63E" wp14:editId="2DCDAB20">
            <wp:extent cx="106877" cy="102856"/>
            <wp:effectExtent l="0" t="0" r="7620" b="0"/>
            <wp:docPr id="586778864" name="圖片 2" descr="&amp;10.EC91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10.EC91;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64" cy="11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言則</w:t>
      </w:r>
      <w:r w:rsidRPr="003533B2">
        <w:rPr>
          <w:rFonts w:ascii="新細明體-ExtB" w:eastAsia="新細明體-ExtB" w:hAnsi="新細明體-ExtB" w:cs="新細明體-ExtB" w:hint="eastAsia"/>
        </w:rPr>
        <w:t>𢖏</w:t>
      </w:r>
      <w:r w:rsidRPr="003533B2">
        <w:rPr>
          <w:rFonts w:asciiTheme="majorEastAsia" w:eastAsiaTheme="majorEastAsia" w:hAnsiTheme="majorEastAsia" w:hint="eastAsia"/>
        </w:rPr>
        <w:t xml:space="preserve">舀，民雖懌，不欲。【港簡6】/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：港大</w:t>
      </w:r>
      <w:proofErr w:type="gramStart"/>
      <w:r w:rsidRPr="003533B2">
        <w:rPr>
          <w:rFonts w:asciiTheme="majorEastAsia" w:eastAsiaTheme="majorEastAsia" w:hAnsiTheme="majorEastAsia" w:hint="eastAsia"/>
        </w:rPr>
        <w:t>簡讀作「奸言則黷，導民唯度</w:t>
      </w:r>
      <w:proofErr w:type="gramEnd"/>
      <w:r w:rsidRPr="003533B2">
        <w:rPr>
          <w:rFonts w:asciiTheme="majorEastAsia" w:eastAsiaTheme="majorEastAsia" w:hAnsiTheme="majorEastAsia" w:hint="eastAsia"/>
        </w:rPr>
        <w:t>，不欲」。/ 王凱博：「遂」為</w:t>
      </w:r>
      <w:proofErr w:type="gramStart"/>
      <w:r w:rsidRPr="003533B2">
        <w:rPr>
          <w:rFonts w:asciiTheme="majorEastAsia" w:eastAsiaTheme="majorEastAsia" w:hAnsiTheme="majorEastAsia" w:hint="eastAsia"/>
        </w:rPr>
        <w:t>遂免義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</w:p>
  </w:footnote>
  <w:footnote w:id="26">
    <w:p w14:paraId="606B2974" w14:textId="69EE1CBA" w:rsidR="00A6536C" w:rsidRPr="003533B2" w:rsidRDefault="00A6536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15C21" w:rsidRPr="003533B2">
        <w:rPr>
          <w:rFonts w:asciiTheme="majorEastAsia" w:eastAsiaTheme="majorEastAsia" w:hAnsiTheme="majorEastAsia" w:hint="eastAsia"/>
        </w:rPr>
        <w:t>整理者：簡6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上殘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15字，據文意可補「庚子曰」。「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9336F2" wp14:editId="40AF8940">
            <wp:extent cx="115324" cy="124195"/>
            <wp:effectExtent l="0" t="0" r="0" b="0"/>
            <wp:docPr id="3478257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2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907" cy="1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」釋「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寍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」，《集韻》「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寍通作</w:t>
      </w:r>
      <w:r w:rsidRPr="003533B2">
        <w:rPr>
          <w:rFonts w:asciiTheme="majorEastAsia" w:eastAsiaTheme="majorEastAsia" w:hAnsiTheme="majorEastAsia" w:hint="eastAsia"/>
        </w:rPr>
        <w:t>寧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寧願，</w:t>
      </w:r>
      <w:proofErr w:type="gramEnd"/>
      <w:r w:rsidRPr="003533B2">
        <w:rPr>
          <w:rFonts w:asciiTheme="majorEastAsia" w:eastAsiaTheme="majorEastAsia" w:hAnsiTheme="majorEastAsia" w:hint="eastAsia"/>
        </w:rPr>
        <w:t>寧可。</w:t>
      </w:r>
      <w:r w:rsidR="00C15C21" w:rsidRPr="003533B2">
        <w:rPr>
          <w:rFonts w:asciiTheme="majorEastAsia" w:eastAsiaTheme="majorEastAsia" w:hAnsiTheme="majorEastAsia" w:hint="eastAsia"/>
        </w:rPr>
        <w:t>/ 廖名春：「寧」，願。</w:t>
      </w:r>
    </w:p>
  </w:footnote>
  <w:footnote w:id="27">
    <w:p w14:paraId="34022126" w14:textId="6ED0F7FD" w:rsidR="00A6536C" w:rsidRPr="003533B2" w:rsidRDefault="00A6536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15C21"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「䄬」，《集韻》：「移，或作䄬」，改變。《荀子‧樂論》：「移風易俗。」/ 季旭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原釋隸作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「䄬」者其實從「力」「它」聲，隸作「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C69EBE" wp14:editId="1BC4C65A">
            <wp:extent cx="95002" cy="116594"/>
            <wp:effectExtent l="0" t="0" r="635" b="0"/>
            <wp:docPr id="887010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394" cy="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」。此字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《包山》數見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，皆作人名用。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本簡讀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為「移」不無可能，亦可能讀「施」，待考。/ 廖名春：「䄬」，賜教。/ 白海燕：「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FA30AD" wp14:editId="272A4FB7">
            <wp:extent cx="95002" cy="116594"/>
            <wp:effectExtent l="0" t="0" r="635" b="0"/>
            <wp:docPr id="1136189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394" cy="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」字可能為「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佗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」字，此處讀「施」。/ 白海燕：「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D40E46B" wp14:editId="5D87948B">
            <wp:extent cx="95002" cy="116594"/>
            <wp:effectExtent l="0" t="0" r="635" b="0"/>
            <wp:docPr id="1858441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394" cy="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 xml:space="preserve">」讀「施」，訓「教」。/ 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：港大</w:t>
      </w:r>
      <w:proofErr w:type="gramStart"/>
      <w:r w:rsidR="00C15C21" w:rsidRPr="003533B2">
        <w:rPr>
          <w:rFonts w:asciiTheme="majorEastAsia" w:eastAsiaTheme="majorEastAsia" w:hAnsiTheme="majorEastAsia" w:hint="eastAsia"/>
        </w:rPr>
        <w:t>簡讀作「寧服肥耶」</w:t>
      </w:r>
      <w:proofErr w:type="gramEnd"/>
      <w:r w:rsidR="00C15C21" w:rsidRPr="003533B2">
        <w:rPr>
          <w:rFonts w:asciiTheme="majorEastAsia" w:eastAsiaTheme="majorEastAsia" w:hAnsiTheme="majorEastAsia" w:hint="eastAsia"/>
        </w:rPr>
        <w:t>，後加問號。</w:t>
      </w:r>
    </w:p>
  </w:footnote>
  <w:footnote w:id="28">
    <w:p w14:paraId="55672D3F" w14:textId="1B1147A4" w:rsidR="00A6536C" w:rsidRPr="003533B2" w:rsidRDefault="00A6536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C4A83" w:rsidRPr="003533B2">
        <w:rPr>
          <w:rFonts w:asciiTheme="majorEastAsia" w:eastAsiaTheme="majorEastAsia" w:hAnsiTheme="majorEastAsia" w:hint="eastAsia"/>
        </w:rPr>
        <w:t>整理者：「吴」通「餘」。「孟子餘」，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即晉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「孟子餘（趙衰）」。趙衰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（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？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－前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622 年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）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字子餘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，亦稱趙成子、成季、孟子餘，輔佐晉文公稱霸。「孟者吴」與《左傳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哀公十一年》「孟子側後入以</w:t>
      </w:r>
      <w:r w:rsidR="000C4A83" w:rsidRPr="003533B2">
        <w:rPr>
          <w:rFonts w:asciiTheme="majorEastAsia" w:eastAsiaTheme="majorEastAsia" w:hAnsiTheme="majorEastAsia" w:hint="eastAsia"/>
        </w:rPr>
        <w:t>為殿」，杜預注「之側，孟氏族也，字反」中所說的「孟子側」，《冊府元龜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將帥部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不伐》「孟子側，字反，魯孟氏族也」中所說的「孟子側」，</w:t>
      </w:r>
      <w:r w:rsidR="000C4A83" w:rsidRPr="003533B2">
        <w:rPr>
          <w:rFonts w:asciiTheme="majorEastAsia" w:eastAsiaTheme="majorEastAsia" w:hAnsiTheme="majorEastAsia" w:hint="eastAsia"/>
        </w:rPr>
        <w:t xml:space="preserve">非同一人。/ 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李銳、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福田哲之：讀為「孟子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昃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（側）」，即孟子反，為孔子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所敬者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。《論語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雍也》：「</w:t>
      </w:r>
      <w:proofErr w:type="gramStart"/>
      <w:r w:rsidR="000C4A83" w:rsidRPr="003533B2">
        <w:rPr>
          <w:rFonts w:asciiTheme="majorEastAsia" w:eastAsiaTheme="majorEastAsia" w:hAnsiTheme="majorEastAsia" w:cs="DengXian" w:hint="eastAsia"/>
        </w:rPr>
        <w:t>子曰</w:t>
      </w:r>
      <w:proofErr w:type="gramEnd"/>
      <w:r w:rsidR="000C4A83" w:rsidRPr="003533B2">
        <w:rPr>
          <w:rFonts w:asciiTheme="majorEastAsia" w:eastAsiaTheme="majorEastAsia" w:hAnsiTheme="majorEastAsia" w:cs="DengXian" w:hint="eastAsia"/>
        </w:rPr>
        <w:t>：孟之反</w:t>
      </w:r>
      <w:proofErr w:type="gramStart"/>
      <w:r w:rsidR="000C4A83" w:rsidRPr="003533B2">
        <w:rPr>
          <w:rFonts w:asciiTheme="majorEastAsia" w:eastAsiaTheme="majorEastAsia" w:hAnsiTheme="majorEastAsia" w:cs="DengXian" w:hint="eastAsia"/>
        </w:rPr>
        <w:t>不</w:t>
      </w:r>
      <w:proofErr w:type="gramEnd"/>
      <w:r w:rsidR="000C4A83" w:rsidRPr="003533B2">
        <w:rPr>
          <w:rFonts w:asciiTheme="majorEastAsia" w:eastAsiaTheme="majorEastAsia" w:hAnsiTheme="majorEastAsia" w:cs="DengXian" w:hint="eastAsia"/>
        </w:rPr>
        <w:t>伐，</w:t>
      </w:r>
      <w:proofErr w:type="gramStart"/>
      <w:r w:rsidR="000C4A83" w:rsidRPr="003533B2">
        <w:rPr>
          <w:rFonts w:asciiTheme="majorEastAsia" w:eastAsiaTheme="majorEastAsia" w:hAnsiTheme="majorEastAsia" w:cs="DengXian" w:hint="eastAsia"/>
        </w:rPr>
        <w:t>奔而殿</w:t>
      </w:r>
      <w:proofErr w:type="gramEnd"/>
      <w:r w:rsidR="000C4A83" w:rsidRPr="003533B2">
        <w:rPr>
          <w:rFonts w:asciiTheme="majorEastAsia" w:eastAsiaTheme="majorEastAsia" w:hAnsiTheme="majorEastAsia" w:cs="DengXian" w:hint="eastAsia"/>
        </w:rPr>
        <w:t>。將入門，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策其馬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，曰：『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非敢後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也，馬不進也。』」簡文「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丘聞之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孟子側曰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」與「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丘聞之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，臧文仲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有言曰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」，或有聼聞與傳聞之別。/ 董珊、白海燕：「孟者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昃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（側）」中的「者」為虛詞，作用與「之」相類，與「孟者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昃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」即「孟之側」、「孟之反」同。「某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之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某」意為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某族氏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「的」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某人，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或可變稱作「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某者某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」。/ 許慜慧：「者」「子」「之」三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者音可通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，然「之」和「者」的音關係更為密切，所以在簡文中讀為「孟之側」。/</w:t>
      </w:r>
      <w:r w:rsidR="00411069" w:rsidRPr="003533B2">
        <w:rPr>
          <w:rFonts w:asciiTheme="majorEastAsia" w:eastAsiaTheme="majorEastAsia" w:hAnsiTheme="majorEastAsia" w:hint="eastAsia"/>
        </w:rPr>
        <w:t xml:space="preserve"> </w:t>
      </w:r>
      <w:r w:rsidR="000C4A83" w:rsidRPr="003533B2">
        <w:rPr>
          <w:rFonts w:asciiTheme="majorEastAsia" w:eastAsiaTheme="majorEastAsia" w:hAnsiTheme="majorEastAsia" w:hint="eastAsia"/>
        </w:rPr>
        <w:t>侯乃峰</w:t>
      </w:r>
      <w:r w:rsidR="00411069" w:rsidRPr="003533B2">
        <w:rPr>
          <w:rFonts w:asciiTheme="majorEastAsia" w:eastAsiaTheme="majorEastAsia" w:hAnsiTheme="majorEastAsia" w:hint="eastAsia"/>
        </w:rPr>
        <w:t>：「</w:t>
      </w:r>
      <w:r w:rsidR="000C4A83" w:rsidRPr="003533B2">
        <w:rPr>
          <w:rFonts w:asciiTheme="majorEastAsia" w:eastAsiaTheme="majorEastAsia" w:hAnsiTheme="majorEastAsia" w:hint="eastAsia"/>
        </w:rPr>
        <w:t>者</w:t>
      </w:r>
      <w:r w:rsidR="00411069" w:rsidRPr="003533B2">
        <w:rPr>
          <w:rFonts w:asciiTheme="majorEastAsia" w:eastAsiaTheme="majorEastAsia" w:hAnsiTheme="majorEastAsia" w:hint="eastAsia"/>
        </w:rPr>
        <w:t>」「子」</w:t>
      </w:r>
      <w:r w:rsidR="000C4A83" w:rsidRPr="003533B2">
        <w:rPr>
          <w:rFonts w:asciiTheme="majorEastAsia" w:eastAsiaTheme="majorEastAsia" w:hAnsiTheme="majorEastAsia" w:hint="eastAsia"/>
        </w:rPr>
        <w:t>皆可視為古人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名字間所加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的無義助詞</w:t>
      </w:r>
      <w:r w:rsidR="00411069" w:rsidRPr="003533B2">
        <w:rPr>
          <w:rFonts w:asciiTheme="majorEastAsia" w:eastAsiaTheme="majorEastAsia" w:hAnsiTheme="majorEastAsia" w:hint="eastAsia"/>
        </w:rPr>
        <w:t>。/ 俞紹宏、張青松：「</w:t>
      </w:r>
      <w:r w:rsidR="000C4A83" w:rsidRPr="003533B2">
        <w:rPr>
          <w:rFonts w:asciiTheme="majorEastAsia" w:eastAsiaTheme="majorEastAsia" w:hAnsiTheme="majorEastAsia" w:hint="eastAsia"/>
        </w:rPr>
        <w:t>孟者側</w:t>
      </w:r>
      <w:r w:rsidR="00411069" w:rsidRPr="003533B2">
        <w:rPr>
          <w:rFonts w:asciiTheme="majorEastAsia" w:eastAsiaTheme="majorEastAsia" w:hAnsiTheme="majorEastAsia" w:hint="eastAsia"/>
        </w:rPr>
        <w:t>」</w:t>
      </w:r>
      <w:r w:rsidR="000C4A83" w:rsidRPr="003533B2">
        <w:rPr>
          <w:rFonts w:asciiTheme="majorEastAsia" w:eastAsiaTheme="majorEastAsia" w:hAnsiTheme="majorEastAsia" w:hint="eastAsia"/>
        </w:rPr>
        <w:t>可參李銳說。侯乃峰意為</w:t>
      </w:r>
      <w:r w:rsidR="00411069" w:rsidRPr="003533B2">
        <w:rPr>
          <w:rFonts w:asciiTheme="majorEastAsia" w:eastAsiaTheme="majorEastAsia" w:hAnsiTheme="majorEastAsia" w:hint="eastAsia"/>
        </w:rPr>
        <w:t>「</w:t>
      </w:r>
      <w:r w:rsidR="000C4A83" w:rsidRPr="003533B2">
        <w:rPr>
          <w:rFonts w:asciiTheme="majorEastAsia" w:eastAsiaTheme="majorEastAsia" w:hAnsiTheme="majorEastAsia" w:hint="eastAsia"/>
        </w:rPr>
        <w:t>者</w:t>
      </w:r>
      <w:r w:rsidR="00411069" w:rsidRPr="003533B2">
        <w:rPr>
          <w:rFonts w:asciiTheme="majorEastAsia" w:eastAsiaTheme="majorEastAsia" w:hAnsiTheme="majorEastAsia" w:hint="eastAsia"/>
        </w:rPr>
        <w:t>」「</w:t>
      </w:r>
      <w:r w:rsidR="000C4A83" w:rsidRPr="003533B2">
        <w:rPr>
          <w:rFonts w:asciiTheme="majorEastAsia" w:eastAsiaTheme="majorEastAsia" w:hAnsiTheme="majorEastAsia" w:hint="eastAsia"/>
        </w:rPr>
        <w:t>子</w:t>
      </w:r>
      <w:r w:rsidR="00411069" w:rsidRPr="003533B2">
        <w:rPr>
          <w:rFonts w:asciiTheme="majorEastAsia" w:eastAsiaTheme="majorEastAsia" w:hAnsiTheme="majorEastAsia" w:hint="eastAsia"/>
        </w:rPr>
        <w:t>」</w:t>
      </w:r>
      <w:r w:rsidR="000C4A83" w:rsidRPr="003533B2">
        <w:rPr>
          <w:rFonts w:asciiTheme="majorEastAsia" w:eastAsiaTheme="majorEastAsia" w:hAnsiTheme="majorEastAsia" w:hint="eastAsia"/>
        </w:rPr>
        <w:t>皆可視為古人</w:t>
      </w:r>
      <w:proofErr w:type="gramStart"/>
      <w:r w:rsidR="000C4A83" w:rsidRPr="003533B2">
        <w:rPr>
          <w:rFonts w:asciiTheme="majorEastAsia" w:eastAsiaTheme="majorEastAsia" w:hAnsiTheme="majorEastAsia" w:hint="eastAsia"/>
        </w:rPr>
        <w:t>名字間所加</w:t>
      </w:r>
      <w:proofErr w:type="gramEnd"/>
      <w:r w:rsidR="000C4A83" w:rsidRPr="003533B2">
        <w:rPr>
          <w:rFonts w:asciiTheme="majorEastAsia" w:eastAsiaTheme="majorEastAsia" w:hAnsiTheme="majorEastAsia" w:hint="eastAsia"/>
        </w:rPr>
        <w:t>的無義助詞，也可備一說</w:t>
      </w:r>
      <w:r w:rsidR="00411069" w:rsidRPr="003533B2">
        <w:rPr>
          <w:rFonts w:asciiTheme="majorEastAsia" w:eastAsiaTheme="majorEastAsia" w:hAnsiTheme="majorEastAsia" w:hint="eastAsia"/>
        </w:rPr>
        <w:t>。</w:t>
      </w:r>
    </w:p>
  </w:footnote>
  <w:footnote w:id="29">
    <w:p w14:paraId="7EDB3CE7" w14:textId="2E46835D" w:rsidR="000C4A83" w:rsidRPr="003533B2" w:rsidRDefault="000C4A8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411069" w:rsidRPr="003533B2">
        <w:rPr>
          <w:rFonts w:asciiTheme="majorEastAsia" w:eastAsiaTheme="majorEastAsia" w:hAnsiTheme="majorEastAsia" w:hint="eastAsia"/>
        </w:rPr>
        <w:t>整理者：後一個「箸」讀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 xml:space="preserve">」，顯揚、顯示。/ 李天虹：後一個「箸」讀「書」。/ </w:t>
      </w:r>
      <w:proofErr w:type="spellStart"/>
      <w:r w:rsidR="00411069" w:rsidRPr="003533B2">
        <w:rPr>
          <w:rFonts w:asciiTheme="majorEastAsia" w:eastAsiaTheme="majorEastAsia" w:hAnsiTheme="majorEastAsia" w:hint="eastAsia"/>
        </w:rPr>
        <w:t>yihai</w:t>
      </w:r>
      <w:proofErr w:type="spellEnd"/>
      <w:r w:rsidR="00411069" w:rsidRPr="003533B2">
        <w:rPr>
          <w:rFonts w:asciiTheme="majorEastAsia" w:eastAsiaTheme="majorEastAsia" w:hAnsiTheme="majorEastAsia" w:hint="eastAsia"/>
        </w:rPr>
        <w:t>（說見楊錫全文後評論）：「箸=（書者）」或可叫「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複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文」「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複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文號」，兼取「複合」與「重覆」之意。楊錫全稱為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包孕式合文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。/ 俞紹宏、張青松：「箸」讀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」文意也通，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」也有記載的意思，與下文「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誌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411069" w:rsidRPr="003533B2">
        <w:rPr>
          <w:rFonts w:asciiTheme="majorEastAsia" w:eastAsiaTheme="majorEastAsia" w:hAnsiTheme="majorEastAsia" w:hint="eastAsia"/>
        </w:rPr>
        <w:t>義同</w:t>
      </w:r>
      <w:proofErr w:type="gramEnd"/>
      <w:r w:rsidR="00411069" w:rsidRPr="003533B2">
        <w:rPr>
          <w:rFonts w:asciiTheme="majorEastAsia" w:eastAsiaTheme="majorEastAsia" w:hAnsiTheme="majorEastAsia" w:hint="eastAsia"/>
        </w:rPr>
        <w:t>。</w:t>
      </w:r>
    </w:p>
  </w:footnote>
  <w:footnote w:id="30">
    <w:p w14:paraId="5826FBC2" w14:textId="70B6AAB9" w:rsidR="00D33A2A" w:rsidRPr="003533B2" w:rsidRDefault="00D33A2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873CC9" w:rsidRPr="003533B2">
        <w:rPr>
          <w:rFonts w:asciiTheme="majorEastAsia" w:eastAsiaTheme="majorEastAsia" w:hAnsiTheme="majorEastAsia"/>
        </w:rPr>
        <w:t xml:space="preserve"> </w:t>
      </w:r>
      <w:r w:rsidR="00873CC9" w:rsidRPr="003533B2">
        <w:rPr>
          <w:rFonts w:asciiTheme="majorEastAsia" w:eastAsiaTheme="majorEastAsia" w:hAnsiTheme="majorEastAsia" w:hint="eastAsia"/>
        </w:rPr>
        <w:t>整理者：「</w:t>
      </w:r>
      <w:r w:rsidR="00873CC9" w:rsidRPr="003533B2">
        <w:rPr>
          <w:rFonts w:ascii="新細明體-ExtB" w:eastAsia="新細明體-ExtB" w:hAnsi="新細明體-ExtB" w:cs="新細明體-ExtB" w:hint="eastAsia"/>
        </w:rPr>
        <w:t>𠱾</w:t>
      </w:r>
      <w:r w:rsidR="00873CC9" w:rsidRPr="003533B2">
        <w:rPr>
          <w:rFonts w:asciiTheme="majorEastAsia" w:eastAsiaTheme="majorEastAsia" w:hAnsiTheme="majorEastAsia" w:cs="新細明體-ExtB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同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r w:rsidR="00873CC9" w:rsidRPr="003533B2">
        <w:rPr>
          <w:rFonts w:asciiTheme="majorEastAsia" w:eastAsiaTheme="majorEastAsia" w:hAnsiTheme="majorEastAsia" w:hint="eastAsia"/>
        </w:rPr>
        <w:t>詩</w:t>
      </w:r>
      <w:r w:rsidR="00F305BB" w:rsidRPr="003533B2">
        <w:rPr>
          <w:rFonts w:asciiTheme="majorEastAsia" w:eastAsiaTheme="majorEastAsia" w:hAnsiTheme="majorEastAsia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。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r w:rsidR="00F305B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327A40" wp14:editId="40AEF2F4">
            <wp:extent cx="105535" cy="9998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202" cy="1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5BB" w:rsidRPr="003533B2">
        <w:rPr>
          <w:rFonts w:asciiTheme="majorEastAsia" w:eastAsiaTheme="majorEastAsia" w:hAnsiTheme="majorEastAsia" w:cs="新細明體-ExtB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讀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F305BB" w:rsidRPr="003533B2">
        <w:rPr>
          <w:rFonts w:asciiTheme="majorEastAsia" w:eastAsiaTheme="majorEastAsia" w:hAnsiTheme="majorEastAsia" w:hint="eastAsia"/>
        </w:rPr>
        <w:t>誌</w:t>
      </w:r>
      <w:proofErr w:type="gramEnd"/>
      <w:r w:rsidR="00F305BB" w:rsidRPr="003533B2">
        <w:rPr>
          <w:rFonts w:asciiTheme="majorEastAsia" w:eastAsiaTheme="majorEastAsia" w:hAnsiTheme="majorEastAsia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，《說文》訓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r w:rsidR="00873CC9" w:rsidRPr="003533B2">
        <w:rPr>
          <w:rFonts w:asciiTheme="majorEastAsia" w:eastAsiaTheme="majorEastAsia" w:hAnsiTheme="majorEastAsia" w:hint="eastAsia"/>
        </w:rPr>
        <w:t>記</w:t>
      </w:r>
      <w:proofErr w:type="gramStart"/>
      <w:r w:rsidR="00F305BB" w:rsidRPr="003533B2">
        <w:rPr>
          <w:rFonts w:asciiTheme="majorEastAsia" w:eastAsiaTheme="majorEastAsia" w:hAnsiTheme="majorEastAsia" w:hint="eastAsia"/>
        </w:rPr>
        <w:t>誌</w:t>
      </w:r>
      <w:proofErr w:type="gramEnd"/>
      <w:r w:rsidR="00873CC9" w:rsidRPr="003533B2">
        <w:rPr>
          <w:rFonts w:asciiTheme="majorEastAsia" w:eastAsiaTheme="majorEastAsia" w:hAnsiTheme="majorEastAsia" w:hint="eastAsia"/>
        </w:rPr>
        <w:t>也</w:t>
      </w:r>
      <w:r w:rsidR="00F305BB" w:rsidRPr="003533B2">
        <w:rPr>
          <w:rFonts w:asciiTheme="majorEastAsia" w:eastAsiaTheme="majorEastAsia" w:hAnsiTheme="majorEastAsia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。</w:t>
      </w:r>
    </w:p>
  </w:footnote>
  <w:footnote w:id="31">
    <w:p w14:paraId="32995BEE" w14:textId="3F42B611" w:rsidR="00F305BB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Pr="003533B2">
        <w:rPr>
          <w:rFonts w:asciiTheme="majorEastAsia" w:eastAsiaTheme="majorEastAsia" w:hAnsiTheme="majorEastAsia" w:hint="eastAsia"/>
        </w:rPr>
        <w:t>合文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D4F6F08" wp14:editId="6B638355">
            <wp:extent cx="70834" cy="92629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101" cy="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隸作上</w:t>
      </w:r>
      <w:proofErr w:type="gramEnd"/>
      <w:r w:rsidRPr="003533B2">
        <w:rPr>
          <w:rFonts w:asciiTheme="majorEastAsia" w:eastAsiaTheme="majorEastAsia" w:hAnsiTheme="majorEastAsia" w:hint="eastAsia"/>
        </w:rPr>
        <w:t>從「止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、下從「心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讀作</w:t>
      </w:r>
      <w:proofErr w:type="gramEnd"/>
      <w:r w:rsidRPr="003533B2">
        <w:rPr>
          <w:rFonts w:asciiTheme="majorEastAsia" w:eastAsiaTheme="majorEastAsia" w:hAnsiTheme="majorEastAsia" w:hint="eastAsia"/>
        </w:rPr>
        <w:t>「之志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唐洪志：「之志」後補「也」字。</w:t>
      </w:r>
    </w:p>
  </w:footnote>
  <w:footnote w:id="32">
    <w:p w14:paraId="48A9F933" w14:textId="71BE8300" w:rsidR="00F305BB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整理者：義，宜。/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李天虹</w:t>
      </w:r>
      <w:r w:rsidR="000C0517" w:rsidRPr="003533B2">
        <w:rPr>
          <w:rFonts w:asciiTheme="majorEastAsia" w:eastAsiaTheme="majorEastAsia" w:hAnsiTheme="majorEastAsia" w:hint="eastAsia"/>
        </w:rPr>
        <w:t>、俞紹宏、張青松</w:t>
      </w:r>
      <w:r w:rsidRPr="003533B2">
        <w:rPr>
          <w:rFonts w:asciiTheme="majorEastAsia" w:eastAsiaTheme="majorEastAsia" w:hAnsiTheme="majorEastAsia" w:hint="eastAsia"/>
        </w:rPr>
        <w:t>：</w:t>
      </w:r>
      <w:r w:rsidR="000C0517" w:rsidRPr="003533B2">
        <w:rPr>
          <w:rFonts w:asciiTheme="majorEastAsia" w:eastAsiaTheme="majorEastAsia" w:hAnsiTheme="majorEastAsia" w:hint="eastAsia"/>
        </w:rPr>
        <w:t>本段的前三句是排比句，書、詩都是具體的東西，而「義」是抽象的概念，</w:t>
      </w:r>
      <w:proofErr w:type="gramStart"/>
      <w:r w:rsidR="000C0517"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讀為「儀」，可指禮儀，在</w:t>
      </w:r>
      <w:proofErr w:type="gramStart"/>
      <w:r w:rsidRPr="003533B2">
        <w:rPr>
          <w:rFonts w:asciiTheme="majorEastAsia" w:eastAsiaTheme="majorEastAsia" w:hAnsiTheme="majorEastAsia" w:hint="eastAsia"/>
        </w:rPr>
        <w:t>本篇竹書</w:t>
      </w:r>
      <w:proofErr w:type="gramEnd"/>
      <w:r w:rsidRPr="003533B2">
        <w:rPr>
          <w:rFonts w:asciiTheme="majorEastAsia" w:eastAsiaTheme="majorEastAsia" w:hAnsiTheme="majorEastAsia" w:hint="eastAsia"/>
        </w:rPr>
        <w:t>也可能指記載禮儀的文字或文章。</w:t>
      </w:r>
      <w:r w:rsidR="000C0517" w:rsidRPr="003533B2">
        <w:rPr>
          <w:rFonts w:asciiTheme="majorEastAsia" w:eastAsiaTheme="majorEastAsia" w:hAnsiTheme="majorEastAsia" w:hint="eastAsia"/>
        </w:rPr>
        <w:t>/</w:t>
      </w:r>
      <w:r w:rsidR="000C0517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范</w:t>
      </w:r>
      <w:proofErr w:type="gramEnd"/>
      <w:r w:rsidRPr="003533B2">
        <w:rPr>
          <w:rFonts w:asciiTheme="majorEastAsia" w:eastAsiaTheme="majorEastAsia" w:hAnsiTheme="majorEastAsia" w:hint="eastAsia"/>
        </w:rPr>
        <w:t>常喜、廖名春</w:t>
      </w:r>
      <w:r w:rsidR="000C0517" w:rsidRPr="003533B2">
        <w:rPr>
          <w:rFonts w:asciiTheme="majorEastAsia" w:eastAsiaTheme="majorEastAsia" w:hAnsiTheme="majorEastAsia" w:hint="eastAsia"/>
        </w:rPr>
        <w:t>：</w:t>
      </w:r>
      <w:r w:rsidRPr="003533B2">
        <w:rPr>
          <w:rFonts w:asciiTheme="majorEastAsia" w:eastAsiaTheme="majorEastAsia" w:hAnsiTheme="majorEastAsia" w:hint="eastAsia"/>
        </w:rPr>
        <w:t>贊成讀為「儀」，同時也都懷疑這裡的「儀」可能是《儀禮》之異名。</w:t>
      </w:r>
    </w:p>
  </w:footnote>
  <w:footnote w:id="33">
    <w:p w14:paraId="09CFFE43" w14:textId="6D9968E1" w:rsidR="000C0517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C0517" w:rsidRPr="003533B2">
        <w:rPr>
          <w:rFonts w:asciiTheme="majorEastAsia" w:eastAsiaTheme="majorEastAsia" w:hAnsiTheme="majorEastAsia" w:hint="eastAsia"/>
        </w:rPr>
        <w:t>整理者：「義」，宜。</w:t>
      </w:r>
      <w:proofErr w:type="gramStart"/>
      <w:r w:rsidR="000C0517" w:rsidRPr="003533B2">
        <w:rPr>
          <w:rFonts w:asciiTheme="majorEastAsia" w:eastAsiaTheme="majorEastAsia" w:hAnsiTheme="majorEastAsia" w:hint="eastAsia"/>
        </w:rPr>
        <w:t>「斤</w:t>
      </w:r>
      <w:proofErr w:type="gramEnd"/>
      <w:r w:rsidR="000C0517" w:rsidRPr="003533B2">
        <w:rPr>
          <w:rFonts w:asciiTheme="majorEastAsia" w:eastAsiaTheme="majorEastAsia" w:hAnsiTheme="majorEastAsia" w:hint="eastAsia"/>
        </w:rPr>
        <w:t>」釋文中</w:t>
      </w:r>
      <w:proofErr w:type="gramStart"/>
      <w:r w:rsidR="000C0517" w:rsidRPr="003533B2">
        <w:rPr>
          <w:rFonts w:asciiTheme="majorEastAsia" w:eastAsiaTheme="majorEastAsia" w:hAnsiTheme="majorEastAsia" w:hint="eastAsia"/>
        </w:rPr>
        <w:t>括</w:t>
      </w:r>
      <w:proofErr w:type="gramEnd"/>
      <w:r w:rsidR="000C0517" w:rsidRPr="003533B2">
        <w:rPr>
          <w:rFonts w:asciiTheme="majorEastAsia" w:eastAsiaTheme="majorEastAsia" w:hAnsiTheme="majorEastAsia" w:hint="eastAsia"/>
        </w:rPr>
        <w:t>注「謹」，注釋中</w:t>
      </w:r>
      <w:proofErr w:type="gramStart"/>
      <w:r w:rsidR="000C0517" w:rsidRPr="003533B2">
        <w:rPr>
          <w:rFonts w:asciiTheme="majorEastAsia" w:eastAsiaTheme="majorEastAsia" w:hAnsiTheme="majorEastAsia" w:hint="eastAsia"/>
        </w:rPr>
        <w:t>云「斤</w:t>
      </w:r>
      <w:proofErr w:type="gramEnd"/>
      <w:r w:rsidR="000C0517" w:rsidRPr="003533B2">
        <w:rPr>
          <w:rFonts w:asciiTheme="majorEastAsia" w:eastAsiaTheme="majorEastAsia" w:hAnsiTheme="majorEastAsia" w:hint="eastAsia"/>
        </w:rPr>
        <w:t>」有仁、明察、</w:t>
      </w:r>
      <w:proofErr w:type="gramStart"/>
      <w:r w:rsidR="000C0517" w:rsidRPr="003533B2">
        <w:rPr>
          <w:rFonts w:asciiTheme="majorEastAsia" w:eastAsiaTheme="majorEastAsia" w:hAnsiTheme="majorEastAsia" w:hint="eastAsia"/>
        </w:rPr>
        <w:t>謹慎等意</w:t>
      </w:r>
      <w:proofErr w:type="gramEnd"/>
      <w:r w:rsidR="000C0517" w:rsidRPr="003533B2">
        <w:rPr>
          <w:rFonts w:asciiTheme="majorEastAsia" w:eastAsiaTheme="majorEastAsia" w:hAnsiTheme="majorEastAsia" w:hint="eastAsia"/>
        </w:rPr>
        <w:t>。/</w:t>
      </w:r>
    </w:p>
    <w:p w14:paraId="0398EFB9" w14:textId="24D9CAD6" w:rsidR="00F305BB" w:rsidRPr="003533B2" w:rsidRDefault="000C051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何有祖：</w:t>
      </w:r>
      <w:proofErr w:type="gramStart"/>
      <w:r w:rsidRPr="003533B2">
        <w:rPr>
          <w:rFonts w:asciiTheme="majorEastAsia" w:eastAsiaTheme="majorEastAsia" w:hAnsiTheme="majorEastAsia" w:hint="eastAsia"/>
        </w:rPr>
        <w:t>「斤</w:t>
      </w:r>
      <w:proofErr w:type="gramEnd"/>
      <w:r w:rsidRPr="003533B2">
        <w:rPr>
          <w:rFonts w:asciiTheme="majorEastAsia" w:eastAsiaTheme="majorEastAsia" w:hAnsiTheme="majorEastAsia" w:hint="eastAsia"/>
        </w:rPr>
        <w:t>」讀「謹」。/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李天虹：「謹」有「恭敬」意，但從前面「以書」「</w:t>
      </w:r>
      <w:proofErr w:type="gramStart"/>
      <w:r w:rsidRPr="003533B2">
        <w:rPr>
          <w:rFonts w:asciiTheme="majorEastAsia" w:eastAsiaTheme="majorEastAsia" w:hAnsiTheme="majorEastAsia" w:hint="eastAsia"/>
        </w:rPr>
        <w:t>以謎</w:t>
      </w:r>
      <w:proofErr w:type="gramEnd"/>
      <w:r w:rsidRPr="003533B2">
        <w:rPr>
          <w:rFonts w:asciiTheme="majorEastAsia" w:eastAsiaTheme="majorEastAsia" w:hAnsiTheme="majorEastAsia" w:hint="eastAsia"/>
        </w:rPr>
        <w:t>」的用語看，讀「謹」似有不妥，存疑待考。/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范</w:t>
      </w:r>
      <w:proofErr w:type="gramEnd"/>
      <w:r w:rsidRPr="003533B2">
        <w:rPr>
          <w:rFonts w:asciiTheme="majorEastAsia" w:eastAsiaTheme="majorEastAsia" w:hAnsiTheme="majorEastAsia" w:hint="eastAsia"/>
        </w:rPr>
        <w:t>常喜：「謹」，謹慎、慎重，引申有約束、禁止。「</w:t>
      </w:r>
      <w:proofErr w:type="gramStart"/>
      <w:r w:rsidRPr="003533B2">
        <w:rPr>
          <w:rFonts w:asciiTheme="majorEastAsia" w:eastAsiaTheme="majorEastAsia" w:hAnsiTheme="majorEastAsia" w:hint="eastAsia"/>
        </w:rPr>
        <w:t>夫儀者，以謹</w:t>
      </w:r>
      <w:proofErr w:type="gramEnd"/>
      <w:r w:rsidRPr="003533B2">
        <w:rPr>
          <w:rFonts w:asciiTheme="majorEastAsia" w:eastAsiaTheme="majorEastAsia" w:hAnsiTheme="majorEastAsia" w:hint="eastAsia"/>
        </w:rPr>
        <w:t>君子之行也」，大意似為：禮儀，是用來約束君子行為的。/</w:t>
      </w:r>
      <w:r w:rsidRPr="003533B2">
        <w:rPr>
          <w:rFonts w:asciiTheme="majorEastAsia" w:eastAsiaTheme="majorEastAsia" w:hAnsiTheme="majorEastAsia"/>
        </w:rPr>
        <w:t xml:space="preserve"> </w:t>
      </w:r>
      <w:r w:rsidR="00BF401B" w:rsidRPr="003533B2">
        <w:rPr>
          <w:rFonts w:asciiTheme="majorEastAsia" w:eastAsiaTheme="majorEastAsia" w:hAnsiTheme="majorEastAsia" w:hint="eastAsia"/>
        </w:rPr>
        <w:t>俞紹宏、張青松：</w:t>
      </w:r>
      <w:proofErr w:type="gramStart"/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</w:t>
      </w:r>
      <w:proofErr w:type="gramEnd"/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屬見</w:t>
      </w:r>
      <w:proofErr w:type="gramStart"/>
      <w:r w:rsidRPr="003533B2">
        <w:rPr>
          <w:rFonts w:asciiTheme="majorEastAsia" w:eastAsiaTheme="majorEastAsia" w:hAnsiTheme="majorEastAsia" w:hint="eastAsia"/>
        </w:rPr>
        <w:t>紐</w:t>
      </w:r>
      <w:proofErr w:type="gramEnd"/>
      <w:r w:rsidRPr="003533B2">
        <w:rPr>
          <w:rFonts w:asciiTheme="majorEastAsia" w:eastAsiaTheme="majorEastAsia" w:hAnsiTheme="majorEastAsia" w:hint="eastAsia"/>
        </w:rPr>
        <w:t>文部，與曉</w:t>
      </w:r>
      <w:proofErr w:type="gramStart"/>
      <w:r w:rsidRPr="003533B2">
        <w:rPr>
          <w:rFonts w:asciiTheme="majorEastAsia" w:eastAsiaTheme="majorEastAsia" w:hAnsiTheme="majorEastAsia" w:hint="eastAsia"/>
        </w:rPr>
        <w:t>紐元部的</w:t>
      </w:r>
      <w:proofErr w:type="gramEnd"/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顯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、船</w:t>
      </w:r>
      <w:proofErr w:type="gramStart"/>
      <w:r w:rsidRPr="003533B2">
        <w:rPr>
          <w:rFonts w:asciiTheme="majorEastAsia" w:eastAsiaTheme="majorEastAsia" w:hAnsiTheme="majorEastAsia" w:hint="eastAsia"/>
        </w:rPr>
        <w:t>紐脂部的</w:t>
      </w:r>
      <w:proofErr w:type="gramEnd"/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示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古音可通，</w:t>
      </w:r>
      <w:proofErr w:type="gramStart"/>
      <w:r w:rsidRPr="003533B2">
        <w:rPr>
          <w:rFonts w:asciiTheme="majorEastAsia" w:eastAsiaTheme="majorEastAsia" w:hAnsiTheme="majorEastAsia" w:hint="eastAsia"/>
        </w:rPr>
        <w:t>文例可</w:t>
      </w:r>
      <w:proofErr w:type="gramEnd"/>
      <w:r w:rsidRPr="003533B2">
        <w:rPr>
          <w:rFonts w:asciiTheme="majorEastAsia" w:eastAsiaTheme="majorEastAsia" w:hAnsiTheme="majorEastAsia" w:hint="eastAsia"/>
        </w:rPr>
        <w:t>參《漢字通用聲素研究》第958頁</w:t>
      </w:r>
      <w:proofErr w:type="gramStart"/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斤通</w:t>
      </w:r>
      <w:proofErr w:type="gramEnd"/>
      <w:r w:rsidR="00BF401B" w:rsidRPr="003533B2">
        <w:rPr>
          <w:rFonts w:ascii="新細明體-ExtB" w:eastAsia="新細明體-ExtB" w:hAnsi="新細明體-ExtB" w:cs="新細明體-ExtB" w:hint="eastAsia"/>
        </w:rPr>
        <w:t>𣊡</w:t>
      </w:r>
      <w:r w:rsidR="00BF401B"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與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斤通示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條</w:t>
      </w:r>
      <w:r w:rsidR="00BF401B" w:rsidRPr="003533B2">
        <w:rPr>
          <w:rFonts w:asciiTheme="majorEastAsia" w:eastAsiaTheme="majorEastAsia" w:hAnsiTheme="majorEastAsia" w:hint="eastAsia"/>
        </w:rPr>
        <w:t>。「</w:t>
      </w:r>
      <w:r w:rsidRPr="003533B2">
        <w:rPr>
          <w:rFonts w:asciiTheme="majorEastAsia" w:eastAsiaTheme="majorEastAsia" w:hAnsiTheme="majorEastAsia" w:hint="eastAsia"/>
        </w:rPr>
        <w:t>顯</w:t>
      </w:r>
      <w:r w:rsidR="00BF401B" w:rsidRPr="003533B2">
        <w:rPr>
          <w:rFonts w:asciiTheme="majorEastAsia" w:eastAsiaTheme="majorEastAsia" w:hAnsiTheme="majorEastAsia" w:hint="eastAsia"/>
        </w:rPr>
        <w:t>」「</w:t>
      </w:r>
      <w:r w:rsidRPr="003533B2">
        <w:rPr>
          <w:rFonts w:asciiTheme="majorEastAsia" w:eastAsiaTheme="majorEastAsia" w:hAnsiTheme="majorEastAsia" w:hint="eastAsia"/>
        </w:rPr>
        <w:t>示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均有顯示</w:t>
      </w:r>
      <w:proofErr w:type="gramEnd"/>
      <w:r w:rsidRPr="003533B2">
        <w:rPr>
          <w:rFonts w:asciiTheme="majorEastAsia" w:eastAsiaTheme="majorEastAsia" w:hAnsiTheme="majorEastAsia" w:hint="eastAsia"/>
        </w:rPr>
        <w:t>義。</w:t>
      </w:r>
      <w:proofErr w:type="gramStart"/>
      <w:r w:rsidRPr="003533B2">
        <w:rPr>
          <w:rFonts w:asciiTheme="majorEastAsia" w:eastAsiaTheme="majorEastAsia" w:hAnsiTheme="majorEastAsia" w:hint="eastAsia"/>
        </w:rPr>
        <w:t>簡文中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</w:t>
      </w:r>
      <w:proofErr w:type="gramEnd"/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或也可讀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顯</w:t>
      </w:r>
      <w:r w:rsidR="00BF401B" w:rsidRPr="003533B2">
        <w:rPr>
          <w:rFonts w:asciiTheme="majorEastAsia" w:eastAsiaTheme="majorEastAsia" w:hAnsiTheme="majorEastAsia" w:hint="eastAsia"/>
        </w:rPr>
        <w:t>」「示」。</w:t>
      </w:r>
    </w:p>
  </w:footnote>
  <w:footnote w:id="34">
    <w:p w14:paraId="62809ED7" w14:textId="782221B5" w:rsidR="00BF401B" w:rsidRPr="003533B2" w:rsidRDefault="00BF401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林清源：「也」下加</w:t>
      </w:r>
      <w:proofErr w:type="gramStart"/>
      <w:r w:rsidRPr="003533B2">
        <w:rPr>
          <w:rFonts w:asciiTheme="majorEastAsia" w:eastAsiaTheme="majorEastAsia" w:hAnsiTheme="majorEastAsia" w:hint="eastAsia"/>
        </w:rPr>
        <w:t>刪</w:t>
      </w:r>
      <w:proofErr w:type="gramEnd"/>
      <w:r w:rsidRPr="003533B2">
        <w:rPr>
          <w:rFonts w:asciiTheme="majorEastAsia" w:eastAsiaTheme="majorEastAsia" w:hAnsiTheme="majorEastAsia" w:hint="eastAsia"/>
        </w:rPr>
        <w:t>雙引號，認爲「夫</w:t>
      </w:r>
      <w:r w:rsidRPr="003533B2">
        <w:rPr>
          <w:rFonts w:asciiTheme="majorEastAsia" w:eastAsiaTheme="majorEastAsia" w:hAnsiTheme="majorEastAsia"/>
        </w:rPr>
        <w:t>……</w:t>
      </w:r>
      <w:r w:rsidRPr="003533B2">
        <w:rPr>
          <w:rFonts w:asciiTheme="majorEastAsia" w:eastAsiaTheme="majorEastAsia" w:hAnsiTheme="majorEastAsia" w:hint="eastAsia"/>
        </w:rPr>
        <w:t>也」為孔子轉述孟者昃之言，但指出下文「君子涉之，…… 小人晦昧」等語，也有可能還是孔子轉述孟者昃之言。</w:t>
      </w:r>
    </w:p>
  </w:footnote>
  <w:footnote w:id="35">
    <w:p w14:paraId="4B79DF24" w14:textId="25E179A2" w:rsidR="00F305BB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BF401B"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釋為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「涉」，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步行渡水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。/</w:t>
      </w:r>
      <w:r w:rsidR="00D4430C"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李天虹：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訓為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「入」，」「涉之」、「觀之」的「之」，應指「書」、「詩」和「儀」。/</w:t>
      </w:r>
      <w:r w:rsidR="00D4430C" w:rsidRPr="003533B2">
        <w:rPr>
          <w:rFonts w:asciiTheme="majorEastAsia" w:eastAsiaTheme="majorEastAsia" w:hAnsiTheme="majorEastAsia"/>
        </w:rPr>
        <w:t xml:space="preserve"> </w:t>
      </w:r>
      <w:bookmarkStart w:id="10" w:name="_Hlk191386490"/>
      <w:proofErr w:type="gramStart"/>
      <w:r w:rsidR="00D4430C" w:rsidRPr="003533B2">
        <w:rPr>
          <w:rFonts w:asciiTheme="majorEastAsia" w:eastAsiaTheme="majorEastAsia" w:hAnsiTheme="majorEastAsia" w:hint="eastAsia"/>
        </w:rPr>
        <w:t>李銳：釋為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「涉」，讀為「習」。簡文或與《詩經》文句相關。《詩</w:t>
      </w:r>
      <w:r w:rsidR="00D4430C" w:rsidRPr="003533B2">
        <w:rPr>
          <w:rFonts w:asciiTheme="majorEastAsia" w:eastAsiaTheme="majorEastAsia" w:hAnsiTheme="majorEastAsia" w:cs="Times New Roman"/>
        </w:rPr>
        <w:t>‧</w:t>
      </w:r>
      <w:r w:rsidR="00D4430C" w:rsidRPr="003533B2">
        <w:rPr>
          <w:rFonts w:asciiTheme="majorEastAsia" w:eastAsiaTheme="majorEastAsia" w:hAnsiTheme="majorEastAsia" w:cs="DengXian" w:hint="eastAsia"/>
        </w:rPr>
        <w:t>小雅</w:t>
      </w:r>
      <w:r w:rsidR="00D4430C" w:rsidRPr="003533B2">
        <w:rPr>
          <w:rFonts w:asciiTheme="majorEastAsia" w:eastAsiaTheme="majorEastAsia" w:hAnsiTheme="majorEastAsia" w:cs="Times New Roman"/>
        </w:rPr>
        <w:t>‧</w:t>
      </w:r>
      <w:r w:rsidR="00D4430C" w:rsidRPr="003533B2">
        <w:rPr>
          <w:rFonts w:asciiTheme="majorEastAsia" w:eastAsiaTheme="majorEastAsia" w:hAnsiTheme="majorEastAsia" w:cs="DengXian" w:hint="eastAsia"/>
        </w:rPr>
        <w:t>大東》：「周道如</w:t>
      </w:r>
      <w:proofErr w:type="gramStart"/>
      <w:r w:rsidR="00D4430C" w:rsidRPr="003533B2">
        <w:rPr>
          <w:rFonts w:asciiTheme="majorEastAsia" w:eastAsiaTheme="majorEastAsia" w:hAnsiTheme="majorEastAsia" w:cs="DengXian" w:hint="eastAsia"/>
        </w:rPr>
        <w:t>砥</w:t>
      </w:r>
      <w:proofErr w:type="gramEnd"/>
      <w:r w:rsidR="00D4430C" w:rsidRPr="003533B2">
        <w:rPr>
          <w:rFonts w:asciiTheme="majorEastAsia" w:eastAsiaTheme="majorEastAsia" w:hAnsiTheme="majorEastAsia" w:cs="DengXian" w:hint="eastAsia"/>
        </w:rPr>
        <w:t>，其直</w:t>
      </w:r>
      <w:r w:rsidR="00D4430C" w:rsidRPr="003533B2">
        <w:rPr>
          <w:rFonts w:asciiTheme="majorEastAsia" w:eastAsiaTheme="majorEastAsia" w:hAnsiTheme="majorEastAsia" w:hint="eastAsia"/>
        </w:rPr>
        <w:t>如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矢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；君子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所履，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小人所視。」</w:t>
      </w:r>
      <w:bookmarkEnd w:id="10"/>
      <w:r w:rsidR="00D4430C" w:rsidRPr="003533B2">
        <w:rPr>
          <w:rFonts w:asciiTheme="majorEastAsia" w:eastAsiaTheme="majorEastAsia" w:hAnsiTheme="majorEastAsia" w:hint="eastAsia"/>
        </w:rPr>
        <w:t>/</w:t>
      </w:r>
      <w:r w:rsidR="00D4430C"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許慜慧：「涉」，有涉獵之義，「君子涉之」中的「之」指前述的《詩》、《書》、禮儀，「君子涉之」，即在位者涉獵《詩》、《書》、禮儀。</w:t>
      </w:r>
      <w:r w:rsidR="00AA3505" w:rsidRPr="003533B2">
        <w:rPr>
          <w:rFonts w:asciiTheme="majorEastAsia" w:eastAsiaTheme="majorEastAsia" w:hAnsiTheme="majorEastAsia" w:hint="eastAsia"/>
        </w:rPr>
        <w:t>/</w:t>
      </w:r>
      <w:r w:rsidR="00AA3505" w:rsidRPr="003533B2">
        <w:rPr>
          <w:rFonts w:asciiTheme="majorEastAsia" w:eastAsiaTheme="majorEastAsia" w:hAnsiTheme="majorEastAsia"/>
        </w:rPr>
        <w:t xml:space="preserve"> </w:t>
      </w:r>
      <w:r w:rsidR="00AA3505" w:rsidRPr="003533B2">
        <w:rPr>
          <w:rFonts w:asciiTheme="majorEastAsia" w:eastAsiaTheme="majorEastAsia" w:hAnsiTheme="majorEastAsia" w:hint="eastAsia"/>
        </w:rPr>
        <w:t>唐洪志：</w:t>
      </w:r>
      <w:proofErr w:type="gramStart"/>
      <w:r w:rsidR="00AA3505" w:rsidRPr="003533B2">
        <w:rPr>
          <w:rFonts w:asciiTheme="majorEastAsia" w:eastAsiaTheme="majorEastAsia" w:hAnsiTheme="majorEastAsia" w:hint="eastAsia"/>
        </w:rPr>
        <w:t>李銳說近是</w:t>
      </w:r>
      <w:proofErr w:type="gramEnd"/>
      <w:r w:rsidR="00AA3505" w:rsidRPr="003533B2">
        <w:rPr>
          <w:rFonts w:asciiTheme="majorEastAsia" w:eastAsiaTheme="majorEastAsia" w:hAnsiTheme="majorEastAsia" w:hint="eastAsia"/>
        </w:rPr>
        <w:t>。「涉」</w:t>
      </w:r>
      <w:proofErr w:type="gramStart"/>
      <w:r w:rsidR="00AA3505" w:rsidRPr="003533B2">
        <w:rPr>
          <w:rFonts w:asciiTheme="majorEastAsia" w:eastAsiaTheme="majorEastAsia" w:hAnsiTheme="majorEastAsia" w:hint="eastAsia"/>
        </w:rPr>
        <w:t>義近</w:t>
      </w:r>
      <w:proofErr w:type="gramEnd"/>
      <w:r w:rsidR="00AA3505" w:rsidRPr="003533B2">
        <w:rPr>
          <w:rFonts w:asciiTheme="majorEastAsia" w:eastAsiaTheme="majorEastAsia" w:hAnsiTheme="majorEastAsia" w:hint="eastAsia"/>
        </w:rPr>
        <w:t>「履」。</w:t>
      </w:r>
    </w:p>
  </w:footnote>
  <w:footnote w:id="36">
    <w:p w14:paraId="6737DDA4" w14:textId="20C9BDA8" w:rsidR="00BF401B" w:rsidRPr="003533B2" w:rsidRDefault="00BF401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隸定作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雚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」，讀為「觀」。「君子涉之，小人觀之」，是君子與小人兩種截然不同的處世態度：君子在於行動，小人在於觀望，原因在於君子喻於義，有捨生取義之勇，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小人喻於利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，有權力巧取之心；君子懷德蕩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蕩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，小人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懷土長戚戚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。故君子大義敢爲，小人思利而有畏。/</w:t>
      </w:r>
      <w:r w:rsidR="00D4430C"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雚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之」似可讀為「勸之」，</w:t>
      </w:r>
      <w:proofErr w:type="gramStart"/>
      <w:r w:rsidR="00D4430C" w:rsidRPr="003533B2">
        <w:rPr>
          <w:rFonts w:asciiTheme="majorEastAsia" w:eastAsiaTheme="majorEastAsia" w:hAnsiTheme="majorEastAsia" w:hint="eastAsia"/>
        </w:rPr>
        <w:t>小人需力勸</w:t>
      </w:r>
      <w:proofErr w:type="gramEnd"/>
      <w:r w:rsidR="00D4430C" w:rsidRPr="003533B2">
        <w:rPr>
          <w:rFonts w:asciiTheme="majorEastAsia" w:eastAsiaTheme="majorEastAsia" w:hAnsiTheme="majorEastAsia" w:hint="eastAsia"/>
        </w:rPr>
        <w:t>始能行之也</w:t>
      </w:r>
      <w:r w:rsidR="005D1E2C" w:rsidRPr="003533B2">
        <w:rPr>
          <w:rFonts w:asciiTheme="majorEastAsia" w:eastAsiaTheme="majorEastAsia" w:hAnsiTheme="majorEastAsia" w:hint="eastAsia"/>
        </w:rPr>
        <w:t>。/</w:t>
      </w:r>
      <w:r w:rsidR="005D1E2C" w:rsidRPr="003533B2">
        <w:rPr>
          <w:rFonts w:asciiTheme="majorEastAsia" w:eastAsiaTheme="majorEastAsia" w:hAnsiTheme="majorEastAsia"/>
        </w:rPr>
        <w:t xml:space="preserve"> </w:t>
      </w:r>
      <w:r w:rsidR="005D1E2C" w:rsidRPr="003533B2">
        <w:rPr>
          <w:rFonts w:asciiTheme="majorEastAsia" w:eastAsiaTheme="majorEastAsia" w:hAnsiTheme="majorEastAsia" w:hint="eastAsia"/>
        </w:rPr>
        <w:t>許慜慧：本篇內容為季康子問孔子為政，突然出現君子和小人的對比似乎有點突兀。</w:t>
      </w:r>
      <w:proofErr w:type="gramStart"/>
      <w:r w:rsidR="005D1E2C" w:rsidRPr="003533B2">
        <w:rPr>
          <w:rFonts w:asciiTheme="majorEastAsia" w:eastAsiaTheme="majorEastAsia" w:hAnsiTheme="majorEastAsia" w:hint="eastAsia"/>
        </w:rPr>
        <w:t>本篇簡中的</w:t>
      </w:r>
      <w:proofErr w:type="gramEnd"/>
      <w:r w:rsidR="005D1E2C" w:rsidRPr="003533B2">
        <w:rPr>
          <w:rFonts w:asciiTheme="majorEastAsia" w:eastAsiaTheme="majorEastAsia" w:hAnsiTheme="majorEastAsia" w:hint="eastAsia"/>
        </w:rPr>
        <w:t>「小人」，非指人格卑鄙的人，而指百姓。「勸」，有勉勵之義，「之」指前述的《詩》、《書》、禮儀，「小人勸之」，即百姓勉勵自己做到《詩》、《書》、禮儀的德性。/</w:t>
      </w:r>
      <w:r w:rsidR="005D1E2C" w:rsidRPr="003533B2">
        <w:rPr>
          <w:rFonts w:asciiTheme="majorEastAsia" w:eastAsiaTheme="majorEastAsia" w:hAnsiTheme="majorEastAsia"/>
        </w:rPr>
        <w:t xml:space="preserve"> </w:t>
      </w:r>
      <w:r w:rsidR="005D1E2C" w:rsidRPr="003533B2">
        <w:rPr>
          <w:rFonts w:asciiTheme="majorEastAsia" w:eastAsiaTheme="majorEastAsia" w:hAnsiTheme="majorEastAsia" w:hint="eastAsia"/>
        </w:rPr>
        <w:t>林清源：傾向讀為「勸」。簡7「君子涉之，小人</w:t>
      </w:r>
      <w:proofErr w:type="gramStart"/>
      <w:r w:rsidR="005D1E2C" w:rsidRPr="003533B2">
        <w:rPr>
          <w:rFonts w:asciiTheme="majorEastAsia" w:eastAsiaTheme="majorEastAsia" w:hAnsiTheme="majorEastAsia" w:hint="eastAsia"/>
        </w:rPr>
        <w:t>雚</w:t>
      </w:r>
      <w:proofErr w:type="gramEnd"/>
      <w:r w:rsidR="005D1E2C" w:rsidRPr="003533B2">
        <w:rPr>
          <w:rFonts w:asciiTheme="majorEastAsia" w:eastAsiaTheme="majorEastAsia" w:hAnsiTheme="majorEastAsia" w:hint="eastAsia"/>
        </w:rPr>
        <w:t>（勸）之」為一組對句，</w:t>
      </w:r>
      <w:proofErr w:type="gramStart"/>
      <w:r w:rsidR="005D1E2C" w:rsidRPr="003533B2">
        <w:rPr>
          <w:rFonts w:asciiTheme="majorEastAsia" w:eastAsiaTheme="majorEastAsia" w:hAnsiTheme="majorEastAsia" w:hint="eastAsia"/>
        </w:rPr>
        <w:t>前句是</w:t>
      </w:r>
      <w:proofErr w:type="gramEnd"/>
      <w:r w:rsidR="005D1E2C" w:rsidRPr="003533B2">
        <w:rPr>
          <w:rFonts w:asciiTheme="majorEastAsia" w:eastAsiaTheme="majorEastAsia" w:hAnsiTheme="majorEastAsia" w:hint="eastAsia"/>
        </w:rPr>
        <w:t>肯定君子積極主動廣泛涉獵的學習態度，相對而言，</w:t>
      </w:r>
      <w:proofErr w:type="gramStart"/>
      <w:r w:rsidR="005D1E2C" w:rsidRPr="003533B2">
        <w:rPr>
          <w:rFonts w:asciiTheme="majorEastAsia" w:eastAsiaTheme="majorEastAsia" w:hAnsiTheme="majorEastAsia" w:hint="eastAsia"/>
        </w:rPr>
        <w:t>後句應</w:t>
      </w:r>
      <w:proofErr w:type="gramEnd"/>
      <w:r w:rsidR="005D1E2C" w:rsidRPr="003533B2">
        <w:rPr>
          <w:rFonts w:asciiTheme="majorEastAsia" w:eastAsiaTheme="majorEastAsia" w:hAnsiTheme="majorEastAsia" w:hint="eastAsia"/>
        </w:rPr>
        <w:t>是批評小人學習態度較為消極被動，必須倚賴他人循循善誘始能勉強從事。/</w:t>
      </w:r>
      <w:r w:rsidR="005D1E2C" w:rsidRPr="003533B2">
        <w:rPr>
          <w:rFonts w:asciiTheme="majorEastAsia" w:eastAsiaTheme="majorEastAsia" w:hAnsiTheme="majorEastAsia"/>
        </w:rPr>
        <w:t xml:space="preserve"> </w:t>
      </w:r>
      <w:r w:rsidR="00AA3505" w:rsidRPr="003533B2">
        <w:rPr>
          <w:rFonts w:asciiTheme="majorEastAsia" w:eastAsiaTheme="majorEastAsia" w:hAnsiTheme="majorEastAsia" w:hint="eastAsia"/>
        </w:rPr>
        <w:t>唐洪志：「觀」，視也。這段簡文有可能是《詩》句，只是稱引表述不同而已。簡文兩個「之」</w:t>
      </w:r>
      <w:proofErr w:type="gramStart"/>
      <w:r w:rsidR="00AA3505" w:rsidRPr="003533B2">
        <w:rPr>
          <w:rFonts w:asciiTheme="majorEastAsia" w:eastAsiaTheme="majorEastAsia" w:hAnsiTheme="majorEastAsia" w:hint="eastAsia"/>
        </w:rPr>
        <w:t>不一定確指前面</w:t>
      </w:r>
      <w:proofErr w:type="gramEnd"/>
      <w:r w:rsidR="00AA3505" w:rsidRPr="003533B2">
        <w:rPr>
          <w:rFonts w:asciiTheme="majorEastAsia" w:eastAsiaTheme="majorEastAsia" w:hAnsiTheme="majorEastAsia" w:hint="eastAsia"/>
        </w:rPr>
        <w:t>的「詩」「書」和「儀」。</w:t>
      </w:r>
    </w:p>
  </w:footnote>
  <w:footnote w:id="37">
    <w:p w14:paraId="175AFAA1" w14:textId="5970631C" w:rsidR="005D1E2C" w:rsidRPr="003533B2" w:rsidRDefault="005D1E2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整理者：釋「毋」。</w:t>
      </w:r>
    </w:p>
  </w:footnote>
  <w:footnote w:id="38">
    <w:p w14:paraId="15F92D72" w14:textId="0E1B02D4" w:rsidR="005D1E2C" w:rsidRPr="003533B2" w:rsidRDefault="005D1E2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468526" wp14:editId="526EECAD">
            <wp:extent cx="118499" cy="114267"/>
            <wp:effectExtent l="0" t="0" r="0" b="635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4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835" cy="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」為「</w:t>
      </w:r>
      <w:proofErr w:type="gramStart"/>
      <w:r w:rsidRPr="003533B2">
        <w:rPr>
          <w:rFonts w:asciiTheme="majorEastAsia" w:eastAsiaTheme="majorEastAsia" w:hAnsiTheme="majorEastAsia" w:hint="eastAsia"/>
        </w:rPr>
        <w:t>寐</w:t>
      </w:r>
      <w:proofErr w:type="gramEnd"/>
      <w:r w:rsidRPr="003533B2">
        <w:rPr>
          <w:rFonts w:asciiTheme="majorEastAsia" w:eastAsiaTheme="majorEastAsia" w:hAnsiTheme="majorEastAsia" w:hint="eastAsia"/>
        </w:rPr>
        <w:t>」異文。簡文「小人毋</w:t>
      </w:r>
      <w:proofErr w:type="gramStart"/>
      <w:r w:rsidRPr="003533B2">
        <w:rPr>
          <w:rFonts w:asciiTheme="majorEastAsia" w:eastAsiaTheme="majorEastAsia" w:hAnsiTheme="majorEastAsia" w:hint="eastAsia"/>
        </w:rPr>
        <w:t>寐</w:t>
      </w:r>
      <w:proofErr w:type="gramEnd"/>
      <w:r w:rsidRPr="003533B2">
        <w:rPr>
          <w:rFonts w:asciiTheme="majorEastAsia" w:eastAsiaTheme="majorEastAsia" w:hAnsiTheme="majorEastAsia" w:hint="eastAsia"/>
        </w:rPr>
        <w:t>」是孔子的告誡之語。/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李天虹：</w:t>
      </w:r>
      <w:proofErr w:type="gramStart"/>
      <w:r w:rsidRPr="003533B2">
        <w:rPr>
          <w:rFonts w:asciiTheme="majorEastAsia" w:eastAsiaTheme="majorEastAsia" w:hAnsiTheme="majorEastAsia" w:hint="eastAsia"/>
        </w:rPr>
        <w:t>毋</w:t>
      </w:r>
      <w:proofErr w:type="gramEnd"/>
      <w:r w:rsidRPr="003533B2">
        <w:rPr>
          <w:rFonts w:asciiTheme="majorEastAsia" w:eastAsiaTheme="majorEastAsia" w:hAnsiTheme="majorEastAsia" w:hint="eastAsia"/>
        </w:rPr>
        <w:t>，簡文原作「母」，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讀為「</w:t>
      </w:r>
      <w:proofErr w:type="gramStart"/>
      <w:r w:rsidRPr="003533B2">
        <w:rPr>
          <w:rFonts w:asciiTheme="majorEastAsia" w:eastAsiaTheme="majorEastAsia" w:hAnsiTheme="majorEastAsia" w:hint="eastAsia"/>
        </w:rPr>
        <w:t>晦</w:t>
      </w:r>
      <w:proofErr w:type="gramEnd"/>
      <w:r w:rsidRPr="003533B2">
        <w:rPr>
          <w:rFonts w:asciiTheme="majorEastAsia" w:eastAsiaTheme="majorEastAsia" w:hAnsiTheme="majorEastAsia" w:hint="eastAsia"/>
        </w:rPr>
        <w:t>」。</w:t>
      </w:r>
      <w:proofErr w:type="gramStart"/>
      <w:r w:rsidRPr="003533B2">
        <w:rPr>
          <w:rFonts w:asciiTheme="majorEastAsia" w:eastAsiaTheme="majorEastAsia" w:hAnsiTheme="majorEastAsia" w:hint="eastAsia"/>
        </w:rPr>
        <w:t>寐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讀為「昧」。</w:t>
      </w:r>
      <w:proofErr w:type="gramStart"/>
      <w:r w:rsidRPr="003533B2">
        <w:rPr>
          <w:rFonts w:asciiTheme="majorEastAsia" w:eastAsiaTheme="majorEastAsia" w:hAnsiTheme="majorEastAsia" w:hint="eastAsia"/>
        </w:rPr>
        <w:t>晦</w:t>
      </w:r>
      <w:proofErr w:type="gramEnd"/>
      <w:r w:rsidRPr="003533B2">
        <w:rPr>
          <w:rFonts w:asciiTheme="majorEastAsia" w:eastAsiaTheme="majorEastAsia" w:hAnsiTheme="majorEastAsia" w:hint="eastAsia"/>
        </w:rPr>
        <w:t>、</w:t>
      </w:r>
      <w:proofErr w:type="gramStart"/>
      <w:r w:rsidRPr="003533B2">
        <w:rPr>
          <w:rFonts w:asciiTheme="majorEastAsia" w:eastAsiaTheme="majorEastAsia" w:hAnsiTheme="majorEastAsia" w:hint="eastAsia"/>
        </w:rPr>
        <w:t>昧為同義詞</w:t>
      </w:r>
      <w:proofErr w:type="gramEnd"/>
      <w:r w:rsidRPr="003533B2">
        <w:rPr>
          <w:rFonts w:asciiTheme="majorEastAsia" w:eastAsiaTheme="majorEastAsia" w:hAnsiTheme="majorEastAsia" w:hint="eastAsia"/>
        </w:rPr>
        <w:t>。」簡文「</w:t>
      </w:r>
      <w:proofErr w:type="gramStart"/>
      <w:r w:rsidRPr="003533B2">
        <w:rPr>
          <w:rFonts w:asciiTheme="majorEastAsia" w:eastAsiaTheme="majorEastAsia" w:hAnsiTheme="majorEastAsia" w:hint="eastAsia"/>
        </w:rPr>
        <w:t>晦</w:t>
      </w:r>
      <w:proofErr w:type="gramEnd"/>
      <w:r w:rsidRPr="003533B2">
        <w:rPr>
          <w:rFonts w:asciiTheme="majorEastAsia" w:eastAsiaTheme="majorEastAsia" w:hAnsiTheme="majorEastAsia" w:hint="eastAsia"/>
        </w:rPr>
        <w:t>昧」大概類似於今之「懵懂」。</w:t>
      </w:r>
      <w:r w:rsidR="008C2464" w:rsidRPr="003533B2">
        <w:rPr>
          <w:rFonts w:asciiTheme="majorEastAsia" w:eastAsiaTheme="majorEastAsia" w:hAnsiTheme="majorEastAsia" w:hint="eastAsia"/>
        </w:rPr>
        <w:t>這段簡文的大意是說，「書」是寫君子之德的，「詩」是記君子之志的，「儀」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是「斤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」君子之行的。君子深入其中，小人觀而視之。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君子敬以成其德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，小人懵懂昏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昧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。</w:t>
      </w:r>
      <w:r w:rsidR="003D3E24" w:rsidRPr="003533B2">
        <w:rPr>
          <w:rFonts w:asciiTheme="majorEastAsia" w:eastAsiaTheme="majorEastAsia" w:hAnsiTheme="majorEastAsia"/>
        </w:rPr>
        <w:t xml:space="preserve">/ </w:t>
      </w:r>
      <w:r w:rsidR="003D3E24" w:rsidRPr="003533B2">
        <w:rPr>
          <w:rFonts w:asciiTheme="majorEastAsia" w:eastAsiaTheme="majorEastAsia" w:hAnsiTheme="majorEastAsia" w:hint="eastAsia"/>
        </w:rPr>
        <w:t>陳偉：母，從女從兩點，是「母」字的通常寫法。雖然古文字中「母」、「毋」往往混用，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但此形不能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釋爲「毋」不待多言。這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裏疑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 xml:space="preserve">讀爲「晦」，下字讀爲「昧」，晦昧，猶愚昧。/ 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單育辰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：簡文中「母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寐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」和「敬成其德」連用，語法結構似應一致，如果理解爲「晦昧」，是一個形容詞詞組作謂語，和「敬成其德」的語法結構就不太一樣了。現在看起來，這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的「母」也可能是「女」的錯字，通「如」，「如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寐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」猶言小人對德行的表現象睡了一樣無動於衷。/</w:t>
      </w:r>
      <w:r w:rsidR="003D3E24" w:rsidRPr="003533B2">
        <w:rPr>
          <w:rFonts w:asciiTheme="majorEastAsia" w:eastAsiaTheme="majorEastAsia" w:hAnsiTheme="majorEastAsia"/>
        </w:rPr>
        <w:t xml:space="preserve"> </w:t>
      </w:r>
      <w:r w:rsidR="003D3E24" w:rsidRPr="003533B2">
        <w:rPr>
          <w:rFonts w:asciiTheme="majorEastAsia" w:eastAsiaTheme="majorEastAsia" w:hAnsiTheme="majorEastAsia" w:hint="eastAsia"/>
        </w:rPr>
        <w:t>廖名春：</w:t>
      </w:r>
      <w:r w:rsidR="008C2464" w:rsidRPr="003533B2">
        <w:rPr>
          <w:rFonts w:asciiTheme="majorEastAsia" w:eastAsiaTheme="majorEastAsia" w:hAnsiTheme="majorEastAsia" w:hint="eastAsia"/>
        </w:rPr>
        <w:t>「母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寐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」跟「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敬誠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」相對，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單育辰讀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為「如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寐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」，是動賓詞組，與「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敬誠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」語法結構完全不同。李天虹、陳偉讀為「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晦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昧」，語法結構與「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敬誠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」相同，也是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複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辭同義。比較起來，「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晦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昧」說顯然更勝。「君子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敬誠其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德，小人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晦昧其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義」，孔子意思是說君子敬重、崇信《詩》、《書》、《禮》的精神，而小人則對其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闇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昧不通。故</w:t>
      </w:r>
      <w:proofErr w:type="gramStart"/>
      <w:r w:rsidR="003D3E24" w:rsidRPr="003533B2">
        <w:rPr>
          <w:rFonts w:asciiTheme="majorEastAsia" w:eastAsiaTheme="majorEastAsia" w:hAnsiTheme="majorEastAsia" w:hint="eastAsia"/>
        </w:rPr>
        <w:t>下文說要</w:t>
      </w:r>
      <w:proofErr w:type="gramEnd"/>
      <w:r w:rsidR="003D3E24" w:rsidRPr="003533B2">
        <w:rPr>
          <w:rFonts w:asciiTheme="majorEastAsia" w:eastAsiaTheme="majorEastAsia" w:hAnsiTheme="majorEastAsia" w:hint="eastAsia"/>
        </w:rPr>
        <w:t>「因故迹禮而彰之」。</w:t>
      </w:r>
      <w:r w:rsidR="008C2464" w:rsidRPr="003533B2">
        <w:rPr>
          <w:rFonts w:asciiTheme="majorEastAsia" w:eastAsiaTheme="majorEastAsia" w:hAnsiTheme="majorEastAsia" w:hint="eastAsia"/>
        </w:rPr>
        <w:t>/</w:t>
      </w:r>
      <w:r w:rsidR="008C2464" w:rsidRPr="003533B2">
        <w:rPr>
          <w:rFonts w:asciiTheme="majorEastAsia" w:eastAsiaTheme="majorEastAsia" w:hAnsiTheme="majorEastAsia"/>
        </w:rPr>
        <w:t xml:space="preserve"> </w:t>
      </w:r>
      <w:r w:rsidR="008C2464" w:rsidRPr="003533B2">
        <w:rPr>
          <w:rFonts w:asciiTheme="majorEastAsia" w:eastAsiaTheme="majorEastAsia" w:hAnsiTheme="majorEastAsia" w:hint="eastAsia"/>
        </w:rPr>
        <w:t>許慜慧：本簡字形與「母」同形，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可釋為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「毋」或「母」，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這裡釋為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「毋」。「</w:t>
      </w:r>
      <w:r w:rsidR="008C246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ABA3CB" wp14:editId="2BB76822">
            <wp:extent cx="118499" cy="114267"/>
            <wp:effectExtent l="0" t="0" r="0" b="635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4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835" cy="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464" w:rsidRPr="003533B2">
        <w:rPr>
          <w:rFonts w:asciiTheme="majorEastAsia" w:eastAsiaTheme="majorEastAsia" w:hAnsiTheme="majorEastAsia" w:hint="eastAsia"/>
        </w:rPr>
        <w:t>」讀為「昧」，有迷亂、惑亂之義。「君子涉之，小人勸之；君子敬成其德，小人</w:t>
      </w:r>
      <w:proofErr w:type="gramStart"/>
      <w:r w:rsidR="008C2464" w:rsidRPr="003533B2">
        <w:rPr>
          <w:rFonts w:asciiTheme="majorEastAsia" w:eastAsiaTheme="majorEastAsia" w:hAnsiTheme="majorEastAsia" w:hint="eastAsia"/>
        </w:rPr>
        <w:t>毋昧」</w:t>
      </w:r>
      <w:proofErr w:type="gramEnd"/>
      <w:r w:rsidR="008C2464" w:rsidRPr="003533B2">
        <w:rPr>
          <w:rFonts w:asciiTheme="majorEastAsia" w:eastAsiaTheme="majorEastAsia" w:hAnsiTheme="majorEastAsia" w:hint="eastAsia"/>
        </w:rPr>
        <w:t>，是在位者修身，百姓跟隨。</w:t>
      </w:r>
    </w:p>
  </w:footnote>
  <w:footnote w:id="39">
    <w:p w14:paraId="2FBFAC77" w14:textId="64186735" w:rsidR="00AA3505" w:rsidRPr="003533B2" w:rsidRDefault="00AA350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1C15A3" w:rsidRPr="003533B2">
        <w:rPr>
          <w:rFonts w:asciiTheme="majorEastAsia" w:eastAsiaTheme="majorEastAsia" w:hAnsiTheme="majorEastAsia" w:hint="eastAsia"/>
        </w:rPr>
        <w:t>整理者：簡8</w:t>
      </w:r>
      <w:proofErr w:type="gramStart"/>
      <w:r w:rsidR="001C15A3" w:rsidRPr="003533B2">
        <w:rPr>
          <w:rFonts w:asciiTheme="majorEastAsia" w:eastAsiaTheme="majorEastAsia" w:hAnsiTheme="majorEastAsia" w:hint="eastAsia"/>
        </w:rPr>
        <w:t>上端殘約</w:t>
      </w:r>
      <w:proofErr w:type="gramEnd"/>
      <w:r w:rsidR="001C15A3" w:rsidRPr="003533B2">
        <w:rPr>
          <w:rFonts w:asciiTheme="majorEastAsia" w:eastAsiaTheme="majorEastAsia" w:hAnsiTheme="majorEastAsia" w:hint="eastAsia"/>
        </w:rPr>
        <w:t>12字，據文意可補「庚子曰」。簡8首「也萦」後加逗號。</w:t>
      </w:r>
    </w:p>
  </w:footnote>
  <w:footnote w:id="40">
    <w:p w14:paraId="5C9A3A7E" w14:textId="7C3C4027" w:rsidR="001A63B0" w:rsidRPr="003533B2" w:rsidRDefault="001A63B0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整理者：「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79171F" wp14:editId="6D78CA23">
            <wp:extent cx="89065" cy="118753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「萦」，疑讀「縈」，有「旋」「繞」之意。「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DEFA4AA" wp14:editId="7D8CE2A6">
            <wp:extent cx="95002" cy="91428"/>
            <wp:effectExtent l="0" t="0" r="635" b="4445"/>
            <wp:docPr id="18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45" cy="10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「㓹」字異文，讀爲「遂」，或為「烈」之或體。「含」，讀爲「今」。/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陳劍</w:t>
      </w:r>
      <w:r w:rsidR="0040263D" w:rsidRPr="003533B2">
        <w:rPr>
          <w:rFonts w:asciiTheme="majorEastAsia" w:eastAsiaTheme="majorEastAsia" w:hAnsiTheme="majorEastAsia" w:hint="eastAsia"/>
        </w:rPr>
        <w:t>20060319</w:t>
      </w:r>
      <w:r w:rsidR="00C61689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縈</w:t>
      </w:r>
      <w:proofErr w:type="gramEnd"/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0DFF2CB" wp14:editId="4A720C38">
            <wp:extent cx="100941" cy="97144"/>
            <wp:effectExtent l="0" t="0" r="0" b="0"/>
            <wp:docPr id="1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今」為人名，「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縈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是其氏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，「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44B9C35" wp14:editId="33B46B41">
            <wp:extent cx="100941" cy="97144"/>
            <wp:effectExtent l="0" t="0" r="0" b="0"/>
            <wp:docPr id="20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今」為其名。/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牛新房：「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縈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」讀為「營」或「</w:t>
      </w:r>
      <w:r w:rsidR="00C61689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B8379D3" wp14:editId="6DE56BFE">
            <wp:extent cx="106680" cy="10668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訓為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「惑」，並非「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56CCF09" wp14:editId="0A4F4525">
            <wp:extent cx="100941" cy="97144"/>
            <wp:effectExtent l="0" t="0" r="0" b="0"/>
            <wp:docPr id="2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今」的姓氏。/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陳劍</w:t>
      </w:r>
      <w:r w:rsidR="0040263D" w:rsidRPr="003533B2">
        <w:rPr>
          <w:rFonts w:asciiTheme="majorEastAsia" w:eastAsiaTheme="majorEastAsia" w:hAnsiTheme="majorEastAsia" w:hint="eastAsia"/>
        </w:rPr>
        <w:t>20060310</w:t>
      </w:r>
      <w:r w:rsidR="00C61689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改釋為「葛</w:t>
      </w:r>
      <w:proofErr w:type="gramEnd"/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E1C4AC0" wp14:editId="3E6C64F8">
            <wp:extent cx="100941" cy="97144"/>
            <wp:effectExtent l="0" t="0" r="0" b="0"/>
            <wp:docPr id="23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今」。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40263D" w:rsidRPr="003533B2">
        <w:rPr>
          <w:rFonts w:asciiTheme="majorEastAsia" w:eastAsiaTheme="majorEastAsia" w:hAnsiTheme="majorEastAsia" w:hint="eastAsia"/>
        </w:rPr>
        <w:t>葛</w:t>
      </w:r>
      <w:proofErr w:type="gramEnd"/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B19085" wp14:editId="5F022CC2">
            <wp:extent cx="100941" cy="97144"/>
            <wp:effectExtent l="0" t="0" r="0" b="0"/>
            <wp:docPr id="33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63D" w:rsidRPr="003533B2">
        <w:rPr>
          <w:rFonts w:asciiTheme="majorEastAsia" w:eastAsiaTheme="majorEastAsia" w:hAnsiTheme="majorEastAsia" w:hint="eastAsia"/>
        </w:rPr>
        <w:t>今」其人似於史無可考，此</w:t>
      </w:r>
      <w:proofErr w:type="gramStart"/>
      <w:r w:rsidR="0040263D" w:rsidRPr="003533B2">
        <w:rPr>
          <w:rFonts w:asciiTheme="majorEastAsia" w:eastAsiaTheme="majorEastAsia" w:hAnsiTheme="majorEastAsia" w:hint="eastAsia"/>
        </w:rPr>
        <w:t>人之氏就是</w:t>
      </w:r>
      <w:proofErr w:type="gramEnd"/>
      <w:r w:rsidR="0040263D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40263D" w:rsidRPr="003533B2">
        <w:rPr>
          <w:rFonts w:asciiTheme="majorEastAsia" w:eastAsiaTheme="majorEastAsia" w:hAnsiTheme="majorEastAsia" w:hint="eastAsia"/>
        </w:rPr>
        <w:t>葛</w:t>
      </w:r>
      <w:proofErr w:type="gramEnd"/>
      <w:r w:rsidR="0040263D" w:rsidRPr="003533B2">
        <w:rPr>
          <w:rFonts w:asciiTheme="majorEastAsia" w:eastAsiaTheme="majorEastAsia" w:hAnsiTheme="majorEastAsia" w:hint="eastAsia"/>
        </w:rPr>
        <w:t>」。</w:t>
      </w:r>
      <w:r w:rsidR="00C61689" w:rsidRPr="003533B2">
        <w:rPr>
          <w:rFonts w:asciiTheme="majorEastAsia" w:eastAsiaTheme="majorEastAsia" w:hAnsiTheme="majorEastAsia" w:hint="eastAsia"/>
        </w:rPr>
        <w:t>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642D25" w:rsidRPr="003533B2">
        <w:rPr>
          <w:rFonts w:asciiTheme="majorEastAsia" w:eastAsiaTheme="majorEastAsia" w:hAnsiTheme="majorEastAsia" w:hint="eastAsia"/>
        </w:rPr>
        <w:t>牛新房：</w:t>
      </w:r>
      <w:r w:rsidR="0040263D" w:rsidRPr="003533B2">
        <w:rPr>
          <w:rFonts w:asciiTheme="majorEastAsia" w:eastAsiaTheme="majorEastAsia" w:hAnsiTheme="majorEastAsia" w:hint="eastAsia"/>
        </w:rPr>
        <w:t>「萦」</w:t>
      </w:r>
      <w:r w:rsidR="00642D25" w:rsidRPr="003533B2">
        <w:rPr>
          <w:rFonts w:asciiTheme="majorEastAsia" w:eastAsiaTheme="majorEastAsia" w:hAnsiTheme="majorEastAsia" w:hint="eastAsia"/>
        </w:rPr>
        <w:t>可能</w:t>
      </w:r>
      <w:r w:rsidR="0040263D" w:rsidRPr="003533B2">
        <w:rPr>
          <w:rFonts w:asciiTheme="majorEastAsia" w:eastAsiaTheme="majorEastAsia" w:hAnsiTheme="majorEastAsia" w:hint="eastAsia"/>
        </w:rPr>
        <w:t>並</w:t>
      </w:r>
      <w:r w:rsidR="00642D25" w:rsidRPr="003533B2">
        <w:rPr>
          <w:rFonts w:asciiTheme="majorEastAsia" w:eastAsiaTheme="majorEastAsia" w:hAnsiTheme="majorEastAsia" w:hint="eastAsia"/>
        </w:rPr>
        <w:t>非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BD4940" wp14:editId="27B01EED">
            <wp:extent cx="100941" cy="97144"/>
            <wp:effectExtent l="0" t="0" r="0" b="0"/>
            <wp:docPr id="27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的姓氏，簡14中提到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480928E" wp14:editId="23831A32">
            <wp:extent cx="100941" cy="97144"/>
            <wp:effectExtent l="0" t="0" r="0" b="0"/>
            <wp:docPr id="28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時也沒有在其前面加</w:t>
      </w:r>
      <w:r w:rsidR="0040263D" w:rsidRPr="003533B2">
        <w:rPr>
          <w:rFonts w:asciiTheme="majorEastAsia" w:eastAsiaTheme="majorEastAsia" w:hAnsiTheme="majorEastAsia" w:hint="eastAsia"/>
        </w:rPr>
        <w:t>「萦」</w:t>
      </w:r>
      <w:r w:rsidR="00642D25" w:rsidRPr="003533B2">
        <w:rPr>
          <w:rFonts w:asciiTheme="majorEastAsia" w:eastAsiaTheme="majorEastAsia" w:hAnsiTheme="majorEastAsia" w:hint="eastAsia"/>
        </w:rPr>
        <w:t>字。</w:t>
      </w:r>
      <w:r w:rsidR="0040263D" w:rsidRPr="003533B2">
        <w:rPr>
          <w:rFonts w:asciiTheme="majorEastAsia" w:eastAsiaTheme="majorEastAsia" w:hAnsiTheme="majorEastAsia" w:hint="eastAsia"/>
        </w:rPr>
        <w:t>「萦」</w:t>
      </w:r>
      <w:r w:rsidR="00642D25" w:rsidRPr="003533B2">
        <w:rPr>
          <w:rFonts w:asciiTheme="majorEastAsia" w:eastAsiaTheme="majorEastAsia" w:hAnsiTheme="majorEastAsia" w:hint="eastAsia"/>
        </w:rPr>
        <w:t>讀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營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或</w:t>
      </w:r>
      <w:r w:rsidR="0040263D" w:rsidRPr="003533B2">
        <w:rPr>
          <w:rFonts w:asciiTheme="majorEastAsia" w:eastAsiaTheme="majorEastAsia" w:hAnsiTheme="majorEastAsia" w:hint="eastAsia"/>
        </w:rPr>
        <w:t>「䁝」</w:t>
      </w:r>
      <w:r w:rsidR="00642D25" w:rsidRPr="003533B2">
        <w:rPr>
          <w:rFonts w:asciiTheme="majorEastAsia" w:eastAsiaTheme="majorEastAsia" w:hAnsiTheme="majorEastAsia" w:hint="eastAsia"/>
        </w:rPr>
        <w:t>，惑</w:t>
      </w:r>
      <w:r w:rsidR="0040263D" w:rsidRPr="003533B2">
        <w:rPr>
          <w:rFonts w:asciiTheme="majorEastAsia" w:eastAsiaTheme="majorEastAsia" w:hAnsiTheme="majorEastAsia" w:hint="eastAsia"/>
        </w:rPr>
        <w:t>。「</w:t>
      </w:r>
      <w:proofErr w:type="gramStart"/>
      <w:r w:rsidR="00642D25" w:rsidRPr="003533B2">
        <w:rPr>
          <w:rFonts w:asciiTheme="majorEastAsia" w:eastAsiaTheme="majorEastAsia" w:hAnsiTheme="majorEastAsia" w:hint="eastAsia"/>
        </w:rPr>
        <w:t>肥也</w:t>
      </w:r>
      <w:proofErr w:type="gramEnd"/>
      <w:r w:rsidR="0040263D" w:rsidRPr="003533B2">
        <w:rPr>
          <w:rFonts w:asciiTheme="majorEastAsia" w:eastAsiaTheme="majorEastAsia" w:hAnsiTheme="majorEastAsia" w:hint="eastAsia"/>
        </w:rPr>
        <w:t>䁝」</w:t>
      </w:r>
      <w:r w:rsidR="00642D25" w:rsidRPr="003533B2">
        <w:rPr>
          <w:rFonts w:asciiTheme="majorEastAsia" w:eastAsiaTheme="majorEastAsia" w:hAnsiTheme="majorEastAsia" w:hint="eastAsia"/>
        </w:rPr>
        <w:t>指季康子在聽了孔子的一番話後，感到很迷惑，原因是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AD536F" wp14:editId="126695D4">
            <wp:extent cx="100941" cy="97144"/>
            <wp:effectExtent l="0" t="0" r="0" b="0"/>
            <wp:docPr id="2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告訴他的和孔子所說的不同，所以季康子接下來又講了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59A726" wp14:editId="2C6E003F">
            <wp:extent cx="100941" cy="97144"/>
            <wp:effectExtent l="0" t="0" r="0" b="0"/>
            <wp:docPr id="30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曾經告訴過他的一段話，</w:t>
      </w:r>
      <w:r w:rsidR="0040263D" w:rsidRPr="003533B2">
        <w:rPr>
          <w:rFonts w:asciiTheme="majorEastAsia" w:eastAsiaTheme="majorEastAsia" w:hAnsiTheme="majorEastAsia" w:hint="eastAsia"/>
        </w:rPr>
        <w:t>並</w:t>
      </w:r>
      <w:r w:rsidR="00642D25" w:rsidRPr="003533B2">
        <w:rPr>
          <w:rFonts w:asciiTheme="majorEastAsia" w:eastAsiaTheme="majorEastAsia" w:hAnsiTheme="majorEastAsia" w:hint="eastAsia"/>
        </w:rPr>
        <w:t>且</w:t>
      </w:r>
      <w:r w:rsidR="0040263D" w:rsidRPr="003533B2">
        <w:rPr>
          <w:rFonts w:asciiTheme="majorEastAsia" w:eastAsiaTheme="majorEastAsia" w:hAnsiTheme="majorEastAsia" w:hint="eastAsia"/>
        </w:rPr>
        <w:t>問</w:t>
      </w:r>
      <w:r w:rsidR="00642D25" w:rsidRPr="003533B2">
        <w:rPr>
          <w:rFonts w:asciiTheme="majorEastAsia" w:eastAsiaTheme="majorEastAsia" w:hAnsiTheme="majorEastAsia" w:hint="eastAsia"/>
        </w:rPr>
        <w:t>孔子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古（故）子以此言為奚如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。</w:t>
      </w:r>
      <w:r w:rsidR="0040263D" w:rsidRPr="003533B2">
        <w:rPr>
          <w:rFonts w:asciiTheme="majorEastAsia" w:eastAsiaTheme="majorEastAsia" w:hAnsiTheme="majorEastAsia" w:hint="eastAsia"/>
        </w:rPr>
        <w:t>/</w:t>
      </w:r>
      <w:r w:rsidR="0040263D" w:rsidRPr="003533B2">
        <w:rPr>
          <w:rFonts w:asciiTheme="majorEastAsia" w:eastAsiaTheme="majorEastAsia" w:hAnsiTheme="majorEastAsia"/>
        </w:rPr>
        <w:t xml:space="preserve"> </w:t>
      </w:r>
      <w:r w:rsidR="00642D25" w:rsidRPr="003533B2">
        <w:rPr>
          <w:rFonts w:asciiTheme="majorEastAsia" w:eastAsiaTheme="majorEastAsia" w:hAnsiTheme="majorEastAsia" w:hint="eastAsia"/>
        </w:rPr>
        <w:t>唐洪志</w:t>
      </w:r>
      <w:r w:rsidR="0040263D" w:rsidRPr="003533B2">
        <w:rPr>
          <w:rFonts w:asciiTheme="majorEastAsia" w:eastAsiaTheme="majorEastAsia" w:hAnsiTheme="majorEastAsia" w:hint="eastAsia"/>
        </w:rPr>
        <w:t>：「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0272D0" wp14:editId="73FB644F">
            <wp:extent cx="89065" cy="118753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存疑。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D7E01D" wp14:editId="16BD71DC">
            <wp:extent cx="100941" cy="97144"/>
            <wp:effectExtent l="0" t="0" r="0" b="0"/>
            <wp:docPr id="35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在簡文中讀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列</w:t>
      </w:r>
      <w:r w:rsidR="0040263D" w:rsidRPr="003533B2">
        <w:rPr>
          <w:rFonts w:asciiTheme="majorEastAsia" w:eastAsiaTheme="majorEastAsia" w:hAnsiTheme="majorEastAsia" w:hint="eastAsia"/>
        </w:rPr>
        <w:t>」「</w:t>
      </w:r>
      <w:r w:rsidR="00642D25" w:rsidRPr="003533B2">
        <w:rPr>
          <w:rFonts w:asciiTheme="majorEastAsia" w:eastAsiaTheme="majorEastAsia" w:hAnsiTheme="majorEastAsia" w:hint="eastAsia"/>
        </w:rPr>
        <w:t>烈</w:t>
      </w:r>
      <w:r w:rsidR="0040263D" w:rsidRPr="003533B2">
        <w:rPr>
          <w:rFonts w:asciiTheme="majorEastAsia" w:eastAsiaTheme="majorEastAsia" w:hAnsiTheme="majorEastAsia" w:hint="eastAsia"/>
        </w:rPr>
        <w:t>」「</w:t>
      </w:r>
      <w:r w:rsidR="00642D25" w:rsidRPr="003533B2">
        <w:rPr>
          <w:rFonts w:asciiTheme="majorEastAsia" w:eastAsiaTheme="majorEastAsia" w:hAnsiTheme="majorEastAsia" w:hint="eastAsia"/>
        </w:rPr>
        <w:t>厲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均可。古代有列氏，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含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為其名。</w:t>
      </w:r>
      <w:r w:rsidR="00E05AA8" w:rsidRPr="003533B2">
        <w:rPr>
          <w:rFonts w:asciiTheme="majorEastAsia" w:eastAsiaTheme="majorEastAsia" w:hAnsiTheme="majorEastAsia" w:hint="eastAsia"/>
        </w:rPr>
        <w:t>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周鳳五：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釋為「縈遂含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」，讀為「榮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鴐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鵝」，是魯國大夫。/</w:t>
      </w:r>
      <w:r w:rsidR="00642D25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許慜慧：同意陳劍</w:t>
      </w:r>
      <w:r w:rsidR="0040263D" w:rsidRPr="003533B2">
        <w:rPr>
          <w:rFonts w:asciiTheme="majorEastAsia" w:eastAsiaTheme="majorEastAsia" w:hAnsiTheme="majorEastAsia" w:hint="eastAsia"/>
        </w:rPr>
        <w:t>20060310</w:t>
      </w:r>
      <w:r w:rsidR="00C61689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CBCDDA3" wp14:editId="448F6D10">
            <wp:extent cx="89065" cy="118753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釋為「葛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」，是姓氏，「今」為其名。「</w:t>
      </w:r>
      <w:r w:rsidR="00642D2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8815CE" wp14:editId="3FB96716">
            <wp:extent cx="100941" cy="97144"/>
            <wp:effectExtent l="0" t="0" r="0" b="0"/>
            <wp:docPr id="25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61689" w:rsidRPr="003533B2">
        <w:rPr>
          <w:rFonts w:asciiTheme="majorEastAsia" w:eastAsiaTheme="majorEastAsia" w:hAnsiTheme="majorEastAsia" w:hint="eastAsia"/>
        </w:rPr>
        <w:t>釋為</w:t>
      </w:r>
      <w:proofErr w:type="gramEnd"/>
      <w:r w:rsidR="00C61689" w:rsidRPr="003533B2">
        <w:rPr>
          <w:rFonts w:asciiTheme="majorEastAsia" w:eastAsiaTheme="majorEastAsia" w:hAnsiTheme="majorEastAsia" w:hint="eastAsia"/>
        </w:rPr>
        <w:t>「烈」。</w:t>
      </w:r>
      <w:r w:rsidR="00E05AA8" w:rsidRPr="003533B2">
        <w:rPr>
          <w:rFonts w:asciiTheme="majorEastAsia" w:eastAsiaTheme="majorEastAsia" w:hAnsiTheme="majorEastAsia" w:hint="eastAsia"/>
        </w:rPr>
        <w:t>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林清源：「</w:t>
      </w:r>
      <w:r w:rsidR="00E05AA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3F1895" wp14:editId="5E9EC3A6">
            <wp:extent cx="89065" cy="118753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A8" w:rsidRPr="003533B2">
        <w:rPr>
          <w:rFonts w:asciiTheme="majorEastAsia" w:eastAsiaTheme="majorEastAsia" w:hAnsiTheme="majorEastAsia" w:hint="eastAsia"/>
        </w:rPr>
        <w:t>」讀「艾」。/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白海燕：「</w:t>
      </w:r>
      <w:r w:rsidR="00E05AA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53F278C" wp14:editId="72DD0A1C">
            <wp:extent cx="89065" cy="118753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A8" w:rsidRPr="003533B2">
        <w:rPr>
          <w:rFonts w:asciiTheme="majorEastAsia" w:eastAsiaTheme="majorEastAsia" w:hAnsiTheme="majorEastAsia" w:hint="eastAsia"/>
        </w:rPr>
        <w:t>」從陳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劍釋「葛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」，讀「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曷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」，用來詢問原因。/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葛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為氏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，「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烈今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」為字。/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俞紹宏、張青松：「</w:t>
      </w:r>
      <w:r w:rsidR="00E05AA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5A0D94" wp14:editId="09C7AA34">
            <wp:extent cx="89065" cy="118753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A8" w:rsidRPr="003533B2">
        <w:rPr>
          <w:rFonts w:asciiTheme="majorEastAsia" w:eastAsiaTheme="majorEastAsia" w:hAnsiTheme="majorEastAsia" w:hint="eastAsia"/>
        </w:rPr>
        <w:t>」可從整理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者隸作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「萦」，從陳劍釋「葛」。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楚簡中</w:t>
      </w:r>
      <w:proofErr w:type="gramEnd"/>
      <w:r w:rsidR="0069762C" w:rsidRPr="003533B2">
        <w:rPr>
          <w:rFonts w:asciiTheme="majorEastAsia" w:eastAsiaTheme="majorEastAsia" w:hAnsiTheme="majorEastAsia" w:hint="eastAsia"/>
        </w:rPr>
        <w:t>「</w:t>
      </w:r>
      <w:r w:rsidR="0069762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3824456" wp14:editId="27845A88">
            <wp:extent cx="100941" cy="97144"/>
            <wp:effectExtent l="0" t="0" r="0" b="0"/>
            <wp:docPr id="3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62C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05AA8" w:rsidRPr="003533B2">
        <w:rPr>
          <w:rFonts w:asciiTheme="majorEastAsia" w:eastAsiaTheme="majorEastAsia" w:hAnsiTheme="majorEastAsia" w:hint="eastAsia"/>
        </w:rPr>
        <w:t>或讀作</w:t>
      </w:r>
      <w:proofErr w:type="gramEnd"/>
      <w:r w:rsidR="0069762C" w:rsidRPr="003533B2">
        <w:rPr>
          <w:rFonts w:asciiTheme="majorEastAsia" w:eastAsiaTheme="majorEastAsia" w:hAnsiTheme="majorEastAsia" w:hint="eastAsia"/>
        </w:rPr>
        <w:t>「</w:t>
      </w:r>
      <w:r w:rsidR="00E05AA8" w:rsidRPr="003533B2">
        <w:rPr>
          <w:rFonts w:asciiTheme="majorEastAsia" w:eastAsiaTheme="majorEastAsia" w:hAnsiTheme="majorEastAsia" w:hint="eastAsia"/>
        </w:rPr>
        <w:t>列</w:t>
      </w:r>
      <w:r w:rsidR="0069762C" w:rsidRPr="003533B2">
        <w:rPr>
          <w:rFonts w:asciiTheme="majorEastAsia" w:eastAsiaTheme="majorEastAsia" w:hAnsiTheme="majorEastAsia" w:hint="eastAsia"/>
        </w:rPr>
        <w:t>」</w:t>
      </w:r>
      <w:r w:rsidR="00E05AA8" w:rsidRPr="003533B2">
        <w:rPr>
          <w:rFonts w:asciiTheme="majorEastAsia" w:eastAsiaTheme="majorEastAsia" w:hAnsiTheme="majorEastAsia" w:hint="eastAsia"/>
        </w:rPr>
        <w:t>（聲）字，這</w:t>
      </w:r>
      <w:proofErr w:type="gramStart"/>
      <w:r w:rsidR="0069762C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E05AA8" w:rsidRPr="003533B2">
        <w:rPr>
          <w:rFonts w:asciiTheme="majorEastAsia" w:eastAsiaTheme="majorEastAsia" w:hAnsiTheme="majorEastAsia" w:hint="eastAsia"/>
        </w:rPr>
        <w:t>為人名用字，用法待考</w:t>
      </w:r>
      <w:r w:rsidR="0069762C" w:rsidRPr="003533B2">
        <w:rPr>
          <w:rFonts w:asciiTheme="majorEastAsia" w:eastAsiaTheme="majorEastAsia" w:hAnsiTheme="majorEastAsia" w:hint="eastAsia"/>
        </w:rPr>
        <w:t>。</w:t>
      </w:r>
    </w:p>
  </w:footnote>
  <w:footnote w:id="41">
    <w:p w14:paraId="7B4EF17A" w14:textId="383EF206" w:rsidR="00642D25" w:rsidRPr="003533B2" w:rsidRDefault="00642D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整理者：「凥」讀為「居」。/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：「凥」讀為「處」，而「述」讀為「術」。「凥邦家之術」謂安邦家之術。/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許慜慧：「凥」可讀為「居」或「處」。《荀子</w:t>
      </w:r>
      <w:r w:rsidRPr="003533B2">
        <w:rPr>
          <w:rFonts w:asciiTheme="majorEastAsia" w:eastAsiaTheme="majorEastAsia" w:hAnsiTheme="majorEastAsia" w:cs="Times New Roman"/>
        </w:rPr>
        <w:t>‧</w:t>
      </w:r>
      <w:r w:rsidRPr="003533B2">
        <w:rPr>
          <w:rFonts w:asciiTheme="majorEastAsia" w:eastAsiaTheme="majorEastAsia" w:hAnsiTheme="majorEastAsia" w:cs="DengXian" w:hint="eastAsia"/>
        </w:rPr>
        <w:t>王制》中有「</w:t>
      </w:r>
      <w:proofErr w:type="gramStart"/>
      <w:r w:rsidRPr="003533B2">
        <w:rPr>
          <w:rFonts w:asciiTheme="majorEastAsia" w:eastAsiaTheme="majorEastAsia" w:hAnsiTheme="majorEastAsia" w:cs="DengXian" w:hint="eastAsia"/>
        </w:rPr>
        <w:t>處國</w:t>
      </w:r>
      <w:proofErr w:type="gramEnd"/>
      <w:r w:rsidRPr="003533B2">
        <w:rPr>
          <w:rFonts w:asciiTheme="majorEastAsia" w:eastAsiaTheme="majorEastAsia" w:hAnsiTheme="majorEastAsia" w:cs="DengXian" w:hint="eastAsia"/>
        </w:rPr>
        <w:t>」，「明</w:t>
      </w:r>
      <w:proofErr w:type="gramStart"/>
      <w:r w:rsidRPr="003533B2">
        <w:rPr>
          <w:rFonts w:asciiTheme="majorEastAsia" w:eastAsiaTheme="majorEastAsia" w:hAnsiTheme="majorEastAsia" w:cs="DengXian" w:hint="eastAsia"/>
        </w:rPr>
        <w:t>王始立</w:t>
      </w:r>
      <w:proofErr w:type="gramEnd"/>
      <w:r w:rsidRPr="003533B2">
        <w:rPr>
          <w:rFonts w:asciiTheme="majorEastAsia" w:eastAsiaTheme="majorEastAsia" w:hAnsiTheme="majorEastAsia" w:cs="DengXian" w:hint="eastAsia"/>
        </w:rPr>
        <w:t>，而</w:t>
      </w:r>
      <w:r w:rsidRPr="003533B2">
        <w:rPr>
          <w:rFonts w:asciiTheme="majorEastAsia" w:eastAsiaTheme="majorEastAsia" w:hAnsiTheme="majorEastAsia" w:hint="eastAsia"/>
        </w:rPr>
        <w:t>處國有制」，「</w:t>
      </w:r>
      <w:proofErr w:type="gramStart"/>
      <w:r w:rsidRPr="003533B2">
        <w:rPr>
          <w:rFonts w:asciiTheme="majorEastAsia" w:eastAsiaTheme="majorEastAsia" w:hAnsiTheme="majorEastAsia" w:hint="eastAsia"/>
        </w:rPr>
        <w:t>處國</w:t>
      </w:r>
      <w:proofErr w:type="gramEnd"/>
      <w:r w:rsidRPr="003533B2">
        <w:rPr>
          <w:rFonts w:asciiTheme="majorEastAsia" w:eastAsiaTheme="majorEastAsia" w:hAnsiTheme="majorEastAsia" w:hint="eastAsia"/>
        </w:rPr>
        <w:t>」即「處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家」。「凥邦家之述」讀為「處邦家之術」，「處邦家之術」即治理國家的方法。</w:t>
      </w:r>
      <w:r w:rsidR="00E05AA8" w:rsidRPr="003533B2">
        <w:rPr>
          <w:rFonts w:asciiTheme="majorEastAsia" w:eastAsiaTheme="majorEastAsia" w:hAnsiTheme="majorEastAsia" w:hint="eastAsia"/>
        </w:rPr>
        <w:t>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唐洪志：「凥」讀「居」，治。/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69762C" w:rsidRPr="003533B2">
        <w:rPr>
          <w:rFonts w:asciiTheme="majorEastAsia" w:eastAsiaTheme="majorEastAsia" w:hAnsiTheme="majorEastAsia" w:hint="eastAsia"/>
        </w:rPr>
        <w:t>俞紹宏、張青松：「凥」也可讀「居」訓「治」，簡10正作「居邦家」。</w:t>
      </w:r>
    </w:p>
  </w:footnote>
  <w:footnote w:id="42">
    <w:p w14:paraId="1246AA96" w14:textId="1FBAE930" w:rsidR="00642D25" w:rsidRPr="003533B2" w:rsidRDefault="00642D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0D570C" w:rsidRPr="003533B2">
        <w:rPr>
          <w:rFonts w:asciiTheme="majorEastAsia" w:eastAsiaTheme="majorEastAsia" w:hAnsiTheme="majorEastAsia" w:hint="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整理者：「不強」，或以為君之道尚剛</w:t>
      </w:r>
      <w:proofErr w:type="gramStart"/>
      <w:r w:rsidRPr="003533B2">
        <w:rPr>
          <w:rFonts w:asciiTheme="majorEastAsia" w:eastAsiaTheme="majorEastAsia" w:hAnsiTheme="majorEastAsia" w:hint="eastAsia"/>
        </w:rPr>
        <w:t>不尚柔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</w:p>
  </w:footnote>
  <w:footnote w:id="43">
    <w:p w14:paraId="677C0D96" w14:textId="488460F1" w:rsidR="0069762C" w:rsidRPr="003533B2" w:rsidRDefault="0069762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D570C" w:rsidRPr="003533B2">
        <w:rPr>
          <w:rFonts w:asciiTheme="majorEastAsia" w:eastAsiaTheme="majorEastAsia" w:hAnsiTheme="majorEastAsia" w:hint="eastAsia"/>
        </w:rPr>
        <w:t>整理者：</w:t>
      </w:r>
      <w:r w:rsidR="00416DC6" w:rsidRPr="003533B2">
        <w:rPr>
          <w:rFonts w:asciiTheme="majorEastAsia" w:eastAsiaTheme="majorEastAsia" w:hAnsiTheme="majorEastAsia" w:hint="eastAsia"/>
        </w:rPr>
        <w:t>簡21</w:t>
      </w:r>
      <w:proofErr w:type="gramStart"/>
      <w:r w:rsidR="00416DC6" w:rsidRPr="003533B2">
        <w:rPr>
          <w:rFonts w:asciiTheme="majorEastAsia" w:eastAsiaTheme="majorEastAsia" w:hAnsiTheme="majorEastAsia" w:hint="eastAsia"/>
        </w:rPr>
        <w:t>上端殘</w:t>
      </w:r>
      <w:proofErr w:type="gramEnd"/>
      <w:r w:rsidR="00416DC6" w:rsidRPr="003533B2">
        <w:rPr>
          <w:rFonts w:asciiTheme="majorEastAsia" w:eastAsiaTheme="majorEastAsia" w:hAnsiTheme="majorEastAsia" w:hint="eastAsia"/>
        </w:rPr>
        <w:t>13字，據文意可補「猶如君子聽，「聽</w:t>
      </w:r>
      <w:r w:rsidR="00416DC6" w:rsidRPr="003533B2">
        <w:rPr>
          <w:rFonts w:asciiTheme="majorEastAsia" w:eastAsiaTheme="majorEastAsia" w:hAnsiTheme="majorEastAsia"/>
        </w:rPr>
        <w:t>」</w:t>
      </w:r>
      <w:r w:rsidR="00416DC6" w:rsidRPr="003533B2">
        <w:rPr>
          <w:rFonts w:asciiTheme="majorEastAsia" w:eastAsiaTheme="majorEastAsia" w:hAnsiTheme="majorEastAsia" w:hint="eastAsia"/>
        </w:rPr>
        <w:t>殘，下</w:t>
      </w:r>
      <w:proofErr w:type="gramStart"/>
      <w:r w:rsidR="00416DC6" w:rsidRPr="003533B2">
        <w:rPr>
          <w:rFonts w:asciiTheme="majorEastAsia" w:eastAsiaTheme="majorEastAsia" w:hAnsiTheme="majorEastAsia" w:hint="eastAsia"/>
        </w:rPr>
        <w:t>有重文符號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。/</w:t>
      </w:r>
      <w:r w:rsidR="005D47D1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勝君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：從白海燕將簡8與簡21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接讀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，簡21首補「不」。</w:t>
      </w:r>
    </w:p>
  </w:footnote>
  <w:footnote w:id="44">
    <w:p w14:paraId="192E9754" w14:textId="74F64798" w:rsidR="000D570C" w:rsidRPr="003533B2" w:rsidRDefault="000D570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整理者：「</w:t>
      </w:r>
      <w:r w:rsidR="00416DC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98AF351" wp14:editId="47387B5D">
            <wp:extent cx="77189" cy="13783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DC6" w:rsidRPr="003533B2">
        <w:rPr>
          <w:rFonts w:asciiTheme="majorEastAsia" w:eastAsiaTheme="majorEastAsia" w:hAnsiTheme="majorEastAsia" w:hint="eastAsia"/>
        </w:rPr>
        <w:t>」，隸</w:t>
      </w:r>
      <w:proofErr w:type="gramStart"/>
      <w:r w:rsidR="00416DC6" w:rsidRPr="003533B2">
        <w:rPr>
          <w:rFonts w:asciiTheme="majorEastAsia" w:eastAsiaTheme="majorEastAsia" w:hAnsiTheme="majorEastAsia" w:hint="eastAsia"/>
        </w:rPr>
        <w:t>定作</w:t>
      </w:r>
      <w:proofErr w:type="gramEnd"/>
      <w:r w:rsidR="00416DC6" w:rsidRPr="003533B2">
        <w:rPr>
          <w:rFonts w:asciiTheme="majorEastAsia" w:eastAsiaTheme="majorEastAsia" w:hAnsiTheme="majorEastAsia" w:hint="eastAsia"/>
        </w:rPr>
        <w:t>「</w:t>
      </w:r>
      <w:r w:rsidR="00416DC6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44E101F" wp14:editId="26F9A3C3">
            <wp:extent cx="106680" cy="9525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6DC6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416DC6" w:rsidRPr="003533B2">
        <w:rPr>
          <w:rFonts w:asciiTheme="majorEastAsia" w:eastAsiaTheme="majorEastAsia" w:hAnsiTheme="majorEastAsia" w:hint="eastAsia"/>
        </w:rPr>
        <w:t>釋為</w:t>
      </w:r>
      <w:proofErr w:type="gramEnd"/>
      <w:r w:rsidR="00416DC6" w:rsidRPr="003533B2">
        <w:rPr>
          <w:rFonts w:asciiTheme="majorEastAsia" w:eastAsiaTheme="majorEastAsia" w:hAnsiTheme="majorEastAsia" w:hint="eastAsia"/>
        </w:rPr>
        <w:t>「悓」，讀為「磬」或「罄」。/</w:t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416DC6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416DC6" w:rsidRPr="003533B2">
        <w:rPr>
          <w:rFonts w:asciiTheme="majorEastAsia" w:eastAsiaTheme="majorEastAsia" w:hAnsiTheme="majorEastAsia" w:hint="eastAsia"/>
        </w:rPr>
        <w:t>:「</w:t>
      </w:r>
      <w:r w:rsidR="00416DC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061473" wp14:editId="3D4B3BCC">
            <wp:extent cx="77189" cy="13783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DC6" w:rsidRPr="003533B2">
        <w:rPr>
          <w:rFonts w:asciiTheme="majorEastAsia" w:eastAsiaTheme="majorEastAsia" w:hAnsiTheme="majorEastAsia" w:hint="eastAsia"/>
        </w:rPr>
        <w:t>」的上部从「鬼」，讀為「畏」或「威」。/</w:t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陳劍：讀為「</w:t>
      </w:r>
      <w:proofErr w:type="gramStart"/>
      <w:r w:rsidR="00416DC6" w:rsidRPr="003533B2">
        <w:rPr>
          <w:rFonts w:asciiTheme="majorEastAsia" w:eastAsiaTheme="majorEastAsia" w:hAnsiTheme="majorEastAsia" w:hint="eastAsia"/>
        </w:rPr>
        <w:t>愄</w:t>
      </w:r>
      <w:proofErr w:type="gramEnd"/>
      <w:r w:rsidR="00416DC6" w:rsidRPr="003533B2">
        <w:rPr>
          <w:rFonts w:asciiTheme="majorEastAsia" w:eastAsiaTheme="majorEastAsia" w:hAnsiTheme="majorEastAsia" w:hint="eastAsia"/>
        </w:rPr>
        <w:t>」。/</w:t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許慜慧：</w:t>
      </w:r>
      <w:r w:rsidR="00E25170" w:rsidRPr="003533B2">
        <w:rPr>
          <w:rFonts w:asciiTheme="majorEastAsia" w:eastAsiaTheme="majorEastAsia" w:hAnsiTheme="majorEastAsia" w:hint="eastAsia"/>
        </w:rPr>
        <w:t>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28CEBF" wp14:editId="50906D32">
            <wp:extent cx="77189" cy="13783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」隸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定作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「</w:t>
      </w:r>
      <w:r w:rsidR="00E25170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90643F5" wp14:editId="1069D7F6">
            <wp:extent cx="106680" cy="1066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釋為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「愧」，與「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媿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」同。</w:t>
      </w:r>
      <w:r w:rsidR="005D47D1" w:rsidRPr="003533B2">
        <w:rPr>
          <w:rFonts w:asciiTheme="majorEastAsia" w:eastAsiaTheme="majorEastAsia" w:hAnsiTheme="majorEastAsia" w:hint="eastAsia"/>
        </w:rPr>
        <w:t>/</w:t>
      </w:r>
      <w:r w:rsidR="005D47D1" w:rsidRPr="003533B2">
        <w:rPr>
          <w:rFonts w:asciiTheme="majorEastAsia" w:eastAsiaTheme="majorEastAsia" w:hAnsiTheme="majorEastAsia"/>
        </w:rPr>
        <w:t xml:space="preserve"> </w:t>
      </w:r>
      <w:r w:rsidR="005D47D1" w:rsidRPr="003533B2">
        <w:rPr>
          <w:rFonts w:asciiTheme="majorEastAsia" w:eastAsiaTheme="majorEastAsia" w:hAnsiTheme="majorEastAsia" w:hint="eastAsia"/>
        </w:rPr>
        <w:t>唐洪志：「</w:t>
      </w:r>
      <w:r w:rsidR="005D47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EF12A1" wp14:editId="73AA988E">
            <wp:extent cx="77189" cy="13783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7D1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「愧」，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釋作「畏威」合文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。/黃武智：「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愄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」讀「威」。</w:t>
      </w:r>
    </w:p>
  </w:footnote>
  <w:footnote w:id="45">
    <w:p w14:paraId="5D93AE59" w14:textId="1CCA89E7" w:rsidR="000D570C" w:rsidRPr="003533B2" w:rsidRDefault="000D570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</w:rPr>
        <w:t>整理者：「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35AACA" wp14:editId="65A9F815">
            <wp:extent cx="89065" cy="107492"/>
            <wp:effectExtent l="0" t="0" r="635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釋為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5F32CC" wp14:editId="0C91DB7B">
            <wp:extent cx="95002" cy="98961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1130" cy="1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」，不見於字書，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讀為「然」。/</w:t>
      </w:r>
      <w:r w:rsidR="00E25170" w:rsidRPr="003533B2">
        <w:rPr>
          <w:rFonts w:asciiTheme="majorEastAsia" w:eastAsiaTheme="majorEastAsia" w:hAnsiTheme="major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：「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D9733AA" wp14:editId="2CA60ADA">
            <wp:extent cx="89065" cy="107492"/>
            <wp:effectExtent l="0" t="0" r="635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」字上部从「乘」或「</w:t>
      </w:r>
      <w:r w:rsidR="00E25170" w:rsidRPr="003533B2">
        <w:rPr>
          <w:rFonts w:asciiTheme="majorEastAsia" w:eastAsiaTheme="majorEastAsia" w:hAnsiTheme="majorEastAsia" w:cs="新細明體" w:hint="eastAsia"/>
          <w:color w:val="000000"/>
        </w:rPr>
        <w:t>叕</w:t>
      </w:r>
      <w:r w:rsidR="00E25170" w:rsidRPr="003533B2">
        <w:rPr>
          <w:rFonts w:asciiTheme="majorEastAsia" w:eastAsiaTheme="majorEastAsia" w:hAnsiTheme="majorEastAsia" w:hint="eastAsia"/>
        </w:rPr>
        <w:t>」，下從「肰」，很難判斷究竟是何字。如果配合下文要加重刑罰，則似可考慮讀為「乘」，即人民不把官府看在眼裡。</w:t>
      </w:r>
      <w:r w:rsidR="001B3B95" w:rsidRPr="003533B2">
        <w:rPr>
          <w:rFonts w:asciiTheme="majorEastAsia" w:eastAsiaTheme="majorEastAsia" w:hAnsiTheme="majorEastAsia" w:hint="eastAsia"/>
        </w:rPr>
        <w:t>簡文似可讀為「□□□□□=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愄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=（□畏，□畏）則民乘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（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？）之」</w:t>
      </w:r>
      <w:r w:rsidR="005D47D1" w:rsidRPr="003533B2">
        <w:rPr>
          <w:rFonts w:asciiTheme="majorEastAsia" w:eastAsiaTheme="majorEastAsia" w:hAnsiTheme="majorEastAsia" w:hint="eastAsia"/>
        </w:rPr>
        <w:t>。</w:t>
      </w:r>
      <w:r w:rsidR="00E25170" w:rsidRPr="003533B2">
        <w:rPr>
          <w:rFonts w:asciiTheme="majorEastAsia" w:eastAsiaTheme="majorEastAsia" w:hAnsiTheme="majorEastAsia" w:hint="eastAsia"/>
        </w:rPr>
        <w:t>/</w:t>
      </w:r>
      <w:r w:rsidR="00E25170" w:rsidRPr="003533B2">
        <w:rPr>
          <w:rFonts w:asciiTheme="majorEastAsia" w:eastAsiaTheme="majorEastAsia" w:hAnsiTheme="majorEastAsia"/>
        </w:rPr>
        <w:t xml:space="preserve"> </w:t>
      </w:r>
      <w:r w:rsidR="005D47D1" w:rsidRPr="003533B2">
        <w:rPr>
          <w:rFonts w:asciiTheme="majorEastAsia" w:eastAsiaTheme="majorEastAsia" w:hAnsiTheme="majorEastAsia" w:hint="eastAsia"/>
        </w:rPr>
        <w:t>陳劍：簡文讀為「</w:t>
      </w:r>
      <w:r w:rsidR="005D47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2B7B92B" wp14:editId="6702969A">
            <wp:extent cx="95002" cy="90872"/>
            <wp:effectExtent l="0" t="0" r="635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190" cy="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7D1" w:rsidRPr="003533B2">
        <w:rPr>
          <w:rFonts w:asciiTheme="majorEastAsia" w:eastAsiaTheme="majorEastAsia" w:hAnsiTheme="majorEastAsia" w:hint="eastAsia"/>
        </w:rPr>
        <w:t>□□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愄愄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，則民然</w:t>
      </w:r>
      <w:proofErr w:type="gramStart"/>
      <w:r w:rsidR="005D47D1" w:rsidRPr="003533B2">
        <w:rPr>
          <w:rFonts w:asciiTheme="majorEastAsia" w:eastAsiaTheme="majorEastAsia" w:hAnsiTheme="majorEastAsia" w:hint="eastAsia"/>
        </w:rPr>
        <w:t>（</w:t>
      </w:r>
      <w:proofErr w:type="gramEnd"/>
      <w:r w:rsidR="005D47D1" w:rsidRPr="003533B2">
        <w:rPr>
          <w:rFonts w:asciiTheme="majorEastAsia" w:eastAsiaTheme="majorEastAsia" w:hAnsiTheme="majorEastAsia" w:hint="eastAsia"/>
        </w:rPr>
        <w:t>？）之」。/</w:t>
      </w:r>
      <w:r w:rsidR="005D47D1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="00E25170" w:rsidRPr="003533B2">
        <w:rPr>
          <w:rFonts w:asciiTheme="majorEastAsia" w:eastAsiaTheme="majorEastAsia" w:hAnsiTheme="majorEastAsia" w:hint="eastAsia"/>
        </w:rPr>
        <w:t>禤健聰</w:t>
      </w:r>
      <w:proofErr w:type="gramEnd"/>
      <w:r w:rsidR="00E25170" w:rsidRPr="003533B2">
        <w:rPr>
          <w:rFonts w:asciiTheme="majorEastAsia" w:eastAsiaTheme="majorEastAsia" w:hAnsiTheme="majorEastAsia" w:hint="eastAsia"/>
        </w:rPr>
        <w:t>：「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57F9E4" wp14:editId="681A5E8A">
            <wp:extent cx="89065" cy="107492"/>
            <wp:effectExtent l="0" t="0" r="635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」字上部从「虍」</w:t>
      </w:r>
      <w:r w:rsidR="001B3B95" w:rsidRPr="003533B2">
        <w:rPr>
          <w:rFonts w:asciiTheme="majorEastAsia" w:eastAsiaTheme="majorEastAsia" w:hAnsiTheme="majorEastAsia" w:hint="eastAsia"/>
        </w:rPr>
        <w:t>，左上一撇筆為墨痕</w:t>
      </w:r>
      <w:r w:rsidR="00E25170" w:rsidRPr="003533B2">
        <w:rPr>
          <w:rFonts w:asciiTheme="majorEastAsia" w:eastAsiaTheme="majorEastAsia" w:hAnsiTheme="majorEastAsia" w:hint="eastAsia"/>
        </w:rPr>
        <w:t>。/</w:t>
      </w:r>
      <w:r w:rsidR="00E25170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唐洪志、李丹丹：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隸定作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「</w:t>
      </w:r>
      <w:r w:rsidR="001B3B9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46E712" wp14:editId="04C82DD0">
            <wp:extent cx="123437" cy="12343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995" cy="1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95" w:rsidRPr="003533B2">
        <w:rPr>
          <w:rFonts w:asciiTheme="majorEastAsia" w:eastAsiaTheme="majorEastAsia" w:hAnsiTheme="majorEastAsia" w:hint="eastAsia"/>
        </w:rPr>
        <w:t>」，讀為「然」。/</w:t>
      </w:r>
      <w:r w:rsidR="001B3B95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白海燕：此為「然」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之繁構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。/</w:t>
      </w:r>
      <w:r w:rsidR="001B3B95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高榮鴻：上部不从「虍」旁，而是从「乘」旁或「叕」旁。/</w:t>
      </w:r>
      <w:r w:rsidR="001B3B95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林清源：傾向將「</w:t>
      </w:r>
      <w:r w:rsidR="001B3B9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91A9EB" wp14:editId="46306A85">
            <wp:extent cx="89065" cy="107492"/>
            <wp:effectExtent l="0" t="0" r="635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3B95" w:rsidRPr="003533B2">
        <w:rPr>
          <w:rFonts w:asciiTheme="majorEastAsia" w:eastAsiaTheme="majorEastAsia" w:hAnsiTheme="majorEastAsia" w:hint="eastAsia"/>
        </w:rPr>
        <w:t>」隸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定作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「</w:t>
      </w:r>
      <w:r w:rsidR="001B3B9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6CA3ED" wp14:editId="22D982E2">
            <wp:extent cx="123437" cy="12343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995" cy="1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95" w:rsidRPr="003533B2">
        <w:rPr>
          <w:rFonts w:asciiTheme="majorEastAsia" w:eastAsiaTheme="majorEastAsia" w:hAnsiTheme="majorEastAsia" w:hint="eastAsia"/>
        </w:rPr>
        <w:t>」，比較有可能讀為「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赧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」、</w:t>
      </w:r>
      <w:proofErr w:type="gramStart"/>
      <w:r w:rsidR="001B3B95" w:rsidRPr="003533B2">
        <w:rPr>
          <w:rFonts w:asciiTheme="majorEastAsia" w:eastAsiaTheme="majorEastAsia" w:hAnsiTheme="majorEastAsia" w:hint="eastAsia"/>
        </w:rPr>
        <w:t>訓為</w:t>
      </w:r>
      <w:proofErr w:type="gramEnd"/>
      <w:r w:rsidR="001B3B95" w:rsidRPr="003533B2">
        <w:rPr>
          <w:rFonts w:asciiTheme="majorEastAsia" w:eastAsiaTheme="majorEastAsia" w:hAnsiTheme="majorEastAsia" w:hint="eastAsia"/>
        </w:rPr>
        <w:t>「憂懼」，而與簡13 的「民必備（服）矣」前後呼應，共同強調以強權治國則民將憂懼而順服。</w:t>
      </w:r>
      <w:r w:rsidR="00B62EF1" w:rsidRPr="003533B2">
        <w:rPr>
          <w:rFonts w:asciiTheme="majorEastAsia" w:eastAsiaTheme="majorEastAsia" w:hAnsiTheme="majorEastAsia" w:hint="eastAsia"/>
        </w:rPr>
        <w:t>/</w:t>
      </w:r>
      <w:r w:rsidR="00B62EF1" w:rsidRPr="003533B2">
        <w:rPr>
          <w:rFonts w:asciiTheme="majorEastAsia" w:eastAsiaTheme="majorEastAsia" w:hAnsiTheme="majorEastAsia"/>
        </w:rPr>
        <w:t xml:space="preserve"> </w:t>
      </w:r>
      <w:r w:rsidR="00461604" w:rsidRPr="003533B2">
        <w:rPr>
          <w:rFonts w:asciiTheme="majorEastAsia" w:eastAsiaTheme="majorEastAsia" w:hAnsiTheme="majorEastAsia" w:hint="eastAsia"/>
        </w:rPr>
        <w:t>馮勝君、俞紹宏、張青松：「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7B0CEB" wp14:editId="5FAB766D">
            <wp:extent cx="89065" cy="107492"/>
            <wp:effectExtent l="0" t="0" r="635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」從「犬」，「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FEB1262" wp14:editId="082D0AD4">
            <wp:extent cx="155578" cy="134834"/>
            <wp:effectExtent l="0" t="0" r="0" b="0"/>
            <wp:docPr id="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4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741" cy="1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（胛）」省聲，釋「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狎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」；或從「肉」，「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051698" wp14:editId="3540AC2C">
            <wp:extent cx="112816" cy="99278"/>
            <wp:effectExtent l="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928" cy="1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（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狎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）」省聲，釋「胛」；或所從的「犬」旁為「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19DD7E" wp14:editId="3452E585">
            <wp:extent cx="106878" cy="95003"/>
            <wp:effectExtent l="0" t="0" r="762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0767" cy="9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」誤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摹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，字直接釋「胛」。簡文中讀「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狎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」。簡文讀為「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威，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威則民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狎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之」。意思是統治者如果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不威重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，則老百姓就會輕忽、輕慢他。/</w:t>
      </w:r>
      <w:r w:rsidR="00461604" w:rsidRPr="003533B2">
        <w:rPr>
          <w:rFonts w:asciiTheme="majorEastAsia" w:eastAsiaTheme="majorEastAsia" w:hAnsiTheme="majorEastAsia"/>
        </w:rPr>
        <w:t xml:space="preserve"> </w:t>
      </w:r>
      <w:r w:rsidR="00461604" w:rsidRPr="003533B2">
        <w:rPr>
          <w:rFonts w:asciiTheme="majorEastAsia" w:eastAsiaTheme="majorEastAsia" w:hAnsiTheme="majorEastAsia" w:hint="eastAsia"/>
        </w:rPr>
        <w:t>劉寶俊：「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3BE260" wp14:editId="73686C84">
            <wp:extent cx="89065" cy="107492"/>
            <wp:effectExtent l="0" t="0" r="635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17F6AC" wp14:editId="1A5EDB8F">
            <wp:extent cx="108355" cy="99687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2502" cy="1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」釋「乘」。/</w:t>
      </w:r>
      <w:r w:rsidR="00461604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：「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19C3D5" wp14:editId="2B7A95C7">
            <wp:extent cx="89065" cy="107492"/>
            <wp:effectExtent l="0" t="0" r="635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461604" w:rsidRPr="003533B2">
        <w:rPr>
          <w:rFonts w:asciiTheme="majorEastAsia" w:eastAsiaTheme="majorEastAsia" w:hAnsiTheme="majorEastAsia" w:hint="eastAsia"/>
        </w:rPr>
        <w:t>讀作</w:t>
      </w:r>
      <w:proofErr w:type="gramEnd"/>
      <w:r w:rsidR="00461604" w:rsidRPr="003533B2">
        <w:rPr>
          <w:rFonts w:asciiTheme="majorEastAsia" w:eastAsiaTheme="majorEastAsia" w:hAnsiTheme="majorEastAsia" w:hint="eastAsia"/>
        </w:rPr>
        <w:t>「陵」。</w:t>
      </w:r>
    </w:p>
  </w:footnote>
  <w:footnote w:id="46">
    <w:p w14:paraId="0DED23BE" w14:textId="7FCC2B49" w:rsidR="00177104" w:rsidRPr="003533B2" w:rsidRDefault="0017710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整理者：「曾」前之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字釋作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「予」，可讀為「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諛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訓作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「諂媚之言」；</w:t>
      </w:r>
      <w:r w:rsidR="0029472A" w:rsidRPr="003533B2">
        <w:rPr>
          <w:rFonts w:asciiTheme="majorEastAsia" w:eastAsiaTheme="majorEastAsia" w:hAnsiTheme="majorEastAsia" w:hint="eastAsia"/>
        </w:rPr>
        <w:t>或讀為「舒」，</w:t>
      </w:r>
      <w:proofErr w:type="gramStart"/>
      <w:r w:rsidR="0029472A" w:rsidRPr="003533B2">
        <w:rPr>
          <w:rFonts w:asciiTheme="majorEastAsia" w:eastAsiaTheme="majorEastAsia" w:hAnsiTheme="majorEastAsia" w:hint="eastAsia"/>
        </w:rPr>
        <w:t>訓作</w:t>
      </w:r>
      <w:proofErr w:type="gramEnd"/>
      <w:r w:rsidR="0029472A" w:rsidRPr="003533B2">
        <w:rPr>
          <w:rFonts w:asciiTheme="majorEastAsia" w:eastAsiaTheme="majorEastAsia" w:hAnsiTheme="majorEastAsia" w:hint="eastAsia"/>
        </w:rPr>
        <w:t>「發洩」。</w:t>
      </w:r>
      <w:r w:rsidR="001339A0" w:rsidRPr="003533B2">
        <w:rPr>
          <w:rFonts w:asciiTheme="majorEastAsia" w:eastAsiaTheme="majorEastAsia" w:hAnsiTheme="majorEastAsia" w:hint="eastAsia"/>
        </w:rPr>
        <w:t>「曾」可讀為「憎」，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訓作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「憎惡」，也可讀為「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譖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全句意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謂「不信諂媚之言，不信惡意之語。」/陳劍、李丹丹：前一個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字改釋作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「玄」。/</w:t>
      </w:r>
      <w:bookmarkStart w:id="11" w:name="_Hlk191386737"/>
      <w:proofErr w:type="gramStart"/>
      <w:r w:rsidR="001339A0" w:rsidRPr="003533B2">
        <w:rPr>
          <w:rFonts w:asciiTheme="majorEastAsia" w:eastAsiaTheme="majorEastAsia" w:hAnsiTheme="majorEastAsia" w:hint="eastAsia"/>
        </w:rPr>
        <w:t>范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常喜：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讀作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「玄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繒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」，認為「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繒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」是古代絲織品的總稱，亦可用作祭祀時的幣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帛</w:t>
      </w:r>
      <w:proofErr w:type="gramEnd"/>
      <w:r w:rsidR="0029472A" w:rsidRPr="003533B2">
        <w:rPr>
          <w:rFonts w:asciiTheme="majorEastAsia" w:eastAsiaTheme="majorEastAsia" w:hAnsiTheme="majorEastAsia" w:hint="eastAsia"/>
        </w:rPr>
        <w:t>。古代祭祀用品多用「玄」色，因此「玄</w:t>
      </w:r>
      <w:proofErr w:type="gramStart"/>
      <w:r w:rsidR="0029472A" w:rsidRPr="003533B2">
        <w:rPr>
          <w:rFonts w:asciiTheme="majorEastAsia" w:eastAsiaTheme="majorEastAsia" w:hAnsiTheme="majorEastAsia" w:hint="eastAsia"/>
        </w:rPr>
        <w:t>繒</w:t>
      </w:r>
      <w:proofErr w:type="gramEnd"/>
      <w:r w:rsidR="0029472A" w:rsidRPr="003533B2">
        <w:rPr>
          <w:rFonts w:asciiTheme="majorEastAsia" w:eastAsiaTheme="majorEastAsia" w:hAnsiTheme="majorEastAsia" w:hint="eastAsia"/>
        </w:rPr>
        <w:t>」可能也是指祭品而言，</w:t>
      </w:r>
      <w:proofErr w:type="gramStart"/>
      <w:r w:rsidR="0029472A" w:rsidRPr="003533B2">
        <w:rPr>
          <w:rFonts w:asciiTheme="majorEastAsia" w:eastAsiaTheme="majorEastAsia" w:hAnsiTheme="majorEastAsia" w:hint="eastAsia"/>
        </w:rPr>
        <w:t>簡文大意似為</w:t>
      </w:r>
      <w:proofErr w:type="gramEnd"/>
      <w:r w:rsidR="0029472A" w:rsidRPr="003533B2">
        <w:rPr>
          <w:rFonts w:asciiTheme="majorEastAsia" w:eastAsiaTheme="majorEastAsia" w:hAnsiTheme="majorEastAsia" w:hint="eastAsia"/>
        </w:rPr>
        <w:t>：「不要相信玄</w:t>
      </w:r>
      <w:proofErr w:type="gramStart"/>
      <w:r w:rsidR="0029472A" w:rsidRPr="003533B2">
        <w:rPr>
          <w:rFonts w:asciiTheme="majorEastAsia" w:eastAsiaTheme="majorEastAsia" w:hAnsiTheme="majorEastAsia" w:hint="eastAsia"/>
        </w:rPr>
        <w:t>繒</w:t>
      </w:r>
      <w:proofErr w:type="gramEnd"/>
      <w:r w:rsidR="0029472A" w:rsidRPr="003533B2">
        <w:rPr>
          <w:rFonts w:asciiTheme="majorEastAsia" w:eastAsiaTheme="majorEastAsia" w:hAnsiTheme="majorEastAsia" w:hint="eastAsia"/>
        </w:rPr>
        <w:t>這些祭品，要找到國家中的賢人而推舉之。」這是孔子告誡季庚子要</w:t>
      </w:r>
      <w:proofErr w:type="gramStart"/>
      <w:r w:rsidR="0029472A" w:rsidRPr="003533B2">
        <w:rPr>
          <w:rFonts w:asciiTheme="majorEastAsia" w:eastAsiaTheme="majorEastAsia" w:hAnsiTheme="majorEastAsia" w:hint="eastAsia"/>
        </w:rPr>
        <w:t>興賢而</w:t>
      </w:r>
      <w:proofErr w:type="gramEnd"/>
      <w:r w:rsidR="0029472A" w:rsidRPr="003533B2">
        <w:rPr>
          <w:rFonts w:asciiTheme="majorEastAsia" w:eastAsiaTheme="majorEastAsia" w:hAnsiTheme="majorEastAsia" w:hint="eastAsia"/>
        </w:rPr>
        <w:t>不要一味地相信祭祀，這也同孔子「敬鬼神而遠之」的思想相一致。</w:t>
      </w:r>
      <w:bookmarkEnd w:id="11"/>
      <w:r w:rsidR="0029472A" w:rsidRPr="003533B2">
        <w:rPr>
          <w:rFonts w:asciiTheme="majorEastAsia" w:eastAsiaTheme="majorEastAsia" w:hAnsiTheme="majorEastAsia" w:hint="eastAsia"/>
        </w:rPr>
        <w:t>/</w:t>
      </w:r>
      <w:r w:rsidR="0029472A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王化平：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讀作「眩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層」，「層」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訓作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「高」，該句簡文意謂「不要相信天花亂墜的言語」。/唐洪志：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贊成隸作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「玄曾」，詞義待考。/</w:t>
      </w:r>
      <w:r w:rsidR="001339A0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許慜慧：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疑讀作「姦讒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」，義為「讒言」，該句簡文意謂「不要相信讒言」。/</w:t>
      </w:r>
      <w:r w:rsidR="001339A0" w:rsidRPr="003533B2">
        <w:rPr>
          <w:rFonts w:asciiTheme="majorEastAsia" w:eastAsiaTheme="majorEastAsia" w:hAnsiTheme="majorEastAsia"/>
        </w:rPr>
        <w:t xml:space="preserve"> </w:t>
      </w:r>
      <w:bookmarkStart w:id="12" w:name="_Hlk191386722"/>
      <w:r w:rsidR="001339A0" w:rsidRPr="003533B2">
        <w:rPr>
          <w:rFonts w:asciiTheme="majorEastAsia" w:eastAsiaTheme="majorEastAsia" w:hAnsiTheme="majorEastAsia" w:hint="eastAsia"/>
        </w:rPr>
        <w:t>高榮鴻：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讀作「姦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雄」，認為簡文「毋信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姦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雄，因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邦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之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所賢而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興之」，正可與《荀子》〈非相〉「聽其言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則辭辯而無統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，用其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身則多詐而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無功，上不足以順明王，下不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足以和齊百姓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…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…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夫是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之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謂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姦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人之雄。」互相對照。</w:t>
      </w:r>
      <w:bookmarkEnd w:id="12"/>
      <w:r w:rsidR="001339A0" w:rsidRPr="003533B2">
        <w:rPr>
          <w:rFonts w:asciiTheme="majorEastAsia" w:eastAsiaTheme="majorEastAsia" w:hAnsiTheme="majorEastAsia" w:hint="eastAsia"/>
        </w:rPr>
        <w:t>/</w:t>
      </w:r>
      <w:r w:rsidR="001339A0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林清源：「玄」讀為「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眩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」，「迷惑」、「惑亂」之義。「曾」應可讀為「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譖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」，有「誣陷」、「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讒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毀」之義。簡文「毋信玄（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眩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）曾（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譖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）」句，「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眩譖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」所指涉的對象，可能是人，也有可能是言論。若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採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前說，則該句簡文意謂「不要信任會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眩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亂是非的人，也不要信任會誣陷他人的人」；若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採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後說，則該句簡文意謂「不要相信</w:t>
      </w:r>
      <w:proofErr w:type="gramStart"/>
      <w:r w:rsidR="001339A0" w:rsidRPr="003533B2">
        <w:rPr>
          <w:rFonts w:asciiTheme="majorEastAsia" w:eastAsiaTheme="majorEastAsia" w:hAnsiTheme="majorEastAsia" w:hint="eastAsia"/>
        </w:rPr>
        <w:t>眩</w:t>
      </w:r>
      <w:proofErr w:type="gramEnd"/>
      <w:r w:rsidR="001339A0" w:rsidRPr="003533B2">
        <w:rPr>
          <w:rFonts w:asciiTheme="majorEastAsia" w:eastAsiaTheme="majorEastAsia" w:hAnsiTheme="majorEastAsia" w:hint="eastAsia"/>
        </w:rPr>
        <w:t>亂是非的言論，也不要相信惡意誣陷他人的言論」。</w:t>
      </w:r>
      <w:r w:rsidR="0029472A" w:rsidRPr="003533B2">
        <w:rPr>
          <w:rFonts w:asciiTheme="majorEastAsia" w:eastAsiaTheme="majorEastAsia" w:hAnsiTheme="majorEastAsia" w:hint="eastAsia"/>
        </w:rPr>
        <w:t>/</w:t>
      </w:r>
      <w:r w:rsidR="0029472A" w:rsidRPr="003533B2">
        <w:rPr>
          <w:rFonts w:asciiTheme="majorEastAsia" w:eastAsiaTheme="majorEastAsia" w:hAnsiTheme="majorEastAsia"/>
        </w:rPr>
        <w:t xml:space="preserve"> </w:t>
      </w:r>
      <w:proofErr w:type="gramStart"/>
      <w:ins w:id="13" w:author="MAK, Chi Ki Caily [CHL]" w:date="2025-02-25T14:40:00Z" w16du:dateUtc="2025-02-25T06:40:00Z">
        <w:r w:rsidR="00572B7D" w:rsidRPr="003533B2">
          <w:rPr>
            <w:rFonts w:asciiTheme="majorEastAsia" w:eastAsiaTheme="majorEastAsia" w:hAnsiTheme="majorEastAsia" w:hint="eastAsia"/>
          </w:rPr>
          <w:t>顧史考</w:t>
        </w:r>
        <w:proofErr w:type="gramEnd"/>
        <w:r w:rsidR="00572B7D" w:rsidRPr="003533B2">
          <w:rPr>
            <w:rFonts w:asciiTheme="majorEastAsia" w:eastAsiaTheme="majorEastAsia" w:hAnsiTheme="majorEastAsia" w:hint="eastAsia"/>
          </w:rPr>
          <w:t>：「玄曾」讀「</w:t>
        </w:r>
        <w:proofErr w:type="gramStart"/>
        <w:r w:rsidR="00572B7D" w:rsidRPr="003533B2">
          <w:rPr>
            <w:rFonts w:asciiTheme="majorEastAsia" w:eastAsiaTheme="majorEastAsia" w:hAnsiTheme="majorEastAsia" w:hint="eastAsia"/>
          </w:rPr>
          <w:t>炫</w:t>
        </w:r>
        <w:proofErr w:type="gramEnd"/>
        <w:r w:rsidR="00572B7D" w:rsidRPr="003533B2">
          <w:rPr>
            <w:rFonts w:asciiTheme="majorEastAsia" w:eastAsiaTheme="majorEastAsia" w:hAnsiTheme="majorEastAsia" w:hint="eastAsia"/>
          </w:rPr>
          <w:t>增」。</w:t>
        </w:r>
      </w:ins>
    </w:p>
  </w:footnote>
  <w:footnote w:id="47">
    <w:p w14:paraId="11E73FC7" w14:textId="56344F6E" w:rsidR="00177104" w:rsidRPr="003533B2" w:rsidRDefault="0017710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29472A" w:rsidRPr="003533B2">
        <w:rPr>
          <w:rFonts w:asciiTheme="majorEastAsia" w:eastAsiaTheme="majorEastAsia" w:hAnsiTheme="majorEastAsia" w:hint="eastAsia"/>
        </w:rPr>
        <w:t>黄武智：「</w:t>
      </w:r>
      <w:r w:rsidR="0029472A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AF26F4" wp14:editId="73764DC2">
            <wp:extent cx="105335" cy="127907"/>
            <wp:effectExtent l="0" t="0" r="9525" b="5715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0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863" cy="1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72A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為「舉」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誤書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。/</w:t>
      </w:r>
      <w:r w:rsidR="002F7666" w:rsidRPr="003533B2">
        <w:rPr>
          <w:rFonts w:asciiTheme="majorEastAsia" w:eastAsiaTheme="majorEastAsia" w:hAnsiTheme="majorEastAsia"/>
        </w:rPr>
        <w:t xml:space="preserve"> </w:t>
      </w:r>
      <w:r w:rsidR="002F7666" w:rsidRPr="003533B2">
        <w:rPr>
          <w:rFonts w:asciiTheme="majorEastAsia" w:eastAsiaTheme="majorEastAsia" w:hAnsiTheme="majorEastAsia" w:hint="eastAsia"/>
        </w:rPr>
        <w:t>白海燕：此句連同上句「毋信玄曾」簡文主要指推舉選用人才之道。/</w:t>
      </w:r>
      <w:r w:rsidR="002F7666" w:rsidRPr="003533B2">
        <w:rPr>
          <w:rFonts w:asciiTheme="majorEastAsia" w:eastAsiaTheme="majorEastAsia" w:hAnsiTheme="majorEastAsia"/>
        </w:rPr>
        <w:t xml:space="preserve"> </w:t>
      </w:r>
      <w:del w:id="14" w:author="MAK, Chi Ki Caily [CHL]" w:date="2025-02-25T14:40:00Z" w16du:dateUtc="2025-02-25T06:40:00Z">
        <w:r w:rsidR="002F7666" w:rsidRPr="003533B2" w:rsidDel="00572B7D">
          <w:rPr>
            <w:rFonts w:asciiTheme="majorEastAsia" w:eastAsiaTheme="majorEastAsia" w:hAnsiTheme="majorEastAsia" w:hint="eastAsia"/>
          </w:rPr>
          <w:delText>顧史考：「玄曾」讀「炫增」。/</w:delText>
        </w:r>
      </w:del>
      <w:r w:rsidR="002F7666" w:rsidRPr="003533B2">
        <w:rPr>
          <w:rFonts w:asciiTheme="majorEastAsia" w:eastAsiaTheme="majorEastAsia" w:hAnsiTheme="majorEastAsia"/>
        </w:rPr>
        <w:t xml:space="preserve"> </w:t>
      </w:r>
      <w:r w:rsidR="002F7666" w:rsidRPr="003533B2">
        <w:rPr>
          <w:rFonts w:asciiTheme="majorEastAsia" w:eastAsiaTheme="majorEastAsia" w:hAnsiTheme="majorEastAsia" w:hint="eastAsia"/>
        </w:rPr>
        <w:t>俞紹宏、張青松：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范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常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喜解文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意或可備一說。</w:t>
      </w:r>
      <w:del w:id="15" w:author="MAK, Chi Ki Caily [CHL]" w:date="2025-02-25T14:41:00Z" w16du:dateUtc="2025-02-25T06:41:00Z">
        <w:r w:rsidR="002F7666" w:rsidRPr="003533B2" w:rsidDel="00572B7D">
          <w:rPr>
            <w:rFonts w:asciiTheme="majorEastAsia" w:eastAsiaTheme="majorEastAsia" w:hAnsiTheme="majorEastAsia" w:hint="eastAsia"/>
          </w:rPr>
          <w:delText>：</w:delText>
        </w:r>
      </w:del>
      <w:r w:rsidR="002F7666" w:rsidRPr="003533B2">
        <w:rPr>
          <w:rFonts w:asciiTheme="majorEastAsia" w:eastAsiaTheme="majorEastAsia" w:hAnsiTheme="majorEastAsia" w:hint="eastAsia"/>
        </w:rPr>
        <w:t>「興」</w:t>
      </w:r>
      <w:del w:id="16" w:author="MAK, Chi Ki Caily [CHL]" w:date="2025-02-25T14:41:00Z" w16du:dateUtc="2025-02-25T06:41:00Z">
        <w:r w:rsidR="002F7666" w:rsidRPr="003533B2" w:rsidDel="00572B7D">
          <w:rPr>
            <w:rFonts w:asciiTheme="majorEastAsia" w:eastAsiaTheme="majorEastAsia" w:hAnsiTheme="majorEastAsia" w:hint="eastAsia"/>
          </w:rPr>
          <w:delText>：</w:delText>
        </w:r>
      </w:del>
      <w:r w:rsidR="002F7666" w:rsidRPr="003533B2">
        <w:rPr>
          <w:rFonts w:asciiTheme="majorEastAsia" w:eastAsiaTheme="majorEastAsia" w:hAnsiTheme="majorEastAsia" w:hint="eastAsia"/>
        </w:rPr>
        <w:t>「舉」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均有舉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用人才這一用法。這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裏</w:t>
      </w:r>
      <w:proofErr w:type="gramEnd"/>
      <w:del w:id="17" w:author="MAK, Chi Ki Caily [CHL]" w:date="2025-02-25T14:41:00Z" w16du:dateUtc="2025-02-25T06:41:00Z">
        <w:r w:rsidR="002F7666" w:rsidRPr="003533B2" w:rsidDel="00572B7D">
          <w:rPr>
            <w:rFonts w:asciiTheme="majorEastAsia" w:eastAsiaTheme="majorEastAsia" w:hAnsiTheme="majorEastAsia" w:hint="eastAsia"/>
          </w:rPr>
          <w:delText>：</w:delText>
        </w:r>
      </w:del>
      <w:r w:rsidR="002F7666" w:rsidRPr="003533B2">
        <w:rPr>
          <w:rFonts w:asciiTheme="majorEastAsia" w:eastAsiaTheme="majorEastAsia" w:hAnsiTheme="majorEastAsia" w:hint="eastAsia"/>
        </w:rPr>
        <w:t>「所」似也可讀：「許」，許諾，承諾。《呂氏春秋·首時》：「王子許」，高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誘註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：「許，諾。」簡文意思是說根據國家的承諾，起用賢能的人。「因」訓「依託」「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憑籍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」，「許」訓「進」「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御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」（文例可參《故訓匯纂》第2106頁），則簡文是說依據國家的進人（或用人）情況，</w:t>
      </w:r>
      <w:proofErr w:type="gramStart"/>
      <w:r w:rsidR="002F7666" w:rsidRPr="003533B2">
        <w:rPr>
          <w:rFonts w:asciiTheme="majorEastAsia" w:eastAsiaTheme="majorEastAsia" w:hAnsiTheme="majorEastAsia" w:hint="eastAsia"/>
        </w:rPr>
        <w:t>起用賢</w:t>
      </w:r>
      <w:proofErr w:type="gramEnd"/>
      <w:r w:rsidR="002F7666" w:rsidRPr="003533B2">
        <w:rPr>
          <w:rFonts w:asciiTheme="majorEastAsia" w:eastAsiaTheme="majorEastAsia" w:hAnsiTheme="majorEastAsia" w:hint="eastAsia"/>
        </w:rPr>
        <w:t>者。這樣理解文意似乎也通。</w:t>
      </w:r>
    </w:p>
  </w:footnote>
  <w:footnote w:id="48">
    <w:p w14:paraId="35996AE0" w14:textId="564D9CA8" w:rsidR="00397D7D" w:rsidRPr="003533B2" w:rsidRDefault="00397D7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4ADF222" wp14:editId="202EB980">
            <wp:extent cx="125933" cy="101559"/>
            <wp:effectExtent l="0" t="0" r="7620" b="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Pr="003533B2">
        <w:rPr>
          <w:rFonts w:asciiTheme="majorEastAsia" w:eastAsiaTheme="majorEastAsia" w:hAnsiTheme="majorEastAsia" w:hint="eastAsia"/>
        </w:rPr>
        <w:t>臧</w:t>
      </w:r>
      <w:proofErr w:type="gramEnd"/>
      <w:r w:rsidRPr="003533B2">
        <w:rPr>
          <w:rFonts w:asciiTheme="majorEastAsia" w:eastAsiaTheme="majorEastAsia" w:hAnsiTheme="majorEastAsia" w:hint="eastAsia"/>
        </w:rPr>
        <w:t>」。「</w:t>
      </w:r>
      <w:proofErr w:type="gramStart"/>
      <w:r w:rsidRPr="003533B2">
        <w:rPr>
          <w:rFonts w:asciiTheme="majorEastAsia" w:eastAsiaTheme="majorEastAsia" w:hAnsiTheme="majorEastAsia" w:hint="eastAsia"/>
        </w:rPr>
        <w:t>臧</w:t>
      </w:r>
      <w:proofErr w:type="gramEnd"/>
      <w:r w:rsidRPr="003533B2">
        <w:rPr>
          <w:rFonts w:asciiTheme="majorEastAsia" w:eastAsiaTheme="majorEastAsia" w:hAnsiTheme="majorEastAsia" w:hint="eastAsia"/>
        </w:rPr>
        <w:t>罪」見《後漢書》。/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、許慜慧</w:t>
      </w:r>
      <w:r w:rsidRPr="003533B2">
        <w:rPr>
          <w:rFonts w:asciiTheme="majorEastAsia" w:eastAsiaTheme="majorEastAsia" w:hAnsiTheme="majorEastAsia" w:hint="eastAsia"/>
        </w:rPr>
        <w:t>：讀為「常」。《後漢書》的「</w:t>
      </w:r>
      <w:proofErr w:type="gramStart"/>
      <w:r w:rsidRPr="003533B2">
        <w:rPr>
          <w:rFonts w:asciiTheme="majorEastAsia" w:eastAsiaTheme="majorEastAsia" w:hAnsiTheme="majorEastAsia" w:hint="eastAsia"/>
        </w:rPr>
        <w:t>臧</w:t>
      </w:r>
      <w:proofErr w:type="gramEnd"/>
      <w:r w:rsidRPr="003533B2">
        <w:rPr>
          <w:rFonts w:asciiTheme="majorEastAsia" w:eastAsiaTheme="majorEastAsia" w:hAnsiTheme="majorEastAsia" w:hint="eastAsia"/>
        </w:rPr>
        <w:t>罪」，</w:t>
      </w:r>
      <w:proofErr w:type="gramStart"/>
      <w:r w:rsidRPr="003533B2">
        <w:rPr>
          <w:rFonts w:asciiTheme="majorEastAsia" w:eastAsiaTheme="majorEastAsia" w:hAnsiTheme="majorEastAsia" w:hint="eastAsia"/>
        </w:rPr>
        <w:t>一般釋為收</w:t>
      </w:r>
      <w:proofErr w:type="gramEnd"/>
      <w:r w:rsidRPr="003533B2">
        <w:rPr>
          <w:rFonts w:asciiTheme="majorEastAsia" w:eastAsiaTheme="majorEastAsia" w:hAnsiTheme="majorEastAsia" w:hint="eastAsia"/>
        </w:rPr>
        <w:t>受賄賂之罪。收受賄賂可大可以，</w:t>
      </w:r>
      <w:proofErr w:type="gramStart"/>
      <w:r w:rsidRPr="003533B2">
        <w:rPr>
          <w:rFonts w:asciiTheme="majorEastAsia" w:eastAsiaTheme="majorEastAsia" w:hAnsiTheme="majorEastAsia" w:hint="eastAsia"/>
        </w:rPr>
        <w:t>而本簡的</w:t>
      </w:r>
      <w:proofErr w:type="gramEnd"/>
      <w:r w:rsidRPr="003533B2">
        <w:rPr>
          <w:rFonts w:asciiTheme="majorEastAsia" w:eastAsiaTheme="majorEastAsia" w:hAnsiTheme="majorEastAsia" w:hint="eastAsia"/>
        </w:rPr>
        <w:t>「罪」似乎應該是介於「大罪」和「</w:t>
      </w:r>
      <w:proofErr w:type="gramStart"/>
      <w:r w:rsidRPr="003533B2">
        <w:rPr>
          <w:rFonts w:asciiTheme="majorEastAsia" w:eastAsiaTheme="majorEastAsia" w:hAnsiTheme="majorEastAsia" w:hint="eastAsia"/>
        </w:rPr>
        <w:t>小罪</w:t>
      </w:r>
      <w:proofErr w:type="gramEnd"/>
      <w:r w:rsidRPr="003533B2">
        <w:rPr>
          <w:rFonts w:asciiTheme="majorEastAsia" w:eastAsiaTheme="majorEastAsia" w:hAnsiTheme="majorEastAsia" w:hint="eastAsia"/>
        </w:rPr>
        <w:t>」中間的「</w:t>
      </w:r>
      <w:proofErr w:type="gramStart"/>
      <w:r w:rsidRPr="003533B2">
        <w:rPr>
          <w:rFonts w:asciiTheme="majorEastAsia" w:eastAsiaTheme="majorEastAsia" w:hAnsiTheme="majorEastAsia" w:hint="eastAsia"/>
        </w:rPr>
        <w:t>中罪</w:t>
      </w:r>
      <w:proofErr w:type="gramEnd"/>
      <w:r w:rsidRPr="003533B2">
        <w:rPr>
          <w:rFonts w:asciiTheme="majorEastAsia" w:eastAsiaTheme="majorEastAsia" w:hAnsiTheme="majorEastAsia" w:hint="eastAsia"/>
        </w:rPr>
        <w:t>」，因此似乎可以考慮讀為「</w:t>
      </w:r>
      <w:proofErr w:type="gramStart"/>
      <w:r w:rsidRPr="003533B2">
        <w:rPr>
          <w:rFonts w:asciiTheme="majorEastAsia" w:eastAsiaTheme="majorEastAsia" w:hAnsiTheme="majorEastAsia" w:hint="eastAsia"/>
        </w:rPr>
        <w:t>常罪</w:t>
      </w:r>
      <w:proofErr w:type="gramEnd"/>
      <w:r w:rsidRPr="003533B2">
        <w:rPr>
          <w:rFonts w:asciiTheme="majorEastAsia" w:eastAsiaTheme="majorEastAsia" w:hAnsiTheme="majorEastAsia" w:hint="eastAsia"/>
        </w:rPr>
        <w:t>」，即「一般的罪」。/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楊澤生：讀為「中」，古書罕見「</w:t>
      </w:r>
      <w:proofErr w:type="gramStart"/>
      <w:r w:rsidRPr="003533B2">
        <w:rPr>
          <w:rFonts w:asciiTheme="majorEastAsia" w:eastAsiaTheme="majorEastAsia" w:hAnsiTheme="majorEastAsia" w:hint="eastAsia"/>
        </w:rPr>
        <w:t>常罪</w:t>
      </w:r>
      <w:proofErr w:type="gramEnd"/>
      <w:r w:rsidRPr="003533B2">
        <w:rPr>
          <w:rFonts w:asciiTheme="majorEastAsia" w:eastAsiaTheme="majorEastAsia" w:hAnsiTheme="majorEastAsia" w:hint="eastAsia"/>
        </w:rPr>
        <w:t>」的說法而常見「大罪」、「</w:t>
      </w:r>
      <w:proofErr w:type="gramStart"/>
      <w:r w:rsidRPr="003533B2">
        <w:rPr>
          <w:rFonts w:asciiTheme="majorEastAsia" w:eastAsiaTheme="majorEastAsia" w:hAnsiTheme="majorEastAsia" w:hint="eastAsia"/>
        </w:rPr>
        <w:t>中罪</w:t>
      </w:r>
      <w:proofErr w:type="gramEnd"/>
      <w:r w:rsidRPr="003533B2">
        <w:rPr>
          <w:rFonts w:asciiTheme="majorEastAsia" w:eastAsiaTheme="majorEastAsia" w:hAnsiTheme="majorEastAsia" w:hint="eastAsia"/>
        </w:rPr>
        <w:t>」、「</w:t>
      </w:r>
      <w:proofErr w:type="gramStart"/>
      <w:r w:rsidRPr="003533B2">
        <w:rPr>
          <w:rFonts w:asciiTheme="majorEastAsia" w:eastAsiaTheme="majorEastAsia" w:hAnsiTheme="majorEastAsia" w:hint="eastAsia"/>
        </w:rPr>
        <w:t>小罪</w:t>
      </w:r>
      <w:proofErr w:type="gramEnd"/>
      <w:r w:rsidRPr="003533B2">
        <w:rPr>
          <w:rFonts w:asciiTheme="majorEastAsia" w:eastAsiaTheme="majorEastAsia" w:hAnsiTheme="majorEastAsia" w:hint="eastAsia"/>
        </w:rPr>
        <w:t>」並列而舉，「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A6F661" wp14:editId="7046A880">
            <wp:extent cx="125933" cy="101559"/>
            <wp:effectExtent l="0" t="0" r="762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罪」可能讀「</w:t>
      </w:r>
      <w:proofErr w:type="gramStart"/>
      <w:r w:rsidRPr="003533B2">
        <w:rPr>
          <w:rFonts w:asciiTheme="majorEastAsia" w:eastAsiaTheme="majorEastAsia" w:hAnsiTheme="majorEastAsia" w:hint="eastAsia"/>
        </w:rPr>
        <w:t>中罪</w:t>
      </w:r>
      <w:proofErr w:type="gramEnd"/>
      <w:r w:rsidRPr="003533B2">
        <w:rPr>
          <w:rFonts w:asciiTheme="majorEastAsia" w:eastAsiaTheme="majorEastAsia" w:hAnsiTheme="majorEastAsia" w:hint="eastAsia"/>
        </w:rPr>
        <w:t>」。羅常培、周祖謨指出「東部</w:t>
      </w:r>
      <w:proofErr w:type="gramStart"/>
      <w:r w:rsidRPr="003533B2">
        <w:rPr>
          <w:rFonts w:asciiTheme="majorEastAsia" w:eastAsiaTheme="majorEastAsia" w:hAnsiTheme="majorEastAsia" w:hint="eastAsia"/>
        </w:rPr>
        <w:t>跟陽部葉韻</w:t>
      </w:r>
      <w:proofErr w:type="gramEnd"/>
      <w:r w:rsidRPr="003533B2">
        <w:rPr>
          <w:rFonts w:asciiTheme="majorEastAsia" w:eastAsiaTheme="majorEastAsia" w:hAnsiTheme="majorEastAsia" w:hint="eastAsia"/>
        </w:rPr>
        <w:t>的很多」，而有些古音是東部的字，如「江」、「巷」、「降」後來讀入陽部，這都表明東陽二部關係相當密切。/</w:t>
      </w:r>
      <w:r w:rsidR="00EC1051" w:rsidRPr="003533B2">
        <w:rPr>
          <w:rFonts w:asciiTheme="majorEastAsia" w:eastAsiaTheme="majorEastAsia" w:hAnsiTheme="majorEastAsia" w:hint="eastAsia"/>
        </w:rPr>
        <w:t>王輝：「</w:t>
      </w:r>
      <w:r w:rsidR="00EC105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D91029" wp14:editId="384DB8C8">
            <wp:extent cx="125933" cy="101559"/>
            <wp:effectExtent l="0" t="0" r="7620" b="0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051" w:rsidRPr="003533B2">
        <w:rPr>
          <w:rFonts w:asciiTheme="majorEastAsia" w:eastAsiaTheme="majorEastAsia" w:hAnsiTheme="majorEastAsia" w:hint="eastAsia"/>
        </w:rPr>
        <w:t>」為「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」之籀文，善也。「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罪」讀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「贓罪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」，貪污盜竊之罪。/</w:t>
      </w:r>
      <w:r w:rsidR="00EC1051" w:rsidRPr="003533B2">
        <w:rPr>
          <w:rFonts w:asciiTheme="majorEastAsia" w:eastAsiaTheme="majorEastAsia" w:hAnsiTheme="majorEastAsia"/>
        </w:rPr>
        <w:t xml:space="preserve"> </w:t>
      </w:r>
      <w:bookmarkStart w:id="18" w:name="_Hlk191386965"/>
      <w:r w:rsidR="00EC1051" w:rsidRPr="003533B2">
        <w:rPr>
          <w:rFonts w:asciiTheme="majorEastAsia" w:eastAsiaTheme="majorEastAsia" w:hAnsiTheme="majorEastAsia" w:hint="eastAsia"/>
        </w:rPr>
        <w:t>唐洪志：「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」作為一種罪行，見《左傳·文公十八年》，楊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伯峻注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掩賊為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言得賊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之物而隱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庇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其人，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猶今窩主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之謂。</w:t>
      </w:r>
      <w:bookmarkEnd w:id="18"/>
      <w:r w:rsidR="00EC1051" w:rsidRPr="003533B2">
        <w:rPr>
          <w:rFonts w:asciiTheme="majorEastAsia" w:eastAsiaTheme="majorEastAsia" w:hAnsiTheme="majorEastAsia" w:hint="eastAsia"/>
        </w:rPr>
        <w:t>/</w:t>
      </w:r>
      <w:r w:rsidR="00EC1051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」釋「減」。/</w:t>
      </w:r>
      <w:r w:rsidR="00EC1051" w:rsidRPr="003533B2">
        <w:rPr>
          <w:rFonts w:asciiTheme="majorEastAsia" w:eastAsiaTheme="majorEastAsia" w:hAnsiTheme="majorEastAsia"/>
        </w:rPr>
        <w:t xml:space="preserve"> </w:t>
      </w:r>
      <w:r w:rsidR="00EC1051" w:rsidRPr="003533B2">
        <w:rPr>
          <w:rFonts w:asciiTheme="majorEastAsia" w:eastAsiaTheme="majorEastAsia" w:hAnsiTheme="majorEastAsia" w:hint="eastAsia"/>
        </w:rPr>
        <w:t>俞紹宏、張青松：「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罪」也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見放本篇後文簡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20，相當於文獻中的「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中罪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」，讀為何字待考。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王輝、</w:t>
      </w:r>
      <w:proofErr w:type="gramStart"/>
      <w:r w:rsidR="00EC1051" w:rsidRPr="003533B2">
        <w:rPr>
          <w:rFonts w:asciiTheme="majorEastAsia" w:eastAsiaTheme="majorEastAsia" w:hAnsiTheme="majorEastAsia" w:hint="eastAsia"/>
        </w:rPr>
        <w:t>唐洪志說或可</w:t>
      </w:r>
      <w:proofErr w:type="gramEnd"/>
      <w:r w:rsidR="00EC1051" w:rsidRPr="003533B2">
        <w:rPr>
          <w:rFonts w:asciiTheme="majorEastAsia" w:eastAsiaTheme="majorEastAsia" w:hAnsiTheme="majorEastAsia" w:hint="eastAsia"/>
        </w:rPr>
        <w:t>備一說。</w:t>
      </w:r>
    </w:p>
  </w:footnote>
  <w:footnote w:id="49">
    <w:p w14:paraId="03ED8281" w14:textId="1D176434" w:rsidR="00767033" w:rsidRPr="003533B2" w:rsidRDefault="0076703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整理者：簡22</w:t>
      </w:r>
      <w:proofErr w:type="gramStart"/>
      <w:r w:rsidRPr="003533B2">
        <w:rPr>
          <w:rFonts w:asciiTheme="majorEastAsia" w:eastAsiaTheme="majorEastAsia" w:hAnsiTheme="majorEastAsia" w:hint="eastAsia"/>
        </w:rPr>
        <w:t>上末字釋為</w:t>
      </w:r>
      <w:proofErr w:type="gramEnd"/>
      <w:r w:rsidRPr="003533B2">
        <w:rPr>
          <w:rFonts w:asciiTheme="majorEastAsia" w:eastAsiaTheme="majorEastAsia" w:hAnsiTheme="majorEastAsia" w:hint="eastAsia"/>
        </w:rPr>
        <w:t>「戰」。「</w:t>
      </w:r>
      <w:proofErr w:type="gramStart"/>
      <w:r w:rsidRPr="003533B2">
        <w:rPr>
          <w:rFonts w:asciiTheme="majorEastAsia" w:eastAsiaTheme="majorEastAsia" w:hAnsiTheme="majorEastAsia" w:hint="eastAsia"/>
        </w:rPr>
        <w:t>固戰</w:t>
      </w:r>
      <w:proofErr w:type="gramEnd"/>
      <w:r w:rsidRPr="003533B2">
        <w:rPr>
          <w:rFonts w:asciiTheme="majorEastAsia" w:eastAsiaTheme="majorEastAsia" w:hAnsiTheme="majorEastAsia" w:hint="eastAsia"/>
        </w:rPr>
        <w:t>」指負隅頑抗者。/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D25620" w:rsidRPr="003533B2">
        <w:rPr>
          <w:rFonts w:asciiTheme="majorEastAsia" w:eastAsiaTheme="majorEastAsia" w:hAnsiTheme="majorEastAsia" w:hint="eastAsia"/>
        </w:rPr>
        <w:t>、陳劍</w:t>
      </w:r>
      <w:r w:rsidRPr="003533B2">
        <w:rPr>
          <w:rFonts w:asciiTheme="majorEastAsia" w:eastAsiaTheme="majorEastAsia" w:hAnsiTheme="majorEastAsia" w:hint="eastAsia"/>
        </w:rPr>
        <w:t>：</w:t>
      </w:r>
      <w:proofErr w:type="gramStart"/>
      <w:r w:rsidRPr="003533B2">
        <w:rPr>
          <w:rFonts w:asciiTheme="majorEastAsia" w:eastAsiaTheme="majorEastAsia" w:hAnsiTheme="majorEastAsia" w:hint="eastAsia"/>
        </w:rPr>
        <w:t>原釋隸</w:t>
      </w:r>
      <w:r w:rsidR="00D25620" w:rsidRPr="003533B2">
        <w:rPr>
          <w:rFonts w:asciiTheme="majorEastAsia" w:eastAsiaTheme="majorEastAsia" w:hAnsiTheme="majorEastAsia" w:hint="eastAsia"/>
        </w:rPr>
        <w:t>作</w:t>
      </w:r>
      <w:proofErr w:type="gramEnd"/>
      <w:r w:rsidR="00D25620" w:rsidRPr="003533B2">
        <w:rPr>
          <w:rFonts w:asciiTheme="majorEastAsia" w:eastAsiaTheme="majorEastAsia" w:hAnsiTheme="majorEastAsia" w:hint="eastAsia"/>
        </w:rPr>
        <w:t>「戰」</w:t>
      </w:r>
      <w:r w:rsidRPr="003533B2">
        <w:rPr>
          <w:rFonts w:asciiTheme="majorEastAsia" w:eastAsiaTheme="majorEastAsia" w:hAnsiTheme="majorEastAsia" w:hint="eastAsia"/>
        </w:rPr>
        <w:t>右旁看不到「戈」形。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此字當為「獸」，讀為「守」。</w:t>
      </w:r>
    </w:p>
  </w:footnote>
  <w:footnote w:id="50">
    <w:p w14:paraId="04AEEECB" w14:textId="4E316327" w:rsidR="00767033" w:rsidRPr="003533B2" w:rsidRDefault="0076703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整理者：簡13</w:t>
      </w:r>
      <w:proofErr w:type="gramStart"/>
      <w:r w:rsidRPr="003533B2">
        <w:rPr>
          <w:rFonts w:asciiTheme="majorEastAsia" w:eastAsiaTheme="majorEastAsia" w:hAnsiTheme="majorEastAsia" w:hint="eastAsia"/>
        </w:rPr>
        <w:t>上端殘</w:t>
      </w:r>
      <w:proofErr w:type="gramEnd"/>
      <w:r w:rsidRPr="003533B2">
        <w:rPr>
          <w:rFonts w:asciiTheme="majorEastAsia" w:eastAsiaTheme="majorEastAsia" w:hAnsiTheme="majorEastAsia" w:hint="eastAsia"/>
        </w:rPr>
        <w:t>十三字，據文意可補「</w:t>
      </w:r>
      <w:proofErr w:type="gramStart"/>
      <w:r w:rsidRPr="003533B2">
        <w:rPr>
          <w:rFonts w:asciiTheme="majorEastAsia" w:eastAsiaTheme="majorEastAsia" w:hAnsiTheme="majorEastAsia" w:hint="eastAsia"/>
        </w:rPr>
        <w:t>亦變之</w:t>
      </w:r>
      <w:proofErr w:type="gramEnd"/>
      <w:r w:rsidRPr="003533B2">
        <w:rPr>
          <w:rFonts w:asciiTheme="majorEastAsia" w:eastAsiaTheme="majorEastAsia" w:hAnsiTheme="majorEastAsia" w:hint="eastAsia"/>
        </w:rPr>
        <w:t>」「庚子曰」六字，</w:t>
      </w:r>
      <w:proofErr w:type="gramStart"/>
      <w:r w:rsidRPr="003533B2">
        <w:rPr>
          <w:rFonts w:asciiTheme="majorEastAsia" w:eastAsiaTheme="majorEastAsia" w:hAnsiTheme="majorEastAsia" w:hint="eastAsia"/>
        </w:rPr>
        <w:t>接讀放簡</w:t>
      </w:r>
      <w:proofErr w:type="gramEnd"/>
      <w:r w:rsidRPr="003533B2">
        <w:rPr>
          <w:rFonts w:asciiTheme="majorEastAsia" w:eastAsiaTheme="majorEastAsia" w:hAnsiTheme="majorEastAsia" w:hint="eastAsia"/>
        </w:rPr>
        <w:t>12後。</w:t>
      </w:r>
      <w:r w:rsidR="00D25620" w:rsidRPr="003533B2">
        <w:rPr>
          <w:rFonts w:asciiTheme="majorEastAsia" w:eastAsiaTheme="majorEastAsia" w:hAnsiTheme="majorEastAsia" w:hint="eastAsia"/>
        </w:rPr>
        <w:t>/陳劍：「而行之」屬上與簡22上連讀。</w:t>
      </w:r>
    </w:p>
  </w:footnote>
  <w:footnote w:id="51">
    <w:p w14:paraId="7F6CA253" w14:textId="456D8489" w:rsidR="00B37D25" w:rsidRPr="003533B2" w:rsidRDefault="00B37D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整理者：「古」讀為「故」。/陳劍：釋文仍寫作「古」。「為奚如」屬上讀。/</w:t>
      </w:r>
      <w:r w:rsidR="00690699"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李銳：「古」</w:t>
      </w:r>
      <w:proofErr w:type="gramStart"/>
      <w:r w:rsidR="00690699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690699" w:rsidRPr="003533B2">
        <w:rPr>
          <w:rFonts w:asciiTheme="majorEastAsia" w:eastAsiaTheme="majorEastAsia" w:hAnsiTheme="majorEastAsia" w:hint="eastAsia"/>
        </w:rPr>
        <w:t>讀為「吾」。全文「</w:t>
      </w:r>
      <w:proofErr w:type="gramStart"/>
      <w:r w:rsidR="00690699" w:rsidRPr="003533B2">
        <w:rPr>
          <w:rFonts w:asciiTheme="majorEastAsia" w:eastAsiaTheme="majorEastAsia" w:hAnsiTheme="majorEastAsia" w:hint="eastAsia"/>
        </w:rPr>
        <w:t>吾子</w:t>
      </w:r>
      <w:proofErr w:type="gramEnd"/>
      <w:r w:rsidR="00690699" w:rsidRPr="003533B2">
        <w:rPr>
          <w:rFonts w:asciiTheme="majorEastAsia" w:eastAsiaTheme="majorEastAsia" w:hAnsiTheme="majorEastAsia" w:hint="eastAsia"/>
        </w:rPr>
        <w:t>」多見，此處不同，或傳抄過程中所造成。/</w:t>
      </w:r>
      <w:r w:rsidR="00690699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="00690699" w:rsidRPr="003533B2">
        <w:rPr>
          <w:rFonts w:asciiTheme="majorEastAsia" w:eastAsiaTheme="majorEastAsia" w:hAnsiTheme="majorEastAsia" w:hint="eastAsia"/>
        </w:rPr>
        <w:t>冀小軍</w:t>
      </w:r>
      <w:proofErr w:type="gramEnd"/>
      <w:r w:rsidR="00690699" w:rsidRPr="003533B2">
        <w:rPr>
          <w:rFonts w:asciiTheme="majorEastAsia" w:eastAsiaTheme="majorEastAsia" w:hAnsiTheme="majorEastAsia" w:hint="eastAsia"/>
        </w:rPr>
        <w:t>：「故」，則。/</w:t>
      </w:r>
      <w:r w:rsidR="00690699"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俞紹宏、張青松：「古」從冀小軍說。</w:t>
      </w:r>
    </w:p>
  </w:footnote>
  <w:footnote w:id="52">
    <w:p w14:paraId="62971CB3" w14:textId="60D7984A" w:rsidR="00690699" w:rsidRPr="003533B2" w:rsidRDefault="0069069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整理者：「言」後有句讀符號「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27E6104" wp14:editId="455C7BD8">
            <wp:extent cx="124158" cy="10429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864" cy="1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」，後加逗號。</w:t>
      </w:r>
      <w:r w:rsidR="00715764" w:rsidRPr="003533B2">
        <w:rPr>
          <w:rFonts w:asciiTheme="majorEastAsia" w:eastAsiaTheme="majorEastAsia" w:hAnsiTheme="majorEastAsia" w:hint="eastAsia"/>
        </w:rPr>
        <w:t>/俞紹宏、張青松：</w:t>
      </w:r>
      <w:proofErr w:type="gramStart"/>
      <w:r w:rsidR="00715764" w:rsidRPr="003533B2">
        <w:rPr>
          <w:rFonts w:asciiTheme="majorEastAsia" w:eastAsiaTheme="majorEastAsia" w:hAnsiTheme="majorEastAsia" w:hint="eastAsia"/>
        </w:rPr>
        <w:t>原簡</w:t>
      </w:r>
      <w:proofErr w:type="gramEnd"/>
      <w:r w:rsidR="00715764" w:rsidRPr="003533B2">
        <w:rPr>
          <w:rFonts w:asciiTheme="majorEastAsia" w:eastAsiaTheme="majorEastAsia" w:hAnsiTheme="majorEastAsia" w:hint="eastAsia"/>
        </w:rPr>
        <w:t>「言」後符號「</w:t>
      </w:r>
      <w:r w:rsidR="0071576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AB2E7C" wp14:editId="00232F3B">
            <wp:extent cx="124158" cy="10429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864" cy="1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764" w:rsidRPr="003533B2">
        <w:rPr>
          <w:rFonts w:asciiTheme="majorEastAsia" w:eastAsiaTheme="majorEastAsia" w:hAnsiTheme="majorEastAsia" w:hint="eastAsia"/>
        </w:rPr>
        <w:t>」為提示性符號，提示此「言」不是一般的「言」，而是前所引述之言。</w:t>
      </w:r>
    </w:p>
  </w:footnote>
  <w:footnote w:id="53">
    <w:p w14:paraId="0D48BFBF" w14:textId="0880F5C3" w:rsidR="00715764" w:rsidRPr="003533B2" w:rsidRDefault="0071576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整理者：「䌛」同「繇」。《集韻》：「</w:t>
      </w:r>
      <w:proofErr w:type="gramStart"/>
      <w:r w:rsidRPr="003533B2">
        <w:rPr>
          <w:rFonts w:asciiTheme="majorEastAsia" w:eastAsiaTheme="majorEastAsia" w:hAnsiTheme="majorEastAsia" w:hint="eastAsia"/>
        </w:rPr>
        <w:t>繇</w:t>
      </w:r>
      <w:proofErr w:type="gramEnd"/>
      <w:r w:rsidRPr="003533B2">
        <w:rPr>
          <w:rFonts w:asciiTheme="majorEastAsia" w:eastAsiaTheme="majorEastAsia" w:hAnsiTheme="majorEastAsia" w:hint="eastAsia"/>
        </w:rPr>
        <w:t>，《說文》</w:t>
      </w:r>
      <w:r w:rsidR="00807196" w:rsidRPr="003533B2">
        <w:rPr>
          <w:rFonts w:asciiTheme="majorEastAsia" w:eastAsiaTheme="majorEastAsia" w:hAnsiTheme="majorEastAsia" w:hint="eastAsia"/>
        </w:rPr>
        <w:t>『</w:t>
      </w:r>
      <w:r w:rsidRPr="003533B2">
        <w:rPr>
          <w:rFonts w:asciiTheme="majorEastAsia" w:eastAsiaTheme="majorEastAsia" w:hAnsiTheme="majorEastAsia" w:hint="eastAsia"/>
        </w:rPr>
        <w:t>隨從也</w:t>
      </w:r>
      <w:r w:rsidR="00807196" w:rsidRPr="003533B2">
        <w:rPr>
          <w:rFonts w:asciiTheme="majorEastAsia" w:eastAsiaTheme="majorEastAsia" w:hAnsiTheme="majorEastAsia" w:hint="eastAsia"/>
        </w:rPr>
        <w:t>』</w:t>
      </w:r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r w:rsidR="00807196" w:rsidRPr="003533B2">
        <w:rPr>
          <w:rFonts w:asciiTheme="majorEastAsia" w:eastAsiaTheme="majorEastAsia" w:hAnsiTheme="majorEastAsia" w:hint="eastAsia"/>
        </w:rPr>
        <w:t>曰</w:t>
      </w:r>
      <w:r w:rsidRPr="003533B2">
        <w:rPr>
          <w:rFonts w:asciiTheme="majorEastAsia" w:eastAsiaTheme="majorEastAsia" w:hAnsiTheme="majorEastAsia" w:hint="eastAsia"/>
        </w:rPr>
        <w:t>憂也，由也</w:t>
      </w:r>
      <w:proofErr w:type="gramEnd"/>
      <w:r w:rsidRPr="003533B2">
        <w:rPr>
          <w:rFonts w:asciiTheme="majorEastAsia" w:eastAsiaTheme="majorEastAsia" w:hAnsiTheme="majorEastAsia" w:hint="eastAsia"/>
        </w:rPr>
        <w:t>。或作</w:t>
      </w:r>
      <w:r w:rsidR="00807196" w:rsidRPr="003533B2">
        <w:rPr>
          <w:rFonts w:asciiTheme="majorEastAsia" w:eastAsiaTheme="majorEastAsia" w:hAnsiTheme="majorEastAsia" w:hint="eastAsia"/>
        </w:rPr>
        <w:t>䌛</w:t>
      </w:r>
      <w:r w:rsidRPr="003533B2">
        <w:rPr>
          <w:rFonts w:asciiTheme="majorEastAsia" w:eastAsiaTheme="majorEastAsia" w:hAnsiTheme="majorEastAsia" w:hint="eastAsia"/>
        </w:rPr>
        <w:t>。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編按，《說文》作</w:t>
      </w:r>
      <w:r w:rsidR="00807196" w:rsidRPr="003533B2">
        <w:rPr>
          <w:rFonts w:asciiTheme="majorEastAsia" w:eastAsiaTheme="majorEastAsia" w:hAnsiTheme="majorEastAsia" w:hint="eastAsia"/>
        </w:rPr>
        <w:t>『䌛』</w:t>
      </w:r>
      <w:r w:rsidRPr="003533B2">
        <w:rPr>
          <w:rFonts w:asciiTheme="majorEastAsia" w:eastAsiaTheme="majorEastAsia" w:hAnsiTheme="majorEastAsia" w:hint="eastAsia"/>
        </w:rPr>
        <w:t>）簡13</w:t>
      </w:r>
      <w:r w:rsidR="00807196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後有句讀符</w:t>
      </w:r>
      <w:r w:rsidR="00807196" w:rsidRPr="003533B2">
        <w:rPr>
          <w:rFonts w:asciiTheme="majorEastAsia" w:eastAsiaTheme="majorEastAsia" w:hAnsiTheme="majorEastAsia" w:hint="eastAsia"/>
        </w:rPr>
        <w:t>號</w:t>
      </w:r>
      <w:r w:rsidRPr="003533B2">
        <w:rPr>
          <w:rFonts w:asciiTheme="majorEastAsia" w:eastAsiaTheme="majorEastAsia" w:hAnsiTheme="majorEastAsia" w:hint="eastAsia"/>
        </w:rPr>
        <w:t>，後加逗號。</w:t>
      </w:r>
      <w:r w:rsidR="00911FDC" w:rsidRPr="003533B2">
        <w:rPr>
          <w:rFonts w:asciiTheme="majorEastAsia" w:eastAsiaTheme="majorEastAsia" w:hAnsiTheme="majorEastAsia" w:hint="eastAsia"/>
        </w:rPr>
        <w:t>/</w:t>
      </w:r>
      <w:r w:rsidR="00911FDC"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季</w:t>
      </w:r>
      <w:r w:rsidRPr="003533B2">
        <w:rPr>
          <w:rFonts w:asciiTheme="majorEastAsia" w:eastAsiaTheme="majorEastAsia" w:hAnsiTheme="majorEastAsia" w:hint="eastAsia"/>
        </w:rPr>
        <w:t>旭</w:t>
      </w:r>
      <w:proofErr w:type="gramStart"/>
      <w:r w:rsidR="00807196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807196" w:rsidRPr="003533B2">
        <w:rPr>
          <w:rFonts w:asciiTheme="majorEastAsia" w:eastAsiaTheme="majorEastAsia" w:hAnsiTheme="majorEastAsia" w:hint="eastAsia"/>
        </w:rPr>
        <w:t>：</w:t>
      </w:r>
      <w:r w:rsidRPr="003533B2">
        <w:rPr>
          <w:rFonts w:asciiTheme="majorEastAsia" w:eastAsiaTheme="majorEastAsia" w:hAnsiTheme="majorEastAsia" w:hint="eastAsia"/>
        </w:rPr>
        <w:t>此處簡文</w:t>
      </w:r>
      <w:proofErr w:type="gramStart"/>
      <w:r w:rsidRPr="003533B2">
        <w:rPr>
          <w:rFonts w:asciiTheme="majorEastAsia" w:eastAsiaTheme="majorEastAsia" w:hAnsiTheme="majorEastAsia" w:hint="eastAsia"/>
        </w:rPr>
        <w:t>當斷讀為</w:t>
      </w:r>
      <w:proofErr w:type="gramEnd"/>
      <w:r w:rsidR="00807196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由丘觀之</w:t>
      </w:r>
      <w:proofErr w:type="gramEnd"/>
      <w:r w:rsidRPr="003533B2">
        <w:rPr>
          <w:rFonts w:asciiTheme="majorEastAsia" w:eastAsiaTheme="majorEastAsia" w:hAnsiTheme="majorEastAsia" w:hint="eastAsia"/>
        </w:rPr>
        <w:t>，則美言也已</w:t>
      </w:r>
      <w:r w:rsidR="00807196" w:rsidRPr="003533B2">
        <w:rPr>
          <w:rFonts w:asciiTheme="majorEastAsia" w:eastAsiaTheme="majorEastAsia" w:hAnsiTheme="majorEastAsia" w:hint="eastAsia"/>
        </w:rPr>
        <w:t>」。「</w:t>
      </w:r>
      <w:r w:rsidRPr="003533B2">
        <w:rPr>
          <w:rFonts w:asciiTheme="majorEastAsia" w:eastAsiaTheme="majorEastAsia" w:hAnsiTheme="majorEastAsia" w:hint="eastAsia"/>
        </w:rPr>
        <w:t>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下原簡中的句讀符以現在</w:t>
      </w:r>
      <w:proofErr w:type="gramEnd"/>
      <w:r w:rsidRPr="003533B2">
        <w:rPr>
          <w:rFonts w:asciiTheme="majorEastAsia" w:eastAsiaTheme="majorEastAsia" w:hAnsiTheme="majorEastAsia" w:hint="eastAsia"/>
        </w:rPr>
        <w:t>的句讀觀念而言不需要斷開。</w:t>
      </w:r>
      <w:r w:rsidR="00807196" w:rsidRPr="003533B2">
        <w:rPr>
          <w:rFonts w:asciiTheme="majorEastAsia" w:eastAsiaTheme="majorEastAsia" w:hAnsiTheme="majorEastAsia" w:hint="eastAsia"/>
        </w:rPr>
        <w:t>/</w:t>
      </w:r>
      <w:r w:rsidR="00807196"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</w:t>
      </w:r>
      <w:r w:rsidR="00807196"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 w:hint="eastAsia"/>
        </w:rPr>
        <w:t>由丘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後符號為</w:t>
      </w:r>
      <w:proofErr w:type="gramStart"/>
      <w:r w:rsidRPr="003533B2">
        <w:rPr>
          <w:rFonts w:asciiTheme="majorEastAsia" w:eastAsiaTheme="majorEastAsia" w:hAnsiTheme="majorEastAsia" w:hint="eastAsia"/>
        </w:rPr>
        <w:t>抄手誤加上</w:t>
      </w:r>
      <w:proofErr w:type="gramEnd"/>
      <w:r w:rsidRPr="003533B2">
        <w:rPr>
          <w:rFonts w:asciiTheme="majorEastAsia" w:eastAsiaTheme="majorEastAsia" w:hAnsiTheme="majorEastAsia" w:hint="eastAsia"/>
        </w:rPr>
        <w:t>去的</w:t>
      </w:r>
      <w:r w:rsidR="00807196" w:rsidRPr="003533B2">
        <w:rPr>
          <w:rFonts w:asciiTheme="majorEastAsia" w:eastAsiaTheme="majorEastAsia" w:hAnsiTheme="majorEastAsia" w:hint="eastAsia"/>
        </w:rPr>
        <w:t>。/</w:t>
      </w:r>
      <w:r w:rsidR="00807196"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沈培</w:t>
      </w:r>
      <w:proofErr w:type="gramEnd"/>
      <w:r w:rsidR="00807196" w:rsidRPr="003533B2">
        <w:rPr>
          <w:rFonts w:asciiTheme="majorEastAsia" w:eastAsiaTheme="majorEastAsia" w:hAnsiTheme="majorEastAsia" w:hint="eastAsia"/>
        </w:rPr>
        <w:t>、俞紹宏、張青松：「</w:t>
      </w:r>
      <w:r w:rsidRPr="003533B2">
        <w:rPr>
          <w:rFonts w:asciiTheme="majorEastAsia" w:eastAsiaTheme="majorEastAsia" w:hAnsiTheme="majorEastAsia" w:hint="eastAsia"/>
        </w:rPr>
        <w:t>由丘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後符號為專有名詞提示性符號，或簡稱為提示性符號，非句讀符號</w:t>
      </w:r>
      <w:r w:rsidR="00807196" w:rsidRPr="003533B2">
        <w:rPr>
          <w:rFonts w:asciiTheme="majorEastAsia" w:eastAsiaTheme="majorEastAsia" w:hAnsiTheme="majorEastAsia" w:hint="eastAsia"/>
        </w:rPr>
        <w:t>。</w:t>
      </w:r>
    </w:p>
  </w:footnote>
  <w:footnote w:id="54">
    <w:p w14:paraId="16128257" w14:textId="255E933F" w:rsidR="00807196" w:rsidRPr="003533B2" w:rsidRDefault="0080719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整理者：「丘」後一</w:t>
      </w:r>
      <w:proofErr w:type="gramStart"/>
      <w:r w:rsidRPr="003533B2">
        <w:rPr>
          <w:rFonts w:asciiTheme="majorEastAsia" w:eastAsiaTheme="majorEastAsia" w:hAnsiTheme="majorEastAsia" w:hint="eastAsia"/>
        </w:rPr>
        <w:t>字隸作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="新細明體-ExtB" w:eastAsia="新細明體-ExtB" w:hAnsi="新細明體-ExtB" w:cs="新細明體-ExtB" w:hint="eastAsia"/>
        </w:rPr>
        <w:t>𧃼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。</w:t>
      </w:r>
      <w:r w:rsidR="00911FDC" w:rsidRPr="003533B2">
        <w:rPr>
          <w:rFonts w:asciiTheme="majorEastAsia" w:eastAsiaTheme="majorEastAsia" w:hAnsiTheme="majorEastAsia" w:hint="eastAsia"/>
        </w:rPr>
        <w:t>/</w:t>
      </w:r>
      <w:r w:rsidR="00911FDC"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俞紹宏、張青松：「丘」下一字為「</w:t>
      </w:r>
      <w:proofErr w:type="gramStart"/>
      <w:r w:rsidR="00911FDC" w:rsidRPr="003533B2">
        <w:rPr>
          <w:rFonts w:asciiTheme="majorEastAsia" w:eastAsiaTheme="majorEastAsia" w:hAnsiTheme="majorEastAsia" w:cs="新細明體" w:hint="eastAsia"/>
          <w:color w:val="000000"/>
        </w:rPr>
        <w:t>雚</w:t>
      </w:r>
      <w:proofErr w:type="gramEnd"/>
      <w:r w:rsidR="00911FDC" w:rsidRPr="003533B2">
        <w:rPr>
          <w:rFonts w:asciiTheme="majorEastAsia" w:eastAsiaTheme="majorEastAsia" w:hAnsiTheme="majorEastAsia" w:cs="新細明體" w:hint="eastAsia"/>
          <w:color w:val="000000"/>
        </w:rPr>
        <w:t>」</w:t>
      </w:r>
      <w:r w:rsidR="00911FDC" w:rsidRPr="003533B2">
        <w:rPr>
          <w:rFonts w:asciiTheme="majorEastAsia" w:eastAsiaTheme="majorEastAsia" w:hAnsiTheme="majorEastAsia" w:hint="eastAsia"/>
        </w:rPr>
        <w:t>下有「口」形，</w:t>
      </w:r>
      <w:proofErr w:type="gramStart"/>
      <w:r w:rsidR="00911FDC" w:rsidRPr="003533B2">
        <w:rPr>
          <w:rFonts w:asciiTheme="majorEastAsia" w:eastAsiaTheme="majorEastAsia" w:hAnsiTheme="majorEastAsia" w:hint="eastAsia"/>
        </w:rPr>
        <w:t>可隸作「嚾</w:t>
      </w:r>
      <w:proofErr w:type="gramEnd"/>
      <w:r w:rsidR="00911FDC" w:rsidRPr="003533B2">
        <w:rPr>
          <w:rFonts w:asciiTheme="majorEastAsia" w:eastAsiaTheme="majorEastAsia" w:hAnsiTheme="majorEastAsia" w:hint="eastAsia"/>
        </w:rPr>
        <w:t>」。</w:t>
      </w:r>
    </w:p>
  </w:footnote>
  <w:footnote w:id="55">
    <w:p w14:paraId="58EBEAC3" w14:textId="35DB46DF" w:rsidR="00807196" w:rsidRPr="003533B2" w:rsidRDefault="0080719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整理者：《古文四聲韻》引《古尚書》「微」作「</w:t>
      </w:r>
      <w:r w:rsidRPr="003533B2">
        <w:rPr>
          <w:rFonts w:ascii="新細明體-ExtB" w:eastAsia="新細明體-ExtB" w:hAnsi="新細明體-ExtB" w:cs="新細明體-ExtB" w:hint="eastAsia"/>
        </w:rPr>
        <w:t>𣁋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，通作「微」，讀「微」，幽深精妙、隱秘。</w:t>
      </w:r>
      <w:r w:rsidR="00911FDC" w:rsidRPr="003533B2">
        <w:rPr>
          <w:rFonts w:asciiTheme="majorEastAsia" w:eastAsiaTheme="majorEastAsia" w:hAnsiTheme="majorEastAsia" w:hint="eastAsia"/>
        </w:rPr>
        <w:t>/</w:t>
      </w:r>
      <w:r w:rsidR="00911FDC"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911FDC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911FDC" w:rsidRPr="003533B2">
        <w:rPr>
          <w:rFonts w:asciiTheme="majorEastAsia" w:eastAsiaTheme="majorEastAsia" w:hAnsiTheme="majorEastAsia" w:hint="eastAsia"/>
        </w:rPr>
        <w:t>：如果稱贊為「微」，似乎太高了些。</w:t>
      </w:r>
    </w:p>
  </w:footnote>
  <w:footnote w:id="56">
    <w:p w14:paraId="1FA0022C" w14:textId="3843A01E" w:rsidR="00AF62E3" w:rsidRPr="003533B2" w:rsidRDefault="00AF62E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俞紹宏、張青松：讀「己」之</w:t>
      </w:r>
      <w:proofErr w:type="gramStart"/>
      <w:r w:rsidR="00911FDC" w:rsidRPr="003533B2">
        <w:rPr>
          <w:rFonts w:asciiTheme="majorEastAsia" w:eastAsiaTheme="majorEastAsia" w:hAnsiTheme="majorEastAsia" w:hint="eastAsia"/>
        </w:rPr>
        <w:t>字隸作「巳</w:t>
      </w:r>
      <w:proofErr w:type="gramEnd"/>
      <w:r w:rsidR="00911FDC" w:rsidRPr="003533B2">
        <w:rPr>
          <w:rFonts w:asciiTheme="majorEastAsia" w:eastAsiaTheme="majorEastAsia" w:hAnsiTheme="majorEastAsia" w:hint="eastAsia"/>
        </w:rPr>
        <w:t>」。</w:t>
      </w:r>
    </w:p>
  </w:footnote>
  <w:footnote w:id="57">
    <w:p w14:paraId="56C2C82E" w14:textId="3DE82042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A6C37" w:rsidRPr="003533B2">
        <w:rPr>
          <w:rFonts w:asciiTheme="majorEastAsia" w:eastAsiaTheme="majorEastAsia" w:hAnsiTheme="majorEastAsia" w:hint="eastAsia"/>
        </w:rPr>
        <w:t>整理者：「</w:t>
      </w:r>
      <w:r w:rsidR="00DA6C3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9CC64BE" wp14:editId="61524356">
            <wp:extent cx="124358" cy="119680"/>
            <wp:effectExtent l="0" t="0" r="9525" b="0"/>
            <wp:docPr id="1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C37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1C3998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DA6C37" w:rsidRPr="003533B2">
        <w:rPr>
          <w:rFonts w:asciiTheme="majorEastAsia" w:eastAsiaTheme="majorEastAsia" w:hAnsiTheme="majorEastAsia" w:hint="eastAsia"/>
        </w:rPr>
        <w:t>「㓹」異</w:t>
      </w:r>
      <w:r w:rsidR="001C3998" w:rsidRPr="003533B2">
        <w:rPr>
          <w:rFonts w:asciiTheme="majorEastAsia" w:eastAsiaTheme="majorEastAsia" w:hAnsiTheme="majorEastAsia" w:hint="eastAsia"/>
        </w:rPr>
        <w:t>文。</w:t>
      </w:r>
      <w:r w:rsidR="00887E9C" w:rsidRPr="003533B2">
        <w:rPr>
          <w:rFonts w:asciiTheme="majorEastAsia" w:eastAsiaTheme="majorEastAsia" w:hAnsiTheme="majorEastAsia" w:hint="eastAsia"/>
        </w:rPr>
        <w:t>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侯乃峰：「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2A63E3" wp14:editId="2E46C220">
            <wp:extent cx="124358" cy="119680"/>
            <wp:effectExtent l="0" t="0" r="9525" b="0"/>
            <wp:docPr id="3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」讀「列」。/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俞紹宏、張青松：「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92041D" wp14:editId="5BB4B91B">
            <wp:extent cx="124358" cy="119680"/>
            <wp:effectExtent l="0" t="0" r="9525" b="0"/>
            <wp:docPr id="149973254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」讀「列」，這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為人名用字，讀法待考。</w:t>
      </w:r>
    </w:p>
  </w:footnote>
  <w:footnote w:id="58">
    <w:p w14:paraId="6E5A6DC2" w14:textId="20F01F0C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整理者：「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9598FB6" wp14:editId="6BEAF61B">
            <wp:extent cx="84884" cy="111410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415" cy="1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F06478" wp14:editId="344B1068">
            <wp:extent cx="116510" cy="113835"/>
            <wp:effectExtent l="0" t="0" r="0" b="635"/>
            <wp:docPr id="14" name="Picture 14" descr="&amp;9.E6B2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B2;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6" cy="1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」，釋「喪」。/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陳劍：「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EC14431" wp14:editId="1761E08C">
            <wp:extent cx="84884" cy="111410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415" cy="1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」上從「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」，讀「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」。</w:t>
      </w:r>
    </w:p>
  </w:footnote>
  <w:footnote w:id="59">
    <w:p w14:paraId="4A77BBDD" w14:textId="4AD6BD7F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整理者：「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F89081" wp14:editId="05CC7F9B">
            <wp:extent cx="88785" cy="105696"/>
            <wp:effectExtent l="0" t="0" r="698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480F84" wp14:editId="1487E2E5">
            <wp:extent cx="102413" cy="133137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7376" cy="1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」讀「傳史」。/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侯乃峰：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讀「轉變」，指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三代更革而言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。/俞紹宏、張青松：「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18178D" wp14:editId="034C4415">
            <wp:extent cx="102413" cy="102413"/>
            <wp:effectExtent l="0" t="0" r="0" b="0"/>
            <wp:docPr id="149973252" name="Picture 14997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4286" cy="1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訛作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FDC9486" wp14:editId="6C3AA9AD">
            <wp:extent cx="80467" cy="101643"/>
            <wp:effectExtent l="0" t="0" r="0" b="0"/>
            <wp:docPr id="149973253" name="Picture 14997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3074" cy="1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白海燕：「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三代之傳史」，即其先人世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相繼為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三代遞傳之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史官。/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徐在國：「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8C5041" wp14:editId="1EEF9193">
            <wp:extent cx="88785" cy="105696"/>
            <wp:effectExtent l="0" t="0" r="6985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」為「傳」異體。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本簡前一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B08493" wp14:editId="79DAE2E0">
            <wp:extent cx="88785" cy="105696"/>
            <wp:effectExtent l="0" t="0" r="6985" b="8890"/>
            <wp:docPr id="149973248" name="Picture 14997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指書傳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、著作，後一「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D3EA5A8" wp14:editId="476608A7">
            <wp:extent cx="88785" cy="105696"/>
            <wp:effectExtent l="0" t="0" r="6985" b="8890"/>
            <wp:docPr id="149973249" name="Picture 14997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」指傳記。/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郭永秉：「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」由「世代」「一世」的意思引申出死亡義，「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66DAB7" wp14:editId="74E17578">
            <wp:extent cx="151600" cy="140772"/>
            <wp:effectExtent l="0" t="0" r="1270" b="0"/>
            <wp:docPr id="149973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2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6968" cy="1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」是在「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」的「死」義變得非常常用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以後被造出來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的分化字。這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是假借用法。/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俞紹宏、張青松：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原簡「世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」前之「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647861" wp14:editId="116AD76A">
            <wp:extent cx="102412" cy="177515"/>
            <wp:effectExtent l="0" t="0" r="0" b="0"/>
            <wp:docPr id="149973251" name="Picture 14997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3987" cy="1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」右下字跡消失，竹簡顏色不同放其他地方，似為刮削後留下的痕跡。殘存的類似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放合文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符號的筆跡或為受下文「先人」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合文影響而誤加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，後在校勘刮削時誤刮去「先」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字下部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表示「人」形的下肢部分，且未刮削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盡誤加的合文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符號。因此該字可能</w:t>
      </w:r>
      <w:proofErr w:type="gramStart"/>
      <w:r w:rsidR="00887E9C" w:rsidRPr="003533B2">
        <w:rPr>
          <w:rFonts w:asciiTheme="majorEastAsia" w:eastAsiaTheme="majorEastAsia" w:hAnsiTheme="majorEastAsia" w:hint="eastAsia"/>
        </w:rPr>
        <w:t>不是合文</w:t>
      </w:r>
      <w:proofErr w:type="gramEnd"/>
      <w:r w:rsidR="00887E9C" w:rsidRPr="003533B2">
        <w:rPr>
          <w:rFonts w:asciiTheme="majorEastAsia" w:eastAsiaTheme="majorEastAsia" w:hAnsiTheme="majorEastAsia" w:hint="eastAsia"/>
        </w:rPr>
        <w:t>，就是一個「先」字。「先世」屬上讀，先人、祖先。</w:t>
      </w:r>
    </w:p>
  </w:footnote>
  <w:footnote w:id="60">
    <w:p w14:paraId="07E991CA" w14:textId="2B3CAF0F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整理者：「等」，等同、一樣。/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陳劍：「等」讀「志」。</w:t>
      </w:r>
    </w:p>
  </w:footnote>
  <w:footnote w:id="61">
    <w:p w14:paraId="0D368A2C" w14:textId="5DC31E25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整理者、俞紹宏、張青松：「告」下加句號。</w:t>
      </w:r>
      <w:r w:rsidRPr="003533B2">
        <w:rPr>
          <w:rFonts w:asciiTheme="majorEastAsia" w:eastAsiaTheme="majorEastAsia" w:hAnsiTheme="majorEastAsia"/>
        </w:rPr>
        <w:t xml:space="preserve"> </w:t>
      </w:r>
    </w:p>
  </w:footnote>
  <w:footnote w:id="62">
    <w:p w14:paraId="470D6F08" w14:textId="06B742C5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6755" w:rsidRPr="003533B2">
        <w:rPr>
          <w:rFonts w:asciiTheme="majorEastAsia" w:eastAsiaTheme="majorEastAsia" w:hAnsiTheme="majorEastAsia" w:hint="eastAsia"/>
        </w:rPr>
        <w:t>整理者：</w:t>
      </w:r>
      <w:r w:rsidR="00B039BE" w:rsidRPr="003533B2">
        <w:rPr>
          <w:rFonts w:asciiTheme="majorEastAsia" w:eastAsiaTheme="majorEastAsia" w:hAnsiTheme="majorEastAsia" w:hint="eastAsia"/>
        </w:rPr>
        <w:t>簡文讀為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然其</w:t>
      </w:r>
      <w:proofErr w:type="gramStart"/>
      <w:r w:rsidR="00B039BE" w:rsidRPr="003533B2">
        <w:rPr>
          <w:rFonts w:asciiTheme="majorEastAsia" w:eastAsiaTheme="majorEastAsia" w:hAnsiTheme="majorEastAsia" w:hint="eastAsia"/>
        </w:rPr>
        <w:t>主人亦曰</w:t>
      </w:r>
      <w:proofErr w:type="gramEnd"/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0CF4D0" wp14:editId="3518989E">
            <wp:extent cx="148441" cy="138545"/>
            <wp:effectExtent l="0" t="0" r="4445" b="0"/>
            <wp:docPr id="149973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，《說文》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宗廟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323080" wp14:editId="3D7B8228">
            <wp:extent cx="148441" cy="138545"/>
            <wp:effectExtent l="0" t="0" r="4445" b="0"/>
            <wp:docPr id="149973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石也</w:t>
      </w:r>
      <w:r w:rsidR="00DD6755" w:rsidRPr="003533B2">
        <w:rPr>
          <w:rFonts w:asciiTheme="majorEastAsia" w:eastAsiaTheme="majorEastAsia" w:hAnsiTheme="majorEastAsia" w:hint="eastAsia"/>
        </w:rPr>
        <w:t>」。「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B8AB58" wp14:editId="1891F9C1">
            <wp:extent cx="148441" cy="138545"/>
            <wp:effectExtent l="0" t="0" r="4445" b="0"/>
            <wp:docPr id="1499732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通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，治理。</w:t>
      </w:r>
      <w:r w:rsidR="00DD6755" w:rsidRPr="003533B2">
        <w:rPr>
          <w:rFonts w:asciiTheme="majorEastAsia" w:eastAsiaTheme="majorEastAsia" w:hAnsiTheme="majorEastAsia" w:hint="eastAsia"/>
        </w:rPr>
        <w:t>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李銳</w:t>
      </w:r>
      <w:r w:rsidR="00DD6755" w:rsidRPr="003533B2">
        <w:rPr>
          <w:rFonts w:asciiTheme="majorEastAsia" w:eastAsiaTheme="majorEastAsia" w:hAnsiTheme="majorEastAsia" w:hint="eastAsia"/>
        </w:rPr>
        <w:t>：</w:t>
      </w:r>
      <w:r w:rsidR="00B039BE" w:rsidRPr="003533B2">
        <w:rPr>
          <w:rFonts w:asciiTheme="majorEastAsia" w:eastAsiaTheme="majorEastAsia" w:hAnsiTheme="majorEastAsia" w:hint="eastAsia"/>
        </w:rPr>
        <w:t>簡文</w:t>
      </w:r>
      <w:proofErr w:type="gramStart"/>
      <w:r w:rsidR="00B039BE" w:rsidRPr="003533B2">
        <w:rPr>
          <w:rFonts w:asciiTheme="majorEastAsia" w:eastAsiaTheme="majorEastAsia" w:hAnsiTheme="majorEastAsia" w:hint="eastAsia"/>
        </w:rPr>
        <w:t>疑當讀</w:t>
      </w:r>
      <w:proofErr w:type="gramEnd"/>
      <w:r w:rsidR="00B039BE" w:rsidRPr="003533B2">
        <w:rPr>
          <w:rFonts w:asciiTheme="majorEastAsia" w:eastAsiaTheme="majorEastAsia" w:hAnsiTheme="majorEastAsia" w:hint="eastAsia"/>
        </w:rPr>
        <w:t>為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然。其</w:t>
      </w:r>
      <w:proofErr w:type="gramStart"/>
      <w:r w:rsidR="00DD6755" w:rsidRPr="003533B2">
        <w:rPr>
          <w:rFonts w:asciiTheme="majorEastAsia" w:eastAsiaTheme="majorEastAsia" w:hAnsiTheme="majorEastAsia" w:hint="eastAsia"/>
        </w:rPr>
        <w:t>囑</w:t>
      </w:r>
      <w:r w:rsidR="00B039BE" w:rsidRPr="003533B2">
        <w:rPr>
          <w:rFonts w:asciiTheme="majorEastAsia" w:eastAsiaTheme="majorEastAsia" w:hAnsiTheme="majorEastAsia" w:hint="eastAsia"/>
        </w:rPr>
        <w:t>人亦</w:t>
      </w:r>
      <w:r w:rsidR="00DD6755" w:rsidRPr="003533B2">
        <w:rPr>
          <w:rFonts w:asciiTheme="majorEastAsia" w:eastAsiaTheme="majorEastAsia" w:hAnsiTheme="majorEastAsia" w:hint="eastAsia"/>
        </w:rPr>
        <w:t>曰</w:t>
      </w:r>
      <w:proofErr w:type="gramEnd"/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DD6755" w:rsidRPr="003533B2">
        <w:rPr>
          <w:rFonts w:asciiTheme="majorEastAsia" w:eastAsiaTheme="majorEastAsia" w:hAnsiTheme="majorEastAsia" w:hint="eastAsia"/>
        </w:rPr>
        <w:t>「主」與「</w:t>
      </w:r>
      <w:proofErr w:type="gramStart"/>
      <w:r w:rsidR="00DD6755" w:rsidRPr="003533B2">
        <w:rPr>
          <w:rFonts w:asciiTheme="majorEastAsia" w:eastAsiaTheme="majorEastAsia" w:hAnsiTheme="majorEastAsia" w:hint="eastAsia"/>
        </w:rPr>
        <w:t>囑</w:t>
      </w:r>
      <w:proofErr w:type="gramEnd"/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古通</w:t>
      </w:r>
      <w:r w:rsidR="00DD6755" w:rsidRPr="003533B2">
        <w:rPr>
          <w:rFonts w:asciiTheme="majorEastAsia" w:eastAsiaTheme="majorEastAsia" w:hAnsiTheme="majorEastAsia" w:hint="eastAsia"/>
        </w:rPr>
        <w:t>。/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DD6755" w:rsidRPr="003533B2">
        <w:rPr>
          <w:rFonts w:asciiTheme="majorEastAsia" w:eastAsiaTheme="majorEastAsia" w:hAnsiTheme="majorEastAsia" w:hint="eastAsia"/>
        </w:rPr>
        <w:t>冀</w:t>
      </w:r>
      <w:r w:rsidR="00B039BE" w:rsidRPr="003533B2">
        <w:rPr>
          <w:rFonts w:asciiTheme="majorEastAsia" w:eastAsiaTheme="majorEastAsia" w:hAnsiTheme="majorEastAsia" w:hint="eastAsia"/>
        </w:rPr>
        <w:t>小軍</w:t>
      </w:r>
      <w:r w:rsidR="00DD6755" w:rsidRPr="003533B2">
        <w:rPr>
          <w:rFonts w:asciiTheme="majorEastAsia" w:eastAsiaTheme="majorEastAsia" w:hAnsiTheme="majorEastAsia" w:hint="eastAsia"/>
        </w:rPr>
        <w:t>：</w:t>
      </w:r>
      <w:r w:rsidR="00B039BE" w:rsidRPr="003533B2">
        <w:rPr>
          <w:rFonts w:asciiTheme="majorEastAsia" w:eastAsiaTheme="majorEastAsia" w:hAnsiTheme="majorEastAsia" w:hint="eastAsia"/>
        </w:rPr>
        <w:t>李銳句讀可從。簡文中的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是指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言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的主人，即說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此言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的</w:t>
      </w:r>
      <w:proofErr w:type="gramStart"/>
      <w:r w:rsidR="00B039BE" w:rsidRPr="003533B2">
        <w:rPr>
          <w:rFonts w:asciiTheme="majorEastAsia" w:eastAsiaTheme="majorEastAsia" w:hAnsiTheme="majorEastAsia" w:hint="eastAsia"/>
        </w:rPr>
        <w:t>葛</w:t>
      </w:r>
      <w:proofErr w:type="gramEnd"/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84CF728" wp14:editId="2BB284B0">
            <wp:extent cx="124358" cy="119680"/>
            <wp:effectExtent l="0" t="0" r="9525" b="0"/>
            <wp:docPr id="14997325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今。</w:t>
      </w:r>
      <w:r w:rsidR="00DD6755" w:rsidRPr="003533B2">
        <w:rPr>
          <w:rFonts w:asciiTheme="majorEastAsia" w:eastAsiaTheme="majorEastAsia" w:hAnsiTheme="majorEastAsia" w:hint="eastAsia"/>
        </w:rPr>
        <w:t>/</w:t>
      </w:r>
      <w:r w:rsidR="00CC1750" w:rsidRPr="003533B2">
        <w:rPr>
          <w:rFonts w:asciiTheme="majorEastAsia" w:eastAsiaTheme="majorEastAsia" w:hAnsiTheme="majorEastAsia" w:hint="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李丹丹</w:t>
      </w:r>
      <w:r w:rsidR="00DD6755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其主人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就是指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AF9B4D0" wp14:editId="489A4FA0">
            <wp:extent cx="124358" cy="119680"/>
            <wp:effectExtent l="0" t="0" r="9525" b="0"/>
            <wp:docPr id="14997326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今的國君</w:t>
      </w:r>
      <w:r w:rsidR="00DD6755" w:rsidRPr="003533B2">
        <w:rPr>
          <w:rFonts w:asciiTheme="majorEastAsia" w:eastAsiaTheme="majorEastAsia" w:hAnsiTheme="majorEastAsia" w:hint="eastAsia"/>
        </w:rPr>
        <w:t>。/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白海燕</w:t>
      </w:r>
      <w:r w:rsidR="00DD6755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其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EC6CBE1" wp14:editId="6B885572">
            <wp:extent cx="148441" cy="138545"/>
            <wp:effectExtent l="0" t="0" r="4445" b="0"/>
            <wp:docPr id="149973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（主）人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是和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377C63" wp14:editId="66ABB7D5">
            <wp:extent cx="124358" cy="119680"/>
            <wp:effectExtent l="0" t="0" r="9525" b="0"/>
            <wp:docPr id="149973264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今有某種關</w:t>
      </w:r>
      <w:r w:rsidR="00DD6755" w:rsidRPr="003533B2">
        <w:rPr>
          <w:rFonts w:asciiTheme="majorEastAsia" w:eastAsiaTheme="majorEastAsia" w:hAnsiTheme="majorEastAsia" w:hint="eastAsia"/>
        </w:rPr>
        <w:t>係</w:t>
      </w:r>
      <w:r w:rsidR="00B039BE" w:rsidRPr="003533B2">
        <w:rPr>
          <w:rFonts w:asciiTheme="majorEastAsia" w:eastAsiaTheme="majorEastAsia" w:hAnsiTheme="majorEastAsia" w:hint="eastAsia"/>
        </w:rPr>
        <w:t>的人，但具體含義待考</w:t>
      </w:r>
      <w:r w:rsidR="00DD6755" w:rsidRPr="003533B2">
        <w:rPr>
          <w:rFonts w:asciiTheme="majorEastAsia" w:eastAsiaTheme="majorEastAsia" w:hAnsiTheme="majorEastAsia" w:hint="eastAsia"/>
        </w:rPr>
        <w:t>。/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高榮鴻</w:t>
      </w:r>
      <w:r w:rsidR="00DD6755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可能為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938DC87" wp14:editId="15710DC6">
            <wp:extent cx="124358" cy="119680"/>
            <wp:effectExtent l="0" t="0" r="9525" b="0"/>
            <wp:docPr id="149973265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含的長官</w:t>
      </w:r>
      <w:r w:rsidR="004937FE" w:rsidRPr="003533B2">
        <w:rPr>
          <w:rFonts w:asciiTheme="majorEastAsia" w:eastAsiaTheme="majorEastAsia" w:hAnsiTheme="majorEastAsia" w:hint="eastAsia"/>
        </w:rPr>
        <w:t>。/</w:t>
      </w:r>
      <w:r w:rsidR="004937FE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林清源</w:t>
      </w:r>
      <w:r w:rsidR="004937FE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B039BE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87ADCD2" wp14:editId="3C762C39">
            <wp:extent cx="148441" cy="138545"/>
            <wp:effectExtent l="0" t="0" r="4445" b="0"/>
            <wp:docPr id="149973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為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宗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B039BE" w:rsidRPr="003533B2">
        <w:rPr>
          <w:rFonts w:asciiTheme="majorEastAsia" w:eastAsiaTheme="majorEastAsia" w:hAnsiTheme="majorEastAsia" w:hint="eastAsia"/>
        </w:rPr>
        <w:t>之誤書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。/</w:t>
      </w:r>
      <w:r w:rsidR="004937FE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應該是指招待葛烈今留住在家中的屋主。葛烈今可能是葛國的後裔，以國為氏，是從他國（有可能是三</w:t>
      </w:r>
      <w:r w:rsidR="004937FE" w:rsidRPr="003533B2">
        <w:rPr>
          <w:rFonts w:asciiTheme="majorEastAsia" w:eastAsiaTheme="majorEastAsia" w:hAnsiTheme="majorEastAsia" w:hint="eastAsia"/>
        </w:rPr>
        <w:t>晉</w:t>
      </w:r>
      <w:r w:rsidR="00B039BE" w:rsidRPr="003533B2">
        <w:rPr>
          <w:rFonts w:asciiTheme="majorEastAsia" w:eastAsiaTheme="majorEastAsia" w:hAnsiTheme="majorEastAsia" w:hint="eastAsia"/>
        </w:rPr>
        <w:t>的魏國）投奔到魯國的史官</w:t>
      </w:r>
      <w:r w:rsidR="004937FE" w:rsidRPr="003533B2">
        <w:rPr>
          <w:rFonts w:asciiTheme="majorEastAsia" w:eastAsiaTheme="majorEastAsia" w:hAnsiTheme="majorEastAsia" w:hint="eastAsia"/>
        </w:rPr>
        <w:t>。/</w:t>
      </w:r>
      <w:r w:rsidR="004937FE" w:rsidRPr="003533B2">
        <w:rPr>
          <w:rFonts w:asciiTheme="majorEastAsia" w:eastAsiaTheme="majorEastAsia" w:hAnsiTheme="majorEastAsia"/>
        </w:rPr>
        <w:t xml:space="preserve"> </w:t>
      </w:r>
      <w:bookmarkStart w:id="20" w:name="_Hlk191387106"/>
      <w:r w:rsidR="004937FE" w:rsidRPr="003533B2">
        <w:rPr>
          <w:rFonts w:asciiTheme="majorEastAsia" w:eastAsiaTheme="majorEastAsia" w:hAnsiTheme="majorEastAsia" w:hint="eastAsia"/>
        </w:rPr>
        <w:t>俞紹宏、張青松：</w:t>
      </w:r>
      <w:r w:rsidR="00B039BE" w:rsidRPr="003533B2">
        <w:rPr>
          <w:rFonts w:asciiTheme="majorEastAsia" w:eastAsiaTheme="majorEastAsia" w:hAnsiTheme="majorEastAsia" w:hint="eastAsia"/>
        </w:rPr>
        <w:t>我們以為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其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當指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4D8D61" wp14:editId="1135ACF0">
            <wp:extent cx="124358" cy="119680"/>
            <wp:effectExtent l="0" t="0" r="9525" b="0"/>
            <wp:docPr id="149973267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080E84" wp14:editId="0D21B95E">
            <wp:extent cx="148441" cy="138545"/>
            <wp:effectExtent l="0" t="0" r="4445" b="0"/>
            <wp:docPr id="149973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若讀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，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其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與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相對，即為僕人。先秦文獻中的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B039BE" w:rsidRPr="003533B2">
        <w:rPr>
          <w:rFonts w:asciiTheme="majorEastAsia" w:eastAsiaTheme="majorEastAsia" w:hAnsiTheme="majorEastAsia" w:hint="eastAsia"/>
        </w:rPr>
        <w:t>一語有多種</w:t>
      </w:r>
      <w:proofErr w:type="gramEnd"/>
      <w:r w:rsidR="00B039BE" w:rsidRPr="003533B2">
        <w:rPr>
          <w:rFonts w:asciiTheme="majorEastAsia" w:eastAsiaTheme="majorEastAsia" w:hAnsiTheme="majorEastAsia" w:hint="eastAsia"/>
        </w:rPr>
        <w:t>含義，或指接待賓</w:t>
      </w:r>
      <w:r w:rsidR="004937FE" w:rsidRPr="003533B2">
        <w:rPr>
          <w:rFonts w:asciiTheme="majorEastAsia" w:eastAsiaTheme="majorEastAsia" w:hAnsiTheme="majorEastAsia" w:hint="eastAsia"/>
        </w:rPr>
        <w:t>客的人，與「客人」相對，如《儀禮·士相見禮》「主人請見，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賓反見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，退，主人送於門外，再拜」，再如《荀子·樂論》「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賓出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主人拜送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」；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或指主事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、掌權之人，如《易·明夷》「君子於行，三日不食，有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攸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往，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主人有言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」；或指事物的所有者，如《公羊傳》「地從主人」、《穀梁傳》「名從主人」：或指戰爭中抵禦入侵的防守方，如《左傳·定公八年》「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公侵齊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，攻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廩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丘之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郛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，主人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焚衝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，或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濡馬褐以救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之，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遂毀之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，主人出，師奔」，</w:t>
      </w:r>
      <w:r w:rsidR="004937FE" w:rsidRPr="003533B2">
        <w:rPr>
          <w:rFonts w:asciiTheme="majorEastAsia" w:eastAsiaTheme="majorEastAsia" w:hAnsiTheme="majorEastAsia" w:hint="eastAsia"/>
        </w:rPr>
        <w:t>等等。不知先秦文獻有沒有與</w:t>
      </w:r>
      <w:r w:rsidR="00CC1750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 w:hint="eastAsia"/>
        </w:rPr>
        <w:t>僕人</w:t>
      </w:r>
      <w:r w:rsidR="00CC1750" w:rsidRPr="003533B2">
        <w:rPr>
          <w:rFonts w:asciiTheme="majorEastAsia" w:eastAsiaTheme="majorEastAsia" w:hAnsiTheme="majorEastAsia" w:hint="eastAsia"/>
        </w:rPr>
        <w:t>」</w:t>
      </w:r>
      <w:r w:rsidR="004937FE" w:rsidRPr="003533B2">
        <w:rPr>
          <w:rFonts w:asciiTheme="majorEastAsia" w:eastAsiaTheme="majorEastAsia" w:hAnsiTheme="majorEastAsia" w:hint="eastAsia"/>
        </w:rPr>
        <w:t>含義相對的</w:t>
      </w:r>
      <w:r w:rsidR="00CC1750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 w:hint="eastAsia"/>
        </w:rPr>
        <w:t>主人</w:t>
      </w:r>
      <w:r w:rsidR="00CC1750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語。</w:t>
      </w:r>
      <w:r w:rsidR="00CC1750" w:rsidRPr="003533B2">
        <w:rPr>
          <w:rFonts w:asciiTheme="majorEastAsia" w:eastAsiaTheme="majorEastAsia" w:hAnsiTheme="majorEastAsia" w:hint="eastAsia"/>
        </w:rPr>
        <w:t>「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D54AD9" wp14:editId="45A544B8">
            <wp:extent cx="148441" cy="138545"/>
            <wp:effectExtent l="0" t="0" r="4445" b="0"/>
            <wp:docPr id="149973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FE" w:rsidRPr="003533B2">
        <w:rPr>
          <w:rFonts w:asciiTheme="majorEastAsia" w:eastAsiaTheme="majorEastAsia" w:hAnsiTheme="majorEastAsia" w:hint="eastAsia"/>
        </w:rPr>
        <w:t>人</w:t>
      </w:r>
      <w:r w:rsidR="00CC1750" w:rsidRPr="003533B2">
        <w:rPr>
          <w:rFonts w:asciiTheme="majorEastAsia" w:eastAsiaTheme="majorEastAsia" w:hAnsiTheme="majorEastAsia" w:hint="eastAsia"/>
        </w:rPr>
        <w:t>」</w:t>
      </w:r>
      <w:r w:rsidR="004937FE" w:rsidRPr="003533B2">
        <w:rPr>
          <w:rFonts w:asciiTheme="majorEastAsia" w:eastAsiaTheme="majorEastAsia" w:hAnsiTheme="majorEastAsia" w:hint="eastAsia"/>
        </w:rPr>
        <w:t>或可解為供奉</w:t>
      </w:r>
      <w:r w:rsidR="00CC1750" w:rsidRPr="003533B2">
        <w:rPr>
          <w:rFonts w:asciiTheme="majorEastAsia" w:eastAsiaTheme="majorEastAsia" w:hAnsiTheme="majorEastAsia" w:hint="eastAsia"/>
        </w:rPr>
        <w:t>於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6A6BEA" wp14:editId="67BAAE0C">
            <wp:extent cx="148441" cy="138545"/>
            <wp:effectExtent l="0" t="0" r="4445" b="0"/>
            <wp:docPr id="149973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祏</w:t>
      </w:r>
      <w:proofErr w:type="gramEnd"/>
      <w:r w:rsidR="004937FE" w:rsidRPr="003533B2">
        <w:rPr>
          <w:rFonts w:asciiTheme="majorEastAsia" w:eastAsiaTheme="majorEastAsia" w:hAnsiTheme="majorEastAsia" w:hint="eastAsia"/>
        </w:rPr>
        <w:t>中的人，也即先人，與上文</w:t>
      </w:r>
      <w:r w:rsidR="00CC1750" w:rsidRPr="003533B2">
        <w:rPr>
          <w:rFonts w:asciiTheme="majorEastAsia" w:eastAsiaTheme="majorEastAsia" w:hAnsiTheme="majorEastAsia" w:hint="eastAsia"/>
        </w:rPr>
        <w:t>「豈</w:t>
      </w:r>
      <w:r w:rsidR="004937FE" w:rsidRPr="003533B2">
        <w:rPr>
          <w:rFonts w:asciiTheme="majorEastAsia" w:eastAsiaTheme="majorEastAsia" w:hAnsiTheme="majorEastAsia" w:hint="eastAsia"/>
        </w:rPr>
        <w:t>敢以其先人之</w:t>
      </w:r>
      <w:proofErr w:type="gramStart"/>
      <w:r w:rsidR="004937FE" w:rsidRPr="003533B2">
        <w:rPr>
          <w:rFonts w:asciiTheme="majorEastAsia" w:eastAsiaTheme="majorEastAsia" w:hAnsiTheme="majorEastAsia" w:hint="eastAsia"/>
        </w:rPr>
        <w:t>傳</w:t>
      </w:r>
      <w:r w:rsidR="00CC1750" w:rsidRPr="003533B2">
        <w:rPr>
          <w:rFonts w:asciiTheme="majorEastAsia" w:eastAsiaTheme="majorEastAsia" w:hAnsiTheme="majorEastAsia" w:hint="eastAsia"/>
        </w:rPr>
        <w:t>志告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」</w:t>
      </w:r>
      <w:r w:rsidR="004937FE" w:rsidRPr="003533B2">
        <w:rPr>
          <w:rFonts w:asciiTheme="majorEastAsia" w:eastAsiaTheme="majorEastAsia" w:hAnsiTheme="majorEastAsia" w:hint="eastAsia"/>
        </w:rPr>
        <w:t>相應。</w:t>
      </w:r>
    </w:p>
    <w:bookmarkEnd w:id="20"/>
  </w:footnote>
  <w:footnote w:id="63">
    <w:p w14:paraId="4DED6979" w14:textId="5EB17628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唐洪志：「為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邦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者」即治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邦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者。</w:t>
      </w:r>
    </w:p>
  </w:footnote>
  <w:footnote w:id="64">
    <w:p w14:paraId="5DC1261C" w14:textId="4FD97507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冀小軍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：「必」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讀「畢」，都。這段文字的大意如下，季康子問：「那麼，您認為他的話怎麽樣？」孔子說：「依我看，話倒是不錯。況且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6B77CA" wp14:editId="09DF6FF4">
            <wp:extent cx="124358" cy="119680"/>
            <wp:effectExtent l="0" t="0" r="9525" b="0"/>
            <wp:docPr id="149973260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750" w:rsidRPr="003533B2">
        <w:rPr>
          <w:rFonts w:asciiTheme="majorEastAsia" w:eastAsiaTheme="majorEastAsia" w:hAnsiTheme="majorEastAsia" w:hint="eastAsia"/>
        </w:rPr>
        <w:t>今的先人是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三代遞傳的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史官，他怎麼會不把先人所傳的治國方法告訴您呢？」季康子說：「是這樣的。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葛</w:t>
      </w:r>
      <w:proofErr w:type="gramEnd"/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BD6A8DF" wp14:editId="55196CEB">
            <wp:extent cx="124358" cy="119680"/>
            <wp:effectExtent l="0" t="0" r="9525" b="0"/>
            <wp:docPr id="149973261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750" w:rsidRPr="003533B2">
        <w:rPr>
          <w:rFonts w:asciiTheme="majorEastAsia" w:eastAsiaTheme="majorEastAsia" w:hAnsiTheme="majorEastAsia" w:hint="eastAsia"/>
        </w:rPr>
        <w:t>今也說：『古代治理國家的人都用這個方法。』」</w:t>
      </w:r>
    </w:p>
  </w:footnote>
  <w:footnote w:id="65">
    <w:p w14:paraId="75A76A4C" w14:textId="467D8421" w:rsidR="00FE273B" w:rsidRPr="003533B2" w:rsidRDefault="00FE273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整理者：簡15上「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2F49A3D" wp14:editId="7CCDDA6B">
            <wp:extent cx="142504" cy="130289"/>
            <wp:effectExtent l="0" t="0" r="0" b="3175"/>
            <wp:docPr id="1499732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8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801" cy="1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Pr="003533B2">
        <w:rPr>
          <w:rFonts w:asciiTheme="majorEastAsia" w:eastAsiaTheme="majorEastAsia" w:hAnsiTheme="majorEastAsia" w:hint="eastAsia"/>
        </w:rPr>
        <w:t>媺</w:t>
      </w:r>
      <w:proofErr w:type="gramEnd"/>
      <w:r w:rsidRPr="003533B2">
        <w:rPr>
          <w:rFonts w:asciiTheme="majorEastAsia" w:eastAsiaTheme="majorEastAsia" w:hAnsiTheme="majorEastAsia" w:hint="eastAsia"/>
        </w:rPr>
        <w:t>」，《集讀》「善也。</w:t>
      </w:r>
      <w:proofErr w:type="gramStart"/>
      <w:r w:rsidRPr="003533B2">
        <w:rPr>
          <w:rFonts w:asciiTheme="majorEastAsia" w:eastAsiaTheme="majorEastAsia" w:hAnsiTheme="majorEastAsia" w:hint="eastAsia"/>
        </w:rPr>
        <w:t>通作美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亦通</w:t>
      </w:r>
      <w:proofErr w:type="gramEnd"/>
      <w:r w:rsidRPr="003533B2">
        <w:rPr>
          <w:rFonts w:asciiTheme="majorEastAsia" w:eastAsiaTheme="majorEastAsia" w:hAnsiTheme="majorEastAsia" w:hint="eastAsia"/>
        </w:rPr>
        <w:t>「微」。</w:t>
      </w:r>
      <w:r w:rsidR="00151850" w:rsidRPr="003533B2">
        <w:rPr>
          <w:rFonts w:asciiTheme="majorEastAsia" w:eastAsiaTheme="majorEastAsia" w:hAnsiTheme="majorEastAsia" w:hint="eastAsia"/>
        </w:rPr>
        <w:t>/</w:t>
      </w:r>
      <w:r w:rsidR="00151850" w:rsidRPr="003533B2">
        <w:rPr>
          <w:rFonts w:asciiTheme="majorEastAsia" w:eastAsiaTheme="majorEastAsia" w:hAnsiTheme="majorEastAsia"/>
        </w:rPr>
        <w:t xml:space="preserve"> </w:t>
      </w:r>
      <w:r w:rsidR="00151850" w:rsidRPr="003533B2">
        <w:rPr>
          <w:rFonts w:asciiTheme="majorEastAsia" w:eastAsiaTheme="majorEastAsia" w:hAnsiTheme="majorEastAsia" w:hint="eastAsia"/>
        </w:rPr>
        <w:t>唐洪志：「</w:t>
      </w:r>
      <w:r w:rsidR="001518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42AE38" wp14:editId="11227815">
            <wp:extent cx="142504" cy="130289"/>
            <wp:effectExtent l="0" t="0" r="0" b="3175"/>
            <wp:docPr id="149973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8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801" cy="1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850" w:rsidRPr="003533B2">
        <w:rPr>
          <w:rFonts w:asciiTheme="majorEastAsia" w:eastAsiaTheme="majorEastAsia" w:hAnsiTheme="majorEastAsia" w:hint="eastAsia"/>
        </w:rPr>
        <w:t>」讀「美」。</w:t>
      </w:r>
    </w:p>
  </w:footnote>
  <w:footnote w:id="66">
    <w:p w14:paraId="4324E512" w14:textId="755AF0EA" w:rsidR="00FE273B" w:rsidRPr="003533B2" w:rsidRDefault="00FE273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整理者：「矣」下加句號。/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：「矣」下加逗號。</w:t>
      </w:r>
    </w:p>
  </w:footnote>
  <w:footnote w:id="67">
    <w:p w14:paraId="261F6587" w14:textId="72657A05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整理者：簡9首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字隸作</w:t>
      </w:r>
      <w:proofErr w:type="gramEnd"/>
      <w:r w:rsidR="00FE273B" w:rsidRPr="003533B2">
        <w:rPr>
          <w:rFonts w:asciiTheme="majorEastAsia" w:eastAsiaTheme="majorEastAsia" w:hAnsiTheme="majorEastAsia" w:hint="eastAsia"/>
        </w:rPr>
        <w:t>「</w:t>
      </w:r>
      <w:r w:rsidR="00FE273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06611B" wp14:editId="31C80CFF">
            <wp:extent cx="151862" cy="130914"/>
            <wp:effectExtent l="0" t="0" r="635" b="2540"/>
            <wp:docPr id="149973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82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84" cy="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73B" w:rsidRPr="003533B2">
        <w:rPr>
          <w:rFonts w:asciiTheme="majorEastAsia" w:eastAsiaTheme="majorEastAsia" w:hAnsiTheme="majorEastAsia" w:hint="eastAsia"/>
        </w:rPr>
        <w:t>」</w:t>
      </w:r>
      <w:r w:rsidR="00CC1750" w:rsidRPr="003533B2">
        <w:rPr>
          <w:rFonts w:asciiTheme="majorEastAsia" w:eastAsiaTheme="majorEastAsia" w:hAnsiTheme="majorEastAsia" w:hint="eastAsia"/>
        </w:rPr>
        <w:t>，讀</w:t>
      </w:r>
      <w:r w:rsidR="00FE273B" w:rsidRPr="003533B2">
        <w:rPr>
          <w:rFonts w:asciiTheme="majorEastAsia" w:eastAsiaTheme="majorEastAsia" w:hAnsiTheme="majorEastAsia" w:hint="eastAsia"/>
        </w:rPr>
        <w:t>「異」</w:t>
      </w:r>
      <w:r w:rsidR="00CC1750" w:rsidRPr="003533B2">
        <w:rPr>
          <w:rFonts w:asciiTheme="majorEastAsia" w:eastAsiaTheme="majorEastAsia" w:hAnsiTheme="majorEastAsia" w:hint="eastAsia"/>
        </w:rPr>
        <w:t>。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r w:rsidR="00FE273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223CC3" wp14:editId="1981C6B4">
            <wp:extent cx="151862" cy="130914"/>
            <wp:effectExtent l="0" t="0" r="635" b="2540"/>
            <wp:docPr id="1499732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82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84" cy="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73B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前殘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12字，據文意可補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r w:rsidR="00CC1750" w:rsidRPr="003533B2">
        <w:rPr>
          <w:rFonts w:asciiTheme="majorEastAsia" w:eastAsiaTheme="majorEastAsia" w:hAnsiTheme="majorEastAsia" w:hint="eastAsia"/>
        </w:rPr>
        <w:t>孔子</w:t>
      </w:r>
      <w:r w:rsidR="00FE273B" w:rsidRPr="003533B2">
        <w:rPr>
          <w:rFonts w:asciiTheme="majorEastAsia" w:eastAsiaTheme="majorEastAsia" w:hAnsiTheme="majorEastAsia" w:hint="eastAsia"/>
        </w:rPr>
        <w:t>曰」</w:t>
      </w:r>
      <w:r w:rsidR="00CC1750" w:rsidRPr="003533B2">
        <w:rPr>
          <w:rFonts w:asciiTheme="majorEastAsia" w:eastAsiaTheme="majorEastAsia" w:hAnsiTheme="majorEastAsia" w:hint="eastAsia"/>
        </w:rPr>
        <w:t>三字</w:t>
      </w:r>
      <w:r w:rsidR="00FE273B" w:rsidRPr="003533B2">
        <w:rPr>
          <w:rFonts w:asciiTheme="majorEastAsia" w:eastAsiaTheme="majorEastAsia" w:hAnsiTheme="majorEastAsia" w:hint="eastAsia"/>
        </w:rPr>
        <w:t>。/</w:t>
      </w:r>
      <w:r w:rsidR="00FE273B"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FE273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FE273B" w:rsidRPr="003533B2">
        <w:rPr>
          <w:rFonts w:asciiTheme="majorEastAsia" w:eastAsiaTheme="majorEastAsia" w:hAnsiTheme="majorEastAsia" w:hint="eastAsia"/>
        </w:rPr>
        <w:t>：</w:t>
      </w:r>
      <w:r w:rsidR="00CC1750" w:rsidRPr="003533B2">
        <w:rPr>
          <w:rFonts w:asciiTheme="majorEastAsia" w:eastAsiaTheme="majorEastAsia" w:hAnsiTheme="majorEastAsia" w:hint="eastAsia"/>
        </w:rPr>
        <w:t>簡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9首字似未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見上部從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FE273B" w:rsidRPr="003533B2">
        <w:rPr>
          <w:rFonts w:asciiTheme="majorEastAsia" w:eastAsiaTheme="majorEastAsia" w:hAnsiTheme="majorEastAsia" w:hint="eastAsia"/>
        </w:rPr>
        <w:t>艸</w:t>
      </w:r>
      <w:proofErr w:type="gramEnd"/>
      <w:r w:rsidR="00FE273B" w:rsidRPr="003533B2">
        <w:rPr>
          <w:rFonts w:asciiTheme="majorEastAsia" w:eastAsiaTheme="majorEastAsia" w:hAnsiTheme="majorEastAsia" w:hint="eastAsia"/>
        </w:rPr>
        <w:t>」</w:t>
      </w:r>
      <w:r w:rsidR="00CC1750" w:rsidRPr="003533B2">
        <w:rPr>
          <w:rFonts w:asciiTheme="majorEastAsia" w:eastAsiaTheme="majorEastAsia" w:hAnsiTheme="majorEastAsia" w:hint="eastAsia"/>
        </w:rPr>
        <w:t>，實即</w:t>
      </w:r>
      <w:r w:rsidR="00FE273B" w:rsidRPr="003533B2">
        <w:rPr>
          <w:rFonts w:asciiTheme="majorEastAsia" w:eastAsiaTheme="majorEastAsia" w:hAnsiTheme="majorEastAsia" w:hint="eastAsia"/>
        </w:rPr>
        <w:t>「異」</w:t>
      </w:r>
      <w:r w:rsidR="00CC1750" w:rsidRPr="003533B2">
        <w:rPr>
          <w:rFonts w:asciiTheme="majorEastAsia" w:eastAsiaTheme="majorEastAsia" w:hAnsiTheme="majorEastAsia" w:hint="eastAsia"/>
        </w:rPr>
        <w:t>字。</w:t>
      </w:r>
      <w:r w:rsidR="00FE273B" w:rsidRPr="003533B2">
        <w:rPr>
          <w:rFonts w:asciiTheme="majorEastAsia" w:eastAsiaTheme="majorEastAsia" w:hAnsiTheme="majorEastAsia" w:hint="eastAsia"/>
        </w:rPr>
        <w:t>/</w:t>
      </w:r>
      <w:r w:rsidR="00FE273B" w:rsidRPr="003533B2">
        <w:rPr>
          <w:rFonts w:asciiTheme="majorEastAsia" w:eastAsiaTheme="majorEastAsia" w:hAnsiTheme="majorEastAsia"/>
        </w:rPr>
        <w:t xml:space="preserve"> </w:t>
      </w:r>
      <w:r w:rsidR="00FE273B" w:rsidRPr="003533B2">
        <w:rPr>
          <w:rFonts w:asciiTheme="majorEastAsia" w:eastAsiaTheme="majorEastAsia" w:hAnsiTheme="majorEastAsia" w:hint="eastAsia"/>
        </w:rPr>
        <w:t>俞紹宏、張青松：</w:t>
      </w:r>
      <w:r w:rsidR="00CC1750" w:rsidRPr="003533B2">
        <w:rPr>
          <w:rFonts w:asciiTheme="majorEastAsia" w:eastAsiaTheme="majorEastAsia" w:hAnsiTheme="majorEastAsia" w:hint="eastAsia"/>
        </w:rPr>
        <w:t>簡9首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字上殘</w:t>
      </w:r>
      <w:proofErr w:type="gramEnd"/>
      <w:r w:rsidR="00CC1750" w:rsidRPr="003533B2">
        <w:rPr>
          <w:rFonts w:asciiTheme="majorEastAsia" w:eastAsiaTheme="majorEastAsia" w:hAnsiTheme="majorEastAsia" w:hint="eastAsia"/>
        </w:rPr>
        <w:t>，是否從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FE273B" w:rsidRPr="003533B2">
        <w:rPr>
          <w:rFonts w:asciiTheme="majorEastAsia" w:eastAsiaTheme="majorEastAsia" w:hAnsiTheme="majorEastAsia" w:hint="eastAsia"/>
        </w:rPr>
        <w:t>艸</w:t>
      </w:r>
      <w:proofErr w:type="gramEnd"/>
      <w:r w:rsidR="00FE273B" w:rsidRPr="003533B2">
        <w:rPr>
          <w:rFonts w:asciiTheme="majorEastAsia" w:eastAsiaTheme="majorEastAsia" w:hAnsiTheme="majorEastAsia" w:hint="eastAsia"/>
        </w:rPr>
        <w:t>」</w:t>
      </w:r>
      <w:r w:rsidR="00CC1750" w:rsidRPr="003533B2">
        <w:rPr>
          <w:rFonts w:asciiTheme="majorEastAsia" w:eastAsiaTheme="majorEastAsia" w:hAnsiTheme="majorEastAsia" w:hint="eastAsia"/>
        </w:rPr>
        <w:t>不明，這裡權且從</w:t>
      </w:r>
      <w:proofErr w:type="gramStart"/>
      <w:r w:rsidR="00CC1750" w:rsidRPr="003533B2">
        <w:rPr>
          <w:rFonts w:asciiTheme="majorEastAsia" w:eastAsiaTheme="majorEastAsia" w:hAnsiTheme="majorEastAsia" w:hint="eastAsia"/>
        </w:rPr>
        <w:t>原釋隸定</w:t>
      </w:r>
      <w:proofErr w:type="gramEnd"/>
      <w:r w:rsidR="00FE273B" w:rsidRPr="003533B2">
        <w:rPr>
          <w:rFonts w:asciiTheme="majorEastAsia" w:eastAsiaTheme="majorEastAsia" w:hAnsiTheme="majorEastAsia" w:hint="eastAsia"/>
        </w:rPr>
        <w:t>。</w:t>
      </w:r>
    </w:p>
  </w:footnote>
  <w:footnote w:id="68">
    <w:p w14:paraId="7B64A615" w14:textId="05BB97E3" w:rsidR="008C4C88" w:rsidRPr="003533B2" w:rsidRDefault="008C4C8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F01AC" w:rsidRPr="003533B2">
        <w:rPr>
          <w:rFonts w:asciiTheme="majorEastAsia" w:eastAsiaTheme="majorEastAsia" w:hAnsiTheme="majorEastAsia" w:hint="eastAsia"/>
        </w:rPr>
        <w:t>整理者：「丘</w:t>
      </w:r>
      <w:r w:rsidR="00AF01AC" w:rsidRPr="003533B2">
        <w:rPr>
          <w:rFonts w:asciiTheme="majorEastAsia" w:eastAsiaTheme="majorEastAsia" w:hAnsiTheme="major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後有句讀符號，後加逗號。「聞之」屬下讀。/</w:t>
      </w:r>
      <w:r w:rsidR="00AF01AC"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俞紹宏、張青松：「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95C9A0" wp14:editId="25650639">
            <wp:extent cx="67159" cy="104096"/>
            <wp:effectExtent l="0" t="0" r="9525" b="0"/>
            <wp:docPr id="149973281" name="Picture 14997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上部的</w:t>
      </w:r>
      <w:r w:rsidR="003A097D" w:rsidRPr="003533B2">
        <w:rPr>
          <w:rFonts w:asciiTheme="majorEastAsia" w:eastAsiaTheme="majorEastAsia" w:hAnsiTheme="majorEastAsia" w:hint="eastAsia"/>
        </w:rPr>
        <w:t>「</w:t>
      </w:r>
      <w:r w:rsidR="00AF01AC" w:rsidRPr="003533B2">
        <w:rPr>
          <w:rFonts w:asciiTheme="majorEastAsia" w:eastAsiaTheme="majorEastAsia" w:hAnsiTheme="majorEastAsia" w:hint="eastAsia"/>
        </w:rPr>
        <w:t>民</w:t>
      </w:r>
      <w:r w:rsidR="003A097D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AF01AC" w:rsidRPr="003533B2">
        <w:rPr>
          <w:rFonts w:asciiTheme="majorEastAsia" w:eastAsiaTheme="majorEastAsia" w:hAnsiTheme="majorEastAsia" w:hint="eastAsia"/>
        </w:rPr>
        <w:t>訛為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「</w:t>
      </w:r>
      <w:r w:rsidR="00AF01AC" w:rsidRPr="003533B2">
        <w:rPr>
          <w:rFonts w:asciiTheme="majorEastAsia" w:eastAsiaTheme="majorEastAsia" w:hAnsiTheme="majorEastAsia" w:hint="eastAsia"/>
        </w:rPr>
        <w:t>鹿</w:t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頭形，所從的</w:t>
      </w:r>
      <w:r w:rsidR="003A097D" w:rsidRPr="003533B2">
        <w:rPr>
          <w:rFonts w:asciiTheme="majorEastAsia" w:eastAsiaTheme="majorEastAsia" w:hAnsiTheme="majorEastAsia" w:hint="eastAsia"/>
        </w:rPr>
        <w:t>「</w:t>
      </w:r>
      <w:r w:rsidR="00AF01AC" w:rsidRPr="003533B2">
        <w:rPr>
          <w:rFonts w:asciiTheme="majorEastAsia" w:eastAsiaTheme="majorEastAsia" w:hAnsiTheme="majorEastAsia" w:hint="eastAsia"/>
        </w:rPr>
        <w:t>且</w:t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形上</w:t>
      </w:r>
      <w:proofErr w:type="gramStart"/>
      <w:r w:rsidR="00AF01AC" w:rsidRPr="003533B2">
        <w:rPr>
          <w:rFonts w:asciiTheme="majorEastAsia" w:eastAsiaTheme="majorEastAsia" w:hAnsiTheme="majorEastAsia" w:hint="eastAsia"/>
        </w:rPr>
        <w:t>帶有飾筆</w:t>
      </w:r>
      <w:proofErr w:type="gramEnd"/>
      <w:r w:rsidR="00AF01AC" w:rsidRPr="003533B2">
        <w:rPr>
          <w:rFonts w:asciiTheme="majorEastAsia" w:eastAsiaTheme="majorEastAsia" w:hAnsiTheme="majorEastAsia" w:hint="eastAsia"/>
        </w:rPr>
        <w:t>。</w:t>
      </w:r>
    </w:p>
  </w:footnote>
  <w:footnote w:id="69">
    <w:p w14:paraId="2FCA2115" w14:textId="4EE51497" w:rsidR="003A097D" w:rsidRPr="003533B2" w:rsidRDefault="003A097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 w:hint="eastAsia"/>
        </w:rPr>
        <w:footnoteRef/>
      </w:r>
      <w:r w:rsidRPr="003533B2">
        <w:rPr>
          <w:rFonts w:asciiTheme="majorEastAsia" w:eastAsiaTheme="majorEastAsia" w:hAnsiTheme="majorEastAsia" w:hint="eastAsia"/>
        </w:rPr>
        <w:t xml:space="preserve"> 陳劍：「丘聞之」作一句，後加冒號。/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俞紹宏、張青松：「丘聞之」後也可加逗號。</w:t>
      </w:r>
    </w:p>
  </w:footnote>
  <w:footnote w:id="70">
    <w:p w14:paraId="7E80487F" w14:textId="4337B6F2" w:rsidR="008C4C88" w:rsidRPr="003533B2" w:rsidRDefault="008C4C8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整理者：「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BDE924" wp14:editId="74A5DCA6">
            <wp:extent cx="67159" cy="104096"/>
            <wp:effectExtent l="0" t="0" r="9525" b="0"/>
            <wp:docPr id="149973276" name="Picture 149973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A0EBAFA" wp14:editId="4227C73C">
            <wp:extent cx="124359" cy="129539"/>
            <wp:effectExtent l="0" t="0" r="0" b="4445"/>
            <wp:docPr id="149973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9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082" cy="1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」。「牀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B132E67" wp14:editId="79E7E494">
            <wp:extent cx="124359" cy="129539"/>
            <wp:effectExtent l="0" t="0" r="0" b="4445"/>
            <wp:docPr id="149973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9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082" cy="1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中」讀「臧文仲」（</w:t>
      </w:r>
      <w:r w:rsidR="001D2EDB" w:rsidRPr="003533B2">
        <w:rPr>
          <w:rFonts w:asciiTheme="majorEastAsia" w:eastAsiaTheme="majorEastAsia" w:hAnsiTheme="majorEastAsia" w:hint="eastAsia"/>
        </w:rPr>
        <w:t>？</w:t>
      </w:r>
      <w:r w:rsidR="003A097D" w:rsidRPr="003533B2">
        <w:rPr>
          <w:rFonts w:asciiTheme="majorEastAsia" w:eastAsiaTheme="majorEastAsia" w:hAnsiTheme="majorEastAsia" w:hint="eastAsia"/>
        </w:rPr>
        <w:t>-前617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）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，又稱「臧孫辰」，魯公子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彄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之曾孫。春秋時期魯國大夫，姓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臧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名辰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，「文」為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謚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號，歷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仕魯莊公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、閔公、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僖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公、文公四君。/</w:t>
      </w:r>
      <w:r w:rsidR="003A097D"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03906B0" wp14:editId="36C270C5">
            <wp:extent cx="67159" cy="104096"/>
            <wp:effectExtent l="0" t="0" r="9525" b="0"/>
            <wp:docPr id="149973279" name="Picture 149973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6CFF72" wp14:editId="5C909600">
            <wp:extent cx="102413" cy="144309"/>
            <wp:effectExtent l="0" t="0" r="0" b="8255"/>
            <wp:docPr id="149973280" name="Picture 149973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5117" cy="14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」，即「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敃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」之異體，於此讀為「文」。/</w:t>
      </w:r>
      <w:r w:rsidR="003A097D"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俞紹宏、張青松：「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64B0E8" wp14:editId="4FE38ABF">
            <wp:extent cx="67159" cy="104096"/>
            <wp:effectExtent l="0" t="0" r="9525" b="0"/>
            <wp:docPr id="149973282" name="Picture 149973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」上部的「民」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訛為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「鹿」頭形，所從的「且」形上</w:t>
      </w:r>
      <w:proofErr w:type="gramStart"/>
      <w:r w:rsidR="003A097D" w:rsidRPr="003533B2">
        <w:rPr>
          <w:rFonts w:asciiTheme="majorEastAsia" w:eastAsiaTheme="majorEastAsia" w:hAnsiTheme="majorEastAsia" w:hint="eastAsia"/>
        </w:rPr>
        <w:t>帶有飾筆</w:t>
      </w:r>
      <w:proofErr w:type="gramEnd"/>
      <w:r w:rsidR="003A097D" w:rsidRPr="003533B2">
        <w:rPr>
          <w:rFonts w:asciiTheme="majorEastAsia" w:eastAsiaTheme="majorEastAsia" w:hAnsiTheme="majorEastAsia" w:hint="eastAsia"/>
        </w:rPr>
        <w:t>。</w:t>
      </w:r>
    </w:p>
  </w:footnote>
  <w:footnote w:id="71">
    <w:p w14:paraId="348E821E" w14:textId="50A647B9" w:rsidR="00B118EF" w:rsidRPr="003533B2" w:rsidRDefault="00B118EF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 w:hint="eastAsia"/>
        </w:rPr>
        <w:footnoteRef/>
      </w:r>
      <w:r w:rsidRPr="003533B2">
        <w:rPr>
          <w:rFonts w:asciiTheme="majorEastAsia" w:eastAsiaTheme="majorEastAsia" w:hAnsiTheme="majorEastAsia" w:hint="eastAsia"/>
        </w:rPr>
        <w:t xml:space="preserve"> </w:t>
      </w:r>
      <w:r w:rsidR="00914D19" w:rsidRPr="003533B2">
        <w:rPr>
          <w:rFonts w:asciiTheme="majorEastAsia" w:eastAsiaTheme="majorEastAsia" w:hAnsiTheme="majorEastAsia" w:hint="eastAsia"/>
        </w:rPr>
        <w:t>整理者：「</w:t>
      </w:r>
      <w:r w:rsidR="00914D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1872D58" wp14:editId="2525CFA6">
            <wp:extent cx="75715" cy="118306"/>
            <wp:effectExtent l="0" t="0" r="635" b="0"/>
            <wp:docPr id="23399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5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655" cy="1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D19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914D19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914D19" w:rsidRPr="003533B2">
        <w:rPr>
          <w:rFonts w:asciiTheme="majorEastAsia" w:eastAsiaTheme="majorEastAsia" w:hAnsiTheme="majorEastAsia" w:hint="eastAsia"/>
        </w:rPr>
        <w:t>「</w:t>
      </w:r>
      <w:r w:rsidR="00914D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6A01E7" wp14:editId="3BD7DBCD">
            <wp:extent cx="112321" cy="112321"/>
            <wp:effectExtent l="0" t="0" r="2540" b="2540"/>
            <wp:docPr id="223497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31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937" cy="1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D19" w:rsidRPr="003533B2">
        <w:rPr>
          <w:rFonts w:asciiTheme="majorEastAsia" w:eastAsiaTheme="majorEastAsia" w:hAnsiTheme="majorEastAsia" w:hint="eastAsia"/>
        </w:rPr>
        <w:t>」，釋「遺」，亡，缺失。強則民不</w:t>
      </w:r>
      <w:proofErr w:type="gramStart"/>
      <w:r w:rsidR="00914D19" w:rsidRPr="003533B2">
        <w:rPr>
          <w:rFonts w:asciiTheme="majorEastAsia" w:eastAsiaTheme="majorEastAsia" w:hAnsiTheme="majorEastAsia" w:hint="eastAsia"/>
        </w:rPr>
        <w:t>與</w:t>
      </w:r>
      <w:proofErr w:type="gramEnd"/>
      <w:r w:rsidR="00914D19" w:rsidRPr="003533B2">
        <w:rPr>
          <w:rFonts w:asciiTheme="majorEastAsia" w:eastAsiaTheme="majorEastAsia" w:hAnsiTheme="majorEastAsia" w:hint="eastAsia"/>
        </w:rPr>
        <w:t>，失其正而災。</w:t>
      </w:r>
      <w:r w:rsidR="001D2EDB" w:rsidRPr="003533B2">
        <w:rPr>
          <w:rFonts w:asciiTheme="majorEastAsia" w:eastAsiaTheme="majorEastAsia" w:hAnsiTheme="majorEastAsia" w:hint="eastAsia"/>
        </w:rPr>
        <w:t>/ 唐洪志：「遺」讀「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憒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亂也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。</w:t>
      </w:r>
      <w:r w:rsidR="00147EDD" w:rsidRPr="003533B2">
        <w:rPr>
          <w:rFonts w:asciiTheme="majorEastAsia" w:eastAsiaTheme="majorEastAsia" w:hAnsiTheme="majorEastAsia" w:hint="eastAsia"/>
        </w:rPr>
        <w:t>/ 侯乃峰：「遺」，陳劍讀「</w:t>
      </w:r>
      <w:proofErr w:type="gramStart"/>
      <w:r w:rsidR="00147EDD" w:rsidRPr="003533B2">
        <w:rPr>
          <w:rFonts w:asciiTheme="majorEastAsia" w:eastAsiaTheme="majorEastAsia" w:hAnsiTheme="majorEastAsia" w:hint="eastAsia"/>
        </w:rPr>
        <w:t>隤</w:t>
      </w:r>
      <w:proofErr w:type="gramEnd"/>
      <w:r w:rsidR="00147EDD" w:rsidRPr="003533B2">
        <w:rPr>
          <w:rFonts w:asciiTheme="majorEastAsia" w:eastAsiaTheme="majorEastAsia" w:hAnsiTheme="majorEastAsia" w:hint="eastAsia"/>
        </w:rPr>
        <w:t>」，顛仆，跌倒；又有倒塌、崩塌義。蔡偉指出：馬王堆帛書《道原》「堅強而不</w:t>
      </w:r>
      <w:proofErr w:type="gramStart"/>
      <w:r w:rsidR="00147EDD" w:rsidRPr="003533B2">
        <w:rPr>
          <w:rFonts w:asciiTheme="majorEastAsia" w:eastAsiaTheme="majorEastAsia" w:hAnsiTheme="majorEastAsia" w:hint="eastAsia"/>
        </w:rPr>
        <w:t>撌</w:t>
      </w:r>
      <w:proofErr w:type="gramEnd"/>
      <w:r w:rsidR="00147EDD" w:rsidRPr="003533B2">
        <w:rPr>
          <w:rFonts w:asciiTheme="majorEastAsia" w:eastAsiaTheme="majorEastAsia" w:hAnsiTheme="majorEastAsia" w:hint="eastAsia"/>
        </w:rPr>
        <w:t>」，整理者指出《淮南子·原道》「堅強而不鞼」，高注「鞼，折」，《文子·道原》作「匱」，「遺」與「撌」「鞼」「匱」音近義同。</w:t>
      </w:r>
    </w:p>
  </w:footnote>
  <w:footnote w:id="72">
    <w:p w14:paraId="65FFCD6A" w14:textId="232A3AF2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EA0B39" wp14:editId="7FBD7B25">
            <wp:extent cx="116484" cy="98564"/>
            <wp:effectExtent l="0" t="0" r="0" b="0"/>
            <wp:docPr id="783627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273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1846" cy="1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」同「愧」，讀「威」。</w:t>
      </w:r>
    </w:p>
  </w:footnote>
  <w:footnote w:id="73">
    <w:p w14:paraId="4580C982" w14:textId="0B908E1E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整理者：「道」讀「導」。</w:t>
      </w:r>
      <w:r w:rsidR="001D2EDB" w:rsidRPr="003533B2">
        <w:rPr>
          <w:rFonts w:asciiTheme="majorEastAsia" w:eastAsiaTheme="majorEastAsia" w:hAnsiTheme="majorEastAsia" w:hint="eastAsia"/>
        </w:rPr>
        <w:t>/陳劍：「道」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不破讀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。</w:t>
      </w:r>
      <w:r w:rsidR="00046FAB" w:rsidRPr="003533B2">
        <w:rPr>
          <w:rFonts w:asciiTheme="majorEastAsia" w:eastAsiaTheme="majorEastAsia" w:hAnsiTheme="majorEastAsia" w:hint="eastAsia"/>
        </w:rPr>
        <w:t>/ 高榮鴻、季旭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：以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濮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茅左的思路研判，「民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導」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施事主語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為「君子」，但此句的主詞明顯為「民眾」，不為「君子」，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濮說不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可信。「道」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應讀為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「由」，認為該句簡文意謂「人民就會跟著做</w:t>
      </w:r>
      <w:r w:rsidR="00046FAB" w:rsidRPr="003533B2">
        <w:rPr>
          <w:rFonts w:asciiTheme="majorEastAsia" w:eastAsiaTheme="majorEastAsia" w:hAnsiTheme="majorEastAsia" w:cs="新細明體" w:hint="eastAsia"/>
        </w:rPr>
        <w:t>了</w:t>
      </w:r>
      <w:r w:rsidR="00046FAB" w:rsidRPr="003533B2">
        <w:rPr>
          <w:rFonts w:asciiTheme="majorEastAsia" w:eastAsiaTheme="majorEastAsia" w:hAnsiTheme="majorEastAsia" w:cs="DengXian" w:hint="eastAsia"/>
        </w:rPr>
        <w:t>」，並據此主張本篇簡文「道」字</w:t>
      </w:r>
      <w:proofErr w:type="gramStart"/>
      <w:r w:rsidR="00046FAB" w:rsidRPr="003533B2">
        <w:rPr>
          <w:rFonts w:asciiTheme="majorEastAsia" w:eastAsiaTheme="majorEastAsia" w:hAnsiTheme="majorEastAsia" w:cs="DengXian" w:hint="eastAsia"/>
        </w:rPr>
        <w:t>也應讀為</w:t>
      </w:r>
      <w:proofErr w:type="gramEnd"/>
      <w:r w:rsidR="00046FAB" w:rsidRPr="003533B2">
        <w:rPr>
          <w:rFonts w:asciiTheme="majorEastAsia" w:eastAsiaTheme="majorEastAsia" w:hAnsiTheme="majorEastAsia" w:cs="DengXian" w:hint="eastAsia"/>
        </w:rPr>
        <w:t>「由」，</w:t>
      </w:r>
      <w:proofErr w:type="gramStart"/>
      <w:r w:rsidR="00046FAB" w:rsidRPr="003533B2">
        <w:rPr>
          <w:rFonts w:asciiTheme="majorEastAsia" w:eastAsiaTheme="majorEastAsia" w:hAnsiTheme="majorEastAsia" w:cs="DengXian" w:hint="eastAsia"/>
        </w:rPr>
        <w:t>訓</w:t>
      </w:r>
      <w:r w:rsidR="00046FAB" w:rsidRPr="003533B2">
        <w:rPr>
          <w:rFonts w:asciiTheme="majorEastAsia" w:eastAsiaTheme="majorEastAsia" w:hAnsiTheme="majorEastAsia" w:hint="eastAsia"/>
        </w:rPr>
        <w:t>作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「遵從」，簡文「威則民不由」意謂「執政者過於威嚴則人民不遵從」。/ 林清源：可從季旭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、高榮鴻之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說訓作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「遵從」，惟兩處簡文的「道」字未必需要通讀為「由」，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其實如字讀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為「道」亦可，《管子》〈任法〉：「民</w:t>
      </w:r>
      <w:proofErr w:type="gramStart"/>
      <w:r w:rsidR="00046FAB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046FAB" w:rsidRPr="003533B2">
        <w:rPr>
          <w:rFonts w:asciiTheme="majorEastAsia" w:eastAsiaTheme="majorEastAsia" w:hAnsiTheme="majorEastAsia" w:hint="eastAsia"/>
        </w:rPr>
        <w:t>道法則不祥」，尹知章注：「道，從也。」。</w:t>
      </w:r>
    </w:p>
  </w:footnote>
  <w:footnote w:id="74">
    <w:p w14:paraId="491D40D6" w14:textId="0D5198CD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23206F1" wp14:editId="64412803">
            <wp:extent cx="93187" cy="128133"/>
            <wp:effectExtent l="0" t="0" r="2540" b="5715"/>
            <wp:docPr id="1571703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」釋「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俞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媮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」，輕視，鄙薄；或讀「逾」。</w:t>
      </w:r>
      <w:r w:rsidR="001D2EDB" w:rsidRPr="003533B2">
        <w:rPr>
          <w:rFonts w:asciiTheme="majorEastAsia" w:eastAsiaTheme="majorEastAsia" w:hAnsiTheme="majorEastAsia" w:hint="eastAsia"/>
        </w:rPr>
        <w:t xml:space="preserve">/ 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禤健聰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：將此處簡文與上博《從政》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甲篇簡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8-9對讀。《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相邦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之道》簡4有與「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0AB10C" wp14:editId="6E36CD22">
            <wp:extent cx="93187" cy="128133"/>
            <wp:effectExtent l="0" t="0" r="2540" b="5715"/>
            <wp:docPr id="1468073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」相關的字，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孟蓬生釋為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「訊」字古文。字又見於《姑成家父》簡1，沈培亦認為是「迅」，與「強」對。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7687EE6" wp14:editId="0ED9069D">
            <wp:extent cx="93187" cy="128133"/>
            <wp:effectExtent l="0" t="0" r="2540" b="5715"/>
            <wp:docPr id="132252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」可讀訊問之「訊」，與《從政》篇的「獄」或相關。/ 劉信芳：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="新細明體-ExtB" w:eastAsia="新細明體-ExtB" w:hAnsi="新細明體-ExtB" w:cs="新細明體-ExtB" w:hint="eastAsia"/>
        </w:rPr>
        <w:t>𡨾</w:t>
      </w:r>
      <w:r w:rsidR="001D2EDB" w:rsidRPr="003533B2">
        <w:rPr>
          <w:rFonts w:asciiTheme="majorEastAsia" w:eastAsiaTheme="majorEastAsia" w:hAnsiTheme="majorEastAsia" w:hint="eastAsia"/>
        </w:rPr>
        <w:t>」，與《說文》「煙」古文近。此處讀「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垔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」或「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闉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」，塞也。</w:t>
      </w:r>
      <w:r w:rsidR="00147EDD" w:rsidRPr="003533B2">
        <w:rPr>
          <w:rFonts w:asciiTheme="majorEastAsia" w:eastAsiaTheme="majorEastAsia" w:hAnsiTheme="majorEastAsia" w:hint="eastAsia"/>
        </w:rPr>
        <w:t xml:space="preserve">/ </w:t>
      </w:r>
      <w:proofErr w:type="gramStart"/>
      <w:r w:rsidR="00147EDD" w:rsidRPr="003533B2">
        <w:rPr>
          <w:rFonts w:asciiTheme="majorEastAsia" w:eastAsiaTheme="majorEastAsia" w:hAnsiTheme="majorEastAsia" w:hint="eastAsia"/>
        </w:rPr>
        <w:t>凡國棟</w:t>
      </w:r>
      <w:proofErr w:type="gramEnd"/>
      <w:r w:rsidR="00147EDD" w:rsidRPr="003533B2">
        <w:rPr>
          <w:rFonts w:asciiTheme="majorEastAsia" w:eastAsiaTheme="majorEastAsia" w:hAnsiTheme="majorEastAsia" w:hint="eastAsia"/>
        </w:rPr>
        <w:t>：「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F2B6579" wp14:editId="6EE0C4D8">
            <wp:extent cx="93187" cy="128133"/>
            <wp:effectExtent l="0" t="0" r="2540" b="5715"/>
            <wp:docPr id="1805340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」是《從政》簡8「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FEC9645" wp14:editId="724D9C05">
            <wp:extent cx="62210" cy="114051"/>
            <wp:effectExtent l="0" t="0" r="0" b="635"/>
            <wp:docPr id="1903132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7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」的變體，「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676C8C" wp14:editId="68BBECBB">
            <wp:extent cx="62210" cy="114051"/>
            <wp:effectExtent l="0" t="0" r="0" b="635"/>
            <wp:docPr id="2058678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7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」為《說文》「</w:t>
      </w:r>
      <w:proofErr w:type="gramStart"/>
      <w:r w:rsidR="00147EDD" w:rsidRPr="003533B2">
        <w:rPr>
          <w:rFonts w:asciiTheme="majorEastAsia" w:eastAsiaTheme="majorEastAsia" w:hAnsiTheme="majorEastAsia" w:hint="eastAsia"/>
        </w:rPr>
        <w:t>涸</w:t>
      </w:r>
      <w:proofErr w:type="gramEnd"/>
      <w:r w:rsidR="00147EDD" w:rsidRPr="003533B2">
        <w:rPr>
          <w:rFonts w:asciiTheme="majorEastAsia" w:eastAsiaTheme="majorEastAsia" w:hAnsiTheme="majorEastAsia" w:hint="eastAsia"/>
        </w:rPr>
        <w:t>」字或體，此處讀「固」。/ 陳偉武：「</w:t>
      </w:r>
      <w:proofErr w:type="gramStart"/>
      <w:r w:rsidR="00147EDD" w:rsidRPr="003533B2">
        <w:rPr>
          <w:rFonts w:asciiTheme="majorEastAsia" w:eastAsiaTheme="majorEastAsia" w:hAnsiTheme="majorEastAsia" w:hint="eastAsia"/>
        </w:rPr>
        <w:t>俞</w:t>
      </w:r>
      <w:proofErr w:type="gramEnd"/>
      <w:r w:rsidR="00147EDD" w:rsidRPr="003533B2">
        <w:rPr>
          <w:rFonts w:asciiTheme="majorEastAsia" w:eastAsiaTheme="majorEastAsia" w:hAnsiTheme="majorEastAsia" w:hint="eastAsia"/>
        </w:rPr>
        <w:t>」讀「偷」，荷</w:t>
      </w:r>
      <w:proofErr w:type="gramStart"/>
      <w:r w:rsidR="00147EDD" w:rsidRPr="003533B2">
        <w:rPr>
          <w:rFonts w:asciiTheme="majorEastAsia" w:eastAsiaTheme="majorEastAsia" w:hAnsiTheme="majorEastAsia" w:hint="eastAsia"/>
        </w:rPr>
        <w:t>且</w:t>
      </w:r>
      <w:proofErr w:type="gramEnd"/>
      <w:r w:rsidR="00147EDD" w:rsidRPr="003533B2">
        <w:rPr>
          <w:rFonts w:asciiTheme="majorEastAsia" w:eastAsiaTheme="majorEastAsia" w:hAnsiTheme="majorEastAsia" w:hint="eastAsia"/>
        </w:rPr>
        <w:t>，輕率。</w:t>
      </w:r>
      <w:r w:rsidR="005266F1" w:rsidRPr="003533B2">
        <w:rPr>
          <w:rFonts w:asciiTheme="majorEastAsia" w:eastAsiaTheme="majorEastAsia" w:hAnsiTheme="majorEastAsia" w:hint="eastAsia"/>
        </w:rPr>
        <w:t>/ 黃錫全：站在「西」與「鹵」</w:t>
      </w:r>
      <w:proofErr w:type="gramStart"/>
      <w:r w:rsidR="005266F1" w:rsidRPr="003533B2">
        <w:rPr>
          <w:rFonts w:asciiTheme="majorEastAsia" w:eastAsiaTheme="majorEastAsia" w:hAnsiTheme="majorEastAsia" w:hint="eastAsia"/>
        </w:rPr>
        <w:t>相混的</w:t>
      </w:r>
      <w:proofErr w:type="gramEnd"/>
      <w:r w:rsidR="005266F1" w:rsidRPr="003533B2">
        <w:rPr>
          <w:rFonts w:asciiTheme="majorEastAsia" w:eastAsiaTheme="majorEastAsia" w:hAnsiTheme="majorEastAsia" w:hint="eastAsia"/>
        </w:rPr>
        <w:t>角度，讀「鹵」，意為「鹵莽」。/ 陳美蘭：從黃說，將「</w:t>
      </w:r>
      <w:r w:rsidR="005266F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7A07698" wp14:editId="41F2916A">
            <wp:extent cx="62210" cy="114051"/>
            <wp:effectExtent l="0" t="0" r="0" b="635"/>
            <wp:docPr id="8921706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7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6F1" w:rsidRPr="003533B2">
        <w:rPr>
          <w:rFonts w:asciiTheme="majorEastAsia" w:eastAsiaTheme="majorEastAsia" w:hAnsiTheme="majorEastAsia" w:hint="eastAsia"/>
        </w:rPr>
        <w:t>」隸</w:t>
      </w:r>
      <w:proofErr w:type="gramStart"/>
      <w:r w:rsidR="005266F1" w:rsidRPr="003533B2">
        <w:rPr>
          <w:rFonts w:asciiTheme="majorEastAsia" w:eastAsiaTheme="majorEastAsia" w:hAnsiTheme="majorEastAsia" w:hint="eastAsia"/>
        </w:rPr>
        <w:t>定作</w:t>
      </w:r>
      <w:proofErr w:type="gramEnd"/>
      <w:r w:rsidR="005266F1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5266F1" w:rsidRPr="003533B2">
        <w:rPr>
          <w:rFonts w:asciiTheme="majorEastAsia" w:eastAsiaTheme="majorEastAsia" w:hAnsiTheme="majorEastAsia" w:hint="eastAsia"/>
        </w:rPr>
        <w:t>滷</w:t>
      </w:r>
      <w:proofErr w:type="gramEnd"/>
      <w:r w:rsidR="005266F1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5266F1" w:rsidRPr="003533B2">
        <w:rPr>
          <w:rFonts w:asciiTheme="majorEastAsia" w:eastAsiaTheme="majorEastAsia" w:hAnsiTheme="majorEastAsia" w:hint="eastAsia"/>
        </w:rPr>
        <w:t>文例作「鹵則失眾</w:t>
      </w:r>
      <w:proofErr w:type="gramEnd"/>
      <w:r w:rsidR="005266F1" w:rsidRPr="003533B2">
        <w:rPr>
          <w:rFonts w:asciiTheme="majorEastAsia" w:eastAsiaTheme="majorEastAsia" w:hAnsiTheme="majorEastAsia" w:hint="eastAsia"/>
        </w:rPr>
        <w:t>」，意指「在上者魯莽蠻橫，就會失去民心」。/ 蘇建洲：從黃錫全說，</w:t>
      </w:r>
      <w:proofErr w:type="gramStart"/>
      <w:r w:rsidR="005266F1" w:rsidRPr="003533B2">
        <w:rPr>
          <w:rFonts w:asciiTheme="majorEastAsia" w:eastAsiaTheme="majorEastAsia" w:hAnsiTheme="majorEastAsia" w:hint="eastAsia"/>
        </w:rPr>
        <w:t>釋為「滷</w:t>
      </w:r>
      <w:proofErr w:type="gramEnd"/>
      <w:r w:rsidR="005266F1" w:rsidRPr="003533B2">
        <w:rPr>
          <w:rFonts w:asciiTheme="majorEastAsia" w:eastAsiaTheme="majorEastAsia" w:hAnsiTheme="majorEastAsia" w:hint="eastAsia"/>
        </w:rPr>
        <w:t>」，以為有「</w:t>
      </w:r>
      <w:proofErr w:type="gramStart"/>
      <w:r w:rsidR="005266F1" w:rsidRPr="003533B2">
        <w:rPr>
          <w:rFonts w:asciiTheme="majorEastAsia" w:eastAsiaTheme="majorEastAsia" w:hAnsiTheme="majorEastAsia" w:hint="eastAsia"/>
        </w:rPr>
        <w:t>滷莽</w:t>
      </w:r>
      <w:proofErr w:type="gramEnd"/>
      <w:r w:rsidR="005266F1" w:rsidRPr="003533B2">
        <w:rPr>
          <w:rFonts w:asciiTheme="majorEastAsia" w:eastAsiaTheme="majorEastAsia" w:hAnsiTheme="majorEastAsia" w:hint="eastAsia"/>
        </w:rPr>
        <w:t>」的意思。</w:t>
      </w:r>
      <w:r w:rsidR="00020B7B" w:rsidRPr="003533B2">
        <w:rPr>
          <w:rFonts w:asciiTheme="majorEastAsia" w:eastAsiaTheme="majorEastAsia" w:hAnsiTheme="majorEastAsia" w:hint="eastAsia"/>
        </w:rPr>
        <w:t>/ 許慜慧：讀「鹵」，與「</w:t>
      </w:r>
      <w:proofErr w:type="gramStart"/>
      <w:r w:rsidR="00020B7B" w:rsidRPr="003533B2">
        <w:rPr>
          <w:rFonts w:asciiTheme="majorEastAsia" w:eastAsiaTheme="majorEastAsia" w:hAnsiTheme="majorEastAsia" w:hint="eastAsia"/>
        </w:rPr>
        <w:t>滷</w:t>
      </w:r>
      <w:proofErr w:type="gramEnd"/>
      <w:r w:rsidR="00020B7B" w:rsidRPr="003533B2">
        <w:rPr>
          <w:rFonts w:asciiTheme="majorEastAsia" w:eastAsiaTheme="majorEastAsia" w:hAnsiTheme="majorEastAsia" w:hint="eastAsia"/>
        </w:rPr>
        <w:t>」同。</w:t>
      </w:r>
    </w:p>
  </w:footnote>
  <w:footnote w:id="75">
    <w:p w14:paraId="4916B587" w14:textId="0ED82148" w:rsidR="00A741B7" w:rsidRPr="003533B2" w:rsidRDefault="00A741B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4818DF7" wp14:editId="49300928">
            <wp:extent cx="99011" cy="102972"/>
            <wp:effectExtent l="0" t="0" r="0" b="0"/>
            <wp:docPr id="1830053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65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3773" cy="1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」，楚文字「失」。</w:t>
      </w:r>
    </w:p>
  </w:footnote>
  <w:footnote w:id="76">
    <w:p w14:paraId="0096872E" w14:textId="4ABBE105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D1610DE" wp14:editId="6291E69E">
            <wp:extent cx="81539" cy="118231"/>
            <wp:effectExtent l="0" t="0" r="0" b="0"/>
            <wp:docPr id="1175189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701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5620" cy="1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24930AA" wp14:editId="1CDCA780">
            <wp:extent cx="107602" cy="103656"/>
            <wp:effectExtent l="0" t="0" r="6985" b="0"/>
            <wp:docPr id="1450985400" name="圖片 1" descr="&amp;7.F6A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7.F6AC;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45" cy="10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」，同「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櫑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」，《說文》「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櫑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」或作「</w:t>
      </w:r>
      <w:r w:rsidR="00A741B7" w:rsidRPr="003533B2">
        <w:rPr>
          <w:rFonts w:ascii="新細明體-ExtB" w:eastAsia="新細明體-ExtB" w:hAnsi="新細明體-ExtB" w:cs="新細明體-ExtB" w:hint="eastAsia"/>
        </w:rPr>
        <w:t>𥃇</w:t>
      </w:r>
      <w:r w:rsidR="00A741B7" w:rsidRPr="003533B2">
        <w:rPr>
          <w:rFonts w:asciiTheme="majorEastAsia" w:eastAsiaTheme="majorEastAsia" w:hAnsiTheme="majorEastAsia" w:cs="新細明體" w:hint="eastAsia"/>
        </w:rPr>
        <w:t>」；</w:t>
      </w:r>
      <w:r w:rsidR="00A741B7"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礧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」，《集韻》「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繫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也」。施威、打擊，乃至凶猛暴虐，必無親。「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礧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」也有高峻之意。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為君者不要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施威暴虐，不要高高在上，這樣會無親。</w:t>
      </w:r>
      <w:r w:rsidR="001D2EDB" w:rsidRPr="003533B2">
        <w:rPr>
          <w:rFonts w:asciiTheme="majorEastAsia" w:eastAsiaTheme="majorEastAsia" w:hAnsiTheme="majorEastAsia" w:hint="eastAsia"/>
        </w:rPr>
        <w:t>/ 季旭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：釋「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礧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」似無確證。此字又見曾侯乙墓竹簡214，裘錫圭、李家浩釋「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88D5DD" wp14:editId="2E815FCB">
            <wp:extent cx="101345" cy="127783"/>
            <wp:effectExtent l="0" t="0" r="0" b="5715"/>
            <wp:docPr id="12107919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1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2955" cy="1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（盟）」之異體，如以此義，則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本句似說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結私盟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 xml:space="preserve">，則臣民就不會來親近。/ 陳劍：讀「猛」。/ 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禤健聰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：「眾」後一字為「盟」字訛寫，從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陳劍說讀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「猛」。/ 楊澤生：</w:t>
      </w:r>
      <w:proofErr w:type="gramStart"/>
      <w:r w:rsidR="001D2EDB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1D2EDB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6AD051" wp14:editId="4DC693DC">
            <wp:extent cx="116706" cy="112816"/>
            <wp:effectExtent l="0" t="0" r="0" b="1905"/>
            <wp:docPr id="63703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4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9832" cy="1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」，「鹽」字異體，讀「嚴」。/</w:t>
      </w:r>
      <w:r w:rsidR="00147EDD" w:rsidRPr="003533B2">
        <w:rPr>
          <w:rFonts w:asciiTheme="majorEastAsia" w:eastAsiaTheme="majorEastAsia" w:hAnsiTheme="majorEastAsia" w:hint="eastAsia"/>
        </w:rPr>
        <w:t xml:space="preserve"> </w:t>
      </w:r>
      <w:r w:rsidR="001D2EDB" w:rsidRPr="003533B2">
        <w:rPr>
          <w:rFonts w:asciiTheme="majorEastAsia" w:eastAsiaTheme="majorEastAsia" w:hAnsiTheme="majorEastAsia" w:hint="eastAsia"/>
        </w:rPr>
        <w:t>陳劍</w:t>
      </w:r>
      <w:r w:rsidR="00147EDD" w:rsidRPr="003533B2">
        <w:rPr>
          <w:rFonts w:asciiTheme="majorEastAsia" w:eastAsiaTheme="majorEastAsia" w:hAnsiTheme="majorEastAsia" w:hint="eastAsia"/>
        </w:rPr>
        <w:t>：「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15A808" wp14:editId="33DBEFCF">
            <wp:extent cx="93187" cy="128133"/>
            <wp:effectExtent l="0" t="0" r="2540" b="5715"/>
            <wp:docPr id="1240030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」從「宀」，「</w:t>
      </w:r>
      <w:r w:rsidR="00147EDD" w:rsidRPr="003533B2">
        <w:rPr>
          <w:rFonts w:ascii="新細明體-ExtB" w:eastAsia="新細明體-ExtB" w:hAnsi="新細明體-ExtB" w:cs="新細明體-ExtB" w:hint="eastAsia"/>
        </w:rPr>
        <w:t>𪉟</w:t>
      </w:r>
      <w:r w:rsidR="001D2EDB" w:rsidRPr="003533B2">
        <w:rPr>
          <w:rFonts w:asciiTheme="majorEastAsia" w:eastAsiaTheme="majorEastAsia" w:hAnsiTheme="majorEastAsia" w:hint="eastAsia"/>
        </w:rPr>
        <w:t>（鹽）</w:t>
      </w:r>
      <w:r w:rsidR="00147EDD" w:rsidRPr="003533B2">
        <w:rPr>
          <w:rFonts w:asciiTheme="majorEastAsia" w:eastAsiaTheme="majorEastAsia" w:hAnsiTheme="majorEastAsia" w:hint="eastAsia"/>
        </w:rPr>
        <w:t>」</w:t>
      </w:r>
      <w:r w:rsidR="001D2EDB" w:rsidRPr="003533B2">
        <w:rPr>
          <w:rFonts w:asciiTheme="majorEastAsia" w:eastAsiaTheme="majorEastAsia" w:hAnsiTheme="majorEastAsia" w:hint="eastAsia"/>
        </w:rPr>
        <w:t>或</w:t>
      </w:r>
      <w:r w:rsidR="00147EDD" w:rsidRPr="003533B2">
        <w:rPr>
          <w:rFonts w:asciiTheme="majorEastAsia" w:eastAsiaTheme="majorEastAsia" w:hAnsiTheme="majorEastAsia" w:hint="eastAsia"/>
        </w:rPr>
        <w:t>「鹵</w:t>
      </w:r>
      <w:r w:rsidR="001D2EDB" w:rsidRPr="003533B2">
        <w:rPr>
          <w:rFonts w:asciiTheme="majorEastAsia" w:eastAsiaTheme="majorEastAsia" w:hAnsiTheme="majorEastAsia" w:hint="eastAsia"/>
        </w:rPr>
        <w:t>（鹽）</w:t>
      </w:r>
      <w:r w:rsidR="00147EDD" w:rsidRPr="003533B2">
        <w:rPr>
          <w:rFonts w:asciiTheme="majorEastAsia" w:eastAsiaTheme="majorEastAsia" w:hAnsiTheme="majorEastAsia" w:hint="eastAsia"/>
        </w:rPr>
        <w:t>」</w:t>
      </w:r>
      <w:r w:rsidR="001D2EDB" w:rsidRPr="003533B2">
        <w:rPr>
          <w:rFonts w:asciiTheme="majorEastAsia" w:eastAsiaTheme="majorEastAsia" w:hAnsiTheme="majorEastAsia" w:hint="eastAsia"/>
        </w:rPr>
        <w:t>省</w:t>
      </w:r>
      <w:r w:rsidR="00147EDD" w:rsidRPr="003533B2">
        <w:rPr>
          <w:rFonts w:asciiTheme="majorEastAsia" w:eastAsiaTheme="majorEastAsia" w:hAnsiTheme="majorEastAsia" w:hint="eastAsia"/>
        </w:rPr>
        <w:t>聲</w:t>
      </w:r>
      <w:r w:rsidR="001D2EDB" w:rsidRPr="003533B2">
        <w:rPr>
          <w:rFonts w:asciiTheme="majorEastAsia" w:eastAsiaTheme="majorEastAsia" w:hAnsiTheme="majorEastAsia" w:hint="eastAsia"/>
        </w:rPr>
        <w:t>，讀</w:t>
      </w:r>
      <w:r w:rsidR="00147EDD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Theme="majorEastAsia" w:eastAsiaTheme="majorEastAsia" w:hAnsiTheme="majorEastAsia" w:hint="eastAsia"/>
        </w:rPr>
        <w:t>嚴</w:t>
      </w:r>
      <w:r w:rsidR="00147EDD" w:rsidRPr="003533B2">
        <w:rPr>
          <w:rFonts w:asciiTheme="majorEastAsia" w:eastAsiaTheme="majorEastAsia" w:hAnsiTheme="majorEastAsia" w:hint="eastAsia"/>
        </w:rPr>
        <w:t xml:space="preserve">」。/ </w:t>
      </w:r>
      <w:r w:rsidR="001D2EDB" w:rsidRPr="003533B2">
        <w:rPr>
          <w:rFonts w:asciiTheme="majorEastAsia" w:eastAsiaTheme="majorEastAsia" w:hAnsiTheme="majorEastAsia" w:hint="eastAsia"/>
        </w:rPr>
        <w:t>白海燕</w:t>
      </w:r>
      <w:r w:rsidR="00147EDD" w:rsidRPr="003533B2">
        <w:rPr>
          <w:rFonts w:asciiTheme="majorEastAsia" w:eastAsiaTheme="majorEastAsia" w:hAnsiTheme="majorEastAsia" w:hint="eastAsia"/>
        </w:rPr>
        <w:t>：</w:t>
      </w:r>
      <w:r w:rsidR="001D2EDB" w:rsidRPr="003533B2">
        <w:rPr>
          <w:rFonts w:asciiTheme="majorEastAsia" w:eastAsiaTheme="majorEastAsia" w:hAnsiTheme="majorEastAsia" w:hint="eastAsia"/>
        </w:rPr>
        <w:t>讀</w:t>
      </w:r>
      <w:r w:rsidR="00147EDD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Theme="majorEastAsia" w:eastAsiaTheme="majorEastAsia" w:hAnsiTheme="majorEastAsia" w:hint="eastAsia"/>
        </w:rPr>
        <w:t>嚴</w:t>
      </w:r>
      <w:r w:rsidR="00147EDD" w:rsidRPr="003533B2">
        <w:rPr>
          <w:rFonts w:asciiTheme="majorEastAsia" w:eastAsiaTheme="majorEastAsia" w:hAnsiTheme="majorEastAsia" w:hint="eastAsia"/>
        </w:rPr>
        <w:t>」。</w:t>
      </w:r>
    </w:p>
  </w:footnote>
  <w:footnote w:id="77">
    <w:p w14:paraId="345DD5E6" w14:textId="1B65F845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整理者：釋「親」之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字隸作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「親」。</w:t>
      </w:r>
    </w:p>
  </w:footnote>
  <w:footnote w:id="78">
    <w:p w14:paraId="4F8623FC" w14:textId="15824617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E67755" wp14:editId="7C7CC0A2">
            <wp:extent cx="147947" cy="147947"/>
            <wp:effectExtent l="0" t="0" r="5080" b="5080"/>
            <wp:docPr id="1027285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50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9864" cy="1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A741B7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A741B7" w:rsidRPr="003533B2">
        <w:rPr>
          <w:rFonts w:asciiTheme="majorEastAsia" w:eastAsiaTheme="majorEastAsia" w:hAnsiTheme="majorEastAsia" w:hint="eastAsia"/>
        </w:rPr>
        <w:t>「</w:t>
      </w:r>
      <w:r w:rsidR="00A741B7" w:rsidRPr="003533B2">
        <w:rPr>
          <w:rFonts w:asciiTheme="majorEastAsia" w:eastAsiaTheme="majorEastAsia" w:hAnsiTheme="majorEastAsia"/>
        </w:rPr>
        <w:t>拃</w:t>
      </w:r>
      <w:r w:rsidR="00A741B7" w:rsidRPr="003533B2">
        <w:rPr>
          <w:rFonts w:asciiTheme="majorEastAsia" w:eastAsiaTheme="majorEastAsia" w:hAnsiTheme="majorEastAsia" w:hint="eastAsia"/>
        </w:rPr>
        <w:t>」字，《集韻》「摸也」，讀「作」。「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C78EBC" wp14:editId="1FBBACD9">
            <wp:extent cx="152040" cy="157471"/>
            <wp:effectExtent l="0" t="0" r="635" b="0"/>
            <wp:docPr id="17013211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22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4898" cy="1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」為古「亂」字。</w:t>
      </w:r>
    </w:p>
  </w:footnote>
  <w:footnote w:id="79">
    <w:p w14:paraId="3BF9899C" w14:textId="6C2B3BA7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93F3D81" wp14:editId="66A98358">
            <wp:extent cx="92710" cy="113781"/>
            <wp:effectExtent l="0" t="0" r="2540" b="635"/>
            <wp:docPr id="5662063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63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4539" cy="1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「臤」，古「賢」字。</w:t>
      </w:r>
      <w:r w:rsidR="003763A1" w:rsidRPr="003533B2">
        <w:rPr>
          <w:rFonts w:asciiTheme="majorEastAsia" w:eastAsiaTheme="majorEastAsia" w:hAnsiTheme="majorEastAsia" w:hint="eastAsia"/>
        </w:rPr>
        <w:t xml:space="preserve">/ </w:t>
      </w:r>
      <w:r w:rsidRPr="003533B2">
        <w:rPr>
          <w:rFonts w:asciiTheme="majorEastAsia" w:eastAsiaTheme="majorEastAsia" w:hAnsiTheme="majorEastAsia" w:hint="eastAsia"/>
        </w:rPr>
        <w:t>陳劍、趙彤：「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DDB988" wp14:editId="75B0B0BD">
            <wp:extent cx="88710" cy="112904"/>
            <wp:effectExtent l="0" t="0" r="6985" b="1905"/>
            <wp:docPr id="806531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16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1991" cy="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字右部所</w:t>
      </w:r>
      <w:proofErr w:type="gramEnd"/>
      <w:r w:rsidRPr="003533B2">
        <w:rPr>
          <w:rFonts w:asciiTheme="majorEastAsia" w:eastAsiaTheme="majorEastAsia" w:hAnsiTheme="majorEastAsia" w:hint="eastAsia"/>
        </w:rPr>
        <w:t>從是「</w:t>
      </w:r>
      <w:proofErr w:type="gramStart"/>
      <w:r w:rsidRPr="003533B2">
        <w:rPr>
          <w:rFonts w:asciiTheme="majorEastAsia" w:eastAsiaTheme="majorEastAsia" w:hAnsiTheme="majorEastAsia" w:hint="eastAsia"/>
        </w:rPr>
        <w:t>搴</w:t>
      </w:r>
      <w:proofErr w:type="gramEnd"/>
      <w:r w:rsidRPr="003533B2">
        <w:rPr>
          <w:rFonts w:asciiTheme="majorEastAsia" w:eastAsiaTheme="majorEastAsia" w:hAnsiTheme="majorEastAsia" w:hint="eastAsia"/>
        </w:rPr>
        <w:t>」與「</w:t>
      </w:r>
      <w:proofErr w:type="gramStart"/>
      <w:r w:rsidRPr="003533B2">
        <w:rPr>
          <w:rFonts w:asciiTheme="majorEastAsia" w:eastAsiaTheme="majorEastAsia" w:hAnsiTheme="majorEastAsia" w:hint="eastAsia"/>
        </w:rPr>
        <w:t>掔</w:t>
      </w:r>
      <w:proofErr w:type="gramEnd"/>
      <w:r w:rsidRPr="003533B2">
        <w:rPr>
          <w:rFonts w:asciiTheme="majorEastAsia" w:eastAsiaTheme="majorEastAsia" w:hAnsiTheme="majorEastAsia" w:hint="eastAsia"/>
        </w:rPr>
        <w:t>」共</w:t>
      </w:r>
      <w:r w:rsidR="003763A1" w:rsidRPr="003533B2">
        <w:rPr>
          <w:rFonts w:asciiTheme="majorEastAsia" w:eastAsiaTheme="majorEastAsia" w:hAnsiTheme="majorEastAsia" w:hint="eastAsia"/>
        </w:rPr>
        <w:t>同的表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意初文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。其應該是在「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搴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」與「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掔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」共同的表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意初文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的基礎上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添加聲符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「臣」的形聲字，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「</w:t>
      </w:r>
      <w:r w:rsidR="003763A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A63F632" wp14:editId="5255F1C3">
            <wp:extent cx="116006" cy="111544"/>
            <wp:effectExtent l="0" t="0" r="0" b="3175"/>
            <wp:docPr id="261542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4241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8251" cy="1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3A1" w:rsidRPr="003533B2">
        <w:rPr>
          <w:rFonts w:asciiTheme="majorEastAsia" w:eastAsiaTheme="majorEastAsia" w:hAnsiTheme="majorEastAsia" w:hint="eastAsia"/>
        </w:rPr>
        <w:t>」。</w:t>
      </w:r>
    </w:p>
  </w:footnote>
  <w:footnote w:id="80">
    <w:p w14:paraId="066A61D2" w14:textId="67AD5FCD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</w:t>
      </w:r>
      <w:proofErr w:type="gramStart"/>
      <w:r w:rsidRPr="003533B2">
        <w:rPr>
          <w:rFonts w:asciiTheme="majorEastAsia" w:eastAsiaTheme="majorEastAsia" w:hAnsiTheme="majorEastAsia" w:hint="eastAsia"/>
        </w:rPr>
        <w:t>楚簡「夙</w:t>
      </w:r>
      <w:proofErr w:type="gramEnd"/>
      <w:r w:rsidRPr="003533B2">
        <w:rPr>
          <w:rFonts w:asciiTheme="majorEastAsia" w:eastAsiaTheme="majorEastAsia" w:hAnsiTheme="majorEastAsia" w:hint="eastAsia"/>
        </w:rPr>
        <w:t>」字「</w:t>
      </w:r>
      <w:proofErr w:type="gramStart"/>
      <w:r w:rsidRPr="003533B2">
        <w:rPr>
          <w:rFonts w:asciiTheme="majorEastAsia" w:eastAsiaTheme="majorEastAsia" w:hAnsiTheme="majorEastAsia" w:hint="eastAsia"/>
        </w:rPr>
        <w:t>丮</w:t>
      </w:r>
      <w:proofErr w:type="gramEnd"/>
      <w:r w:rsidRPr="003533B2">
        <w:rPr>
          <w:rFonts w:asciiTheme="majorEastAsia" w:eastAsiaTheme="majorEastAsia" w:hAnsiTheme="majorEastAsia" w:hint="eastAsia"/>
        </w:rPr>
        <w:t>」旁</w:t>
      </w:r>
      <w:proofErr w:type="gramStart"/>
      <w:r w:rsidRPr="003533B2">
        <w:rPr>
          <w:rFonts w:asciiTheme="majorEastAsia" w:eastAsiaTheme="majorEastAsia" w:hAnsiTheme="majorEastAsia" w:hint="eastAsia"/>
        </w:rPr>
        <w:t>下訛從</w:t>
      </w:r>
      <w:proofErr w:type="gramEnd"/>
      <w:r w:rsidRPr="003533B2">
        <w:rPr>
          <w:rFonts w:asciiTheme="majorEastAsia" w:eastAsiaTheme="majorEastAsia" w:hAnsiTheme="majorEastAsia" w:hint="eastAsia"/>
        </w:rPr>
        <w:t>「女」，若嚴格</w:t>
      </w:r>
      <w:proofErr w:type="gramStart"/>
      <w:r w:rsidRPr="003533B2">
        <w:rPr>
          <w:rFonts w:asciiTheme="majorEastAsia" w:eastAsiaTheme="majorEastAsia" w:hAnsiTheme="majorEastAsia" w:hint="eastAsia"/>
        </w:rPr>
        <w:t>隸定可隸作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413217" wp14:editId="3D2B3E13">
            <wp:extent cx="119385" cy="124161"/>
            <wp:effectExtent l="0" t="0" r="0" b="9525"/>
            <wp:docPr id="1340760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61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2000" cy="1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81">
    <w:p w14:paraId="6D91DB7F" w14:textId="7661A059" w:rsidR="00EF7EC4" w:rsidRPr="003533B2" w:rsidRDefault="00EF7EC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王化平：</w:t>
      </w:r>
      <w:proofErr w:type="gramStart"/>
      <w:r w:rsidRPr="003533B2">
        <w:rPr>
          <w:rFonts w:asciiTheme="majorEastAsia" w:eastAsiaTheme="majorEastAsia" w:hAnsiTheme="majorEastAsia" w:hint="eastAsia"/>
        </w:rPr>
        <w:t>原釋「</w:t>
      </w:r>
      <w:proofErr w:type="gramEnd"/>
      <w:r w:rsidRPr="003533B2">
        <w:rPr>
          <w:rFonts w:asciiTheme="majorEastAsia" w:eastAsiaTheme="majorEastAsia" w:hAnsiTheme="majorEastAsia" w:hint="eastAsia"/>
        </w:rPr>
        <w:t>降」之字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為「</w:t>
      </w:r>
      <w:proofErr w:type="gramStart"/>
      <w:r w:rsidRPr="003533B2">
        <w:rPr>
          <w:rFonts w:asciiTheme="majorEastAsia" w:eastAsiaTheme="majorEastAsia" w:hAnsiTheme="majorEastAsia" w:hint="eastAsia"/>
        </w:rPr>
        <w:t>陊</w:t>
      </w:r>
      <w:proofErr w:type="gramEnd"/>
      <w:r w:rsidRPr="003533B2">
        <w:rPr>
          <w:rFonts w:asciiTheme="majorEastAsia" w:eastAsiaTheme="majorEastAsia" w:hAnsiTheme="majorEastAsia" w:hint="eastAsia"/>
        </w:rPr>
        <w:t>」字。</w:t>
      </w:r>
      <w:r w:rsidR="00675489" w:rsidRPr="003533B2">
        <w:rPr>
          <w:rFonts w:asciiTheme="majorEastAsia" w:eastAsiaTheme="majorEastAsia" w:hAnsiTheme="majorEastAsia" w:hint="eastAsia"/>
        </w:rPr>
        <w:t>/ 高榮鴻：</w:t>
      </w:r>
      <w:proofErr w:type="gramStart"/>
      <w:r w:rsidR="00675489" w:rsidRPr="003533B2">
        <w:rPr>
          <w:rFonts w:asciiTheme="majorEastAsia" w:eastAsiaTheme="majorEastAsia" w:hAnsiTheme="majorEastAsia" w:hint="eastAsia"/>
        </w:rPr>
        <w:t>讀作「隆制以庀</w:t>
      </w:r>
      <w:proofErr w:type="gramEnd"/>
      <w:r w:rsidR="00675489" w:rsidRPr="003533B2">
        <w:rPr>
          <w:rFonts w:asciiTheme="majorEastAsia" w:eastAsiaTheme="majorEastAsia" w:hAnsiTheme="majorEastAsia" w:hint="eastAsia"/>
        </w:rPr>
        <w:t>」，認為此句簡文意謂「施政者要尊崇法令制度來治民」。</w:t>
      </w:r>
    </w:p>
  </w:footnote>
  <w:footnote w:id="82">
    <w:p w14:paraId="74AE7032" w14:textId="714FD5A0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</w:t>
      </w:r>
      <w:proofErr w:type="gramStart"/>
      <w:r w:rsidR="003763A1" w:rsidRPr="003533B2">
        <w:rPr>
          <w:rFonts w:asciiTheme="majorEastAsia" w:eastAsiaTheme="majorEastAsia" w:hAnsiTheme="majorEastAsia"/>
        </w:rPr>
        <w:t>耑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」同「端」，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段玉裁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「古發端字作此，今則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端行而</w:t>
      </w:r>
      <w:r w:rsidR="003763A1" w:rsidRPr="003533B2">
        <w:rPr>
          <w:rFonts w:asciiTheme="majorEastAsia" w:eastAsiaTheme="majorEastAsia" w:hAnsiTheme="majorEastAsia"/>
        </w:rPr>
        <w:t>耑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廢」。</w:t>
      </w:r>
      <w:r w:rsidR="00EF7EC4" w:rsidRPr="003533B2">
        <w:rPr>
          <w:rFonts w:asciiTheme="majorEastAsia" w:eastAsiaTheme="majorEastAsia" w:hAnsiTheme="majorEastAsia" w:hint="eastAsia"/>
        </w:rPr>
        <w:t>/ 白海燕：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耑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似讀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「瑞」，祥瑞。</w:t>
      </w:r>
    </w:p>
  </w:footnote>
  <w:footnote w:id="83">
    <w:p w14:paraId="023F187A" w14:textId="4FF1C3C9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整理者：「民」前一</w:t>
      </w:r>
      <w:proofErr w:type="gramStart"/>
      <w:r w:rsidR="003763A1" w:rsidRPr="003533B2">
        <w:rPr>
          <w:rFonts w:asciiTheme="majorEastAsia" w:eastAsiaTheme="majorEastAsia" w:hAnsiTheme="majorEastAsia" w:hint="eastAsia"/>
        </w:rPr>
        <w:t>字釋「</w:t>
      </w:r>
      <w:proofErr w:type="gramEnd"/>
      <w:r w:rsidR="003763A1" w:rsidRPr="003533B2">
        <w:rPr>
          <w:rFonts w:asciiTheme="majorEastAsia" w:eastAsiaTheme="majorEastAsia" w:hAnsiTheme="majorEastAsia" w:hint="eastAsia"/>
        </w:rPr>
        <w:t>比」。</w:t>
      </w:r>
      <w:r w:rsidR="00EF7EC4" w:rsidRPr="003533B2">
        <w:rPr>
          <w:rFonts w:asciiTheme="majorEastAsia" w:eastAsiaTheme="majorEastAsia" w:hAnsiTheme="majorEastAsia" w:hint="eastAsia"/>
        </w:rPr>
        <w:t>/ 王化平：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原釋「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比」之字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疑為「斤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」字。/ 白海燕：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原釋「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比」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者右可能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仍為「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匕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」旁。「比」，輔助。「降瑞以比」，即天降祥瑞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以佑助之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。</w:t>
      </w:r>
    </w:p>
  </w:footnote>
  <w:footnote w:id="84">
    <w:p w14:paraId="78516C93" w14:textId="36FFFFBD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</w:t>
      </w:r>
      <w:r w:rsidR="003763A1" w:rsidRPr="003533B2">
        <w:rPr>
          <w:rFonts w:ascii="新細明體-ExtB" w:eastAsia="新細明體-ExtB" w:hAnsi="新細明體-ExtB" w:cs="新細明體-ExtB" w:hint="eastAsia"/>
        </w:rPr>
        <w:t>𣁋</w:t>
      </w:r>
      <w:r w:rsidR="003763A1" w:rsidRPr="003533B2">
        <w:rPr>
          <w:rFonts w:asciiTheme="majorEastAsia" w:eastAsiaTheme="majorEastAsia" w:hAnsiTheme="majorEastAsia" w:cs="新細明體" w:hint="eastAsia"/>
        </w:rPr>
        <w:t>」</w:t>
      </w:r>
      <w:r w:rsidR="003763A1" w:rsidRPr="003533B2">
        <w:rPr>
          <w:rFonts w:asciiTheme="majorEastAsia" w:eastAsiaTheme="majorEastAsia" w:hAnsiTheme="majorEastAsia" w:hint="eastAsia"/>
        </w:rPr>
        <w:t>前一字隸作「</w:t>
      </w:r>
      <w:r w:rsidR="003763A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A7172D2" wp14:editId="0D4EB025">
            <wp:extent cx="116006" cy="121530"/>
            <wp:effectExtent l="0" t="0" r="0" b="0"/>
            <wp:docPr id="654043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53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644" cy="1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3A1" w:rsidRPr="003533B2">
        <w:rPr>
          <w:rFonts w:asciiTheme="majorEastAsia" w:eastAsiaTheme="majorEastAsia" w:hAnsiTheme="majorEastAsia" w:hint="eastAsia"/>
        </w:rPr>
        <w:t>」，讀「勸」。</w:t>
      </w:r>
      <w:r w:rsidR="002452DE" w:rsidRPr="003533B2">
        <w:rPr>
          <w:rFonts w:asciiTheme="majorEastAsia" w:eastAsiaTheme="majorEastAsia" w:hAnsiTheme="majorEastAsia" w:hint="eastAsia"/>
        </w:rPr>
        <w:t>/ 季旭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>：「</w:t>
      </w:r>
      <w:r w:rsidR="002452DE" w:rsidRPr="003533B2">
        <w:rPr>
          <w:rFonts w:ascii="新細明體-ExtB" w:eastAsia="新細明體-ExtB" w:hAnsi="新細明體-ExtB" w:cs="新細明體-ExtB" w:hint="eastAsia"/>
        </w:rPr>
        <w:t>𣁋</w:t>
      </w:r>
      <w:r w:rsidR="002452DE" w:rsidRPr="003533B2">
        <w:rPr>
          <w:rFonts w:asciiTheme="majorEastAsia" w:eastAsiaTheme="majorEastAsia" w:hAnsiTheme="majorEastAsia" w:cs="新細明體" w:hint="eastAsia"/>
        </w:rPr>
        <w:t>」</w:t>
      </w:r>
      <w:r w:rsidR="002452DE" w:rsidRPr="003533B2">
        <w:rPr>
          <w:rFonts w:asciiTheme="majorEastAsia" w:eastAsiaTheme="majorEastAsia" w:hAnsiTheme="majorEastAsia" w:hint="eastAsia"/>
        </w:rPr>
        <w:t>前一字右上似從「采」，疑讀「辨」。「</w:t>
      </w:r>
      <w:r w:rsidR="002452DE" w:rsidRPr="003533B2">
        <w:rPr>
          <w:rFonts w:ascii="新細明體-ExtB" w:eastAsia="新細明體-ExtB" w:hAnsi="新細明體-ExtB" w:cs="新細明體-ExtB" w:hint="eastAsia"/>
        </w:rPr>
        <w:t>𣁋</w:t>
      </w:r>
      <w:r w:rsidR="002452DE" w:rsidRPr="003533B2">
        <w:rPr>
          <w:rFonts w:asciiTheme="majorEastAsia" w:eastAsiaTheme="majorEastAsia" w:hAnsiTheme="majorEastAsia" w:cs="新細明體" w:hint="eastAsia"/>
        </w:rPr>
        <w:t>」</w:t>
      </w:r>
      <w:r w:rsidR="002452DE" w:rsidRPr="003533B2">
        <w:rPr>
          <w:rFonts w:asciiTheme="majorEastAsia" w:eastAsiaTheme="majorEastAsia" w:hAnsiTheme="majorEastAsia" w:hint="eastAsia"/>
        </w:rPr>
        <w:t xml:space="preserve">與下「亞（惡）」字相對，讀「美」。/ 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禤健聰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>：可讀「播」。「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播美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>」與「棄惡」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為反義對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 xml:space="preserve">舉。/ 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單育辰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似從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>「毛」「辵」，暫寫作「逆」，應與「棄惡」互文，有「迎」「向」的含義。/ 許慜慧：</w:t>
      </w:r>
      <w:proofErr w:type="gramStart"/>
      <w:r w:rsidR="002452DE" w:rsidRPr="003533B2">
        <w:rPr>
          <w:rFonts w:asciiTheme="majorEastAsia" w:eastAsiaTheme="majorEastAsia" w:hAnsiTheme="majorEastAsia" w:hint="eastAsia"/>
        </w:rPr>
        <w:t>原釋隸作</w:t>
      </w:r>
      <w:proofErr w:type="gramEnd"/>
      <w:r w:rsidR="002452DE" w:rsidRPr="003533B2">
        <w:rPr>
          <w:rFonts w:asciiTheme="majorEastAsia" w:eastAsiaTheme="majorEastAsia" w:hAnsiTheme="majorEastAsia" w:hint="eastAsia"/>
        </w:rPr>
        <w:t>「</w:t>
      </w:r>
      <w:r w:rsidR="002452D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08DA8A7" wp14:editId="358BFD57">
            <wp:extent cx="116006" cy="121530"/>
            <wp:effectExtent l="0" t="0" r="0" b="0"/>
            <wp:docPr id="1235412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53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644" cy="1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2DE" w:rsidRPr="003533B2">
        <w:rPr>
          <w:rFonts w:asciiTheme="majorEastAsia" w:eastAsiaTheme="majorEastAsia" w:hAnsiTheme="majorEastAsia" w:hint="eastAsia"/>
        </w:rPr>
        <w:t xml:space="preserve">」之字從「辵」「采」。/ 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：「</w:t>
      </w:r>
      <w:r w:rsidR="00EF7EC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EABF74" wp14:editId="66BFA186">
            <wp:extent cx="116006" cy="130507"/>
            <wp:effectExtent l="0" t="0" r="0" b="3175"/>
            <wp:docPr id="507914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195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2139" cy="1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EC4"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勉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」。</w:t>
      </w:r>
      <w:r w:rsidR="00675489" w:rsidRPr="003533B2">
        <w:rPr>
          <w:rFonts w:asciiTheme="majorEastAsia" w:eastAsiaTheme="majorEastAsia" w:hAnsiTheme="majorEastAsia" w:hint="eastAsia"/>
        </w:rPr>
        <w:t>/ 俞紹宏、張青松：「</w:t>
      </w:r>
      <w:r w:rsidR="00675489" w:rsidRPr="003533B2">
        <w:rPr>
          <w:rFonts w:ascii="新細明體-ExtB" w:eastAsia="新細明體-ExtB" w:hAnsi="新細明體-ExtB" w:cs="新細明體-ExtB" w:hint="eastAsia"/>
        </w:rPr>
        <w:t>𣁋</w:t>
      </w:r>
      <w:r w:rsidR="00675489" w:rsidRPr="003533B2">
        <w:rPr>
          <w:rFonts w:asciiTheme="majorEastAsia" w:eastAsiaTheme="majorEastAsia" w:hAnsiTheme="majorEastAsia" w:cs="新細明體" w:hint="eastAsia"/>
        </w:rPr>
        <w:t>」</w:t>
      </w:r>
      <w:r w:rsidR="00675489" w:rsidRPr="003533B2">
        <w:rPr>
          <w:rFonts w:asciiTheme="majorEastAsia" w:eastAsiaTheme="majorEastAsia" w:hAnsiTheme="majorEastAsia" w:hint="eastAsia"/>
        </w:rPr>
        <w:t>前一字似可隸作「</w:t>
      </w:r>
      <w:r w:rsidR="006754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A228F5" wp14:editId="2E0A486C">
            <wp:extent cx="116006" cy="130507"/>
            <wp:effectExtent l="0" t="0" r="0" b="3175"/>
            <wp:docPr id="1318348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195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2139" cy="1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489" w:rsidRPr="003533B2">
        <w:rPr>
          <w:rFonts w:asciiTheme="majorEastAsia" w:eastAsiaTheme="majorEastAsia" w:hAnsiTheme="majorEastAsia" w:hint="eastAsia"/>
        </w:rPr>
        <w:t>」，讀「播」。</w:t>
      </w:r>
    </w:p>
  </w:footnote>
  <w:footnote w:id="85">
    <w:p w14:paraId="57C5DC0C" w14:textId="00EC8A87" w:rsidR="003763A1" w:rsidRPr="003533B2" w:rsidRDefault="003763A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="新細明體-ExtB" w:eastAsia="新細明體-ExtB" w:hAnsi="新細明體-ExtB" w:cs="新細明體-ExtB" w:hint="eastAsia"/>
        </w:rPr>
        <w:t>𣁋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通「微」，發芽態，隱微的徵兆。</w:t>
      </w:r>
    </w:p>
  </w:footnote>
  <w:footnote w:id="86">
    <w:p w14:paraId="56432FC5" w14:textId="761F5B8E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</w:t>
      </w:r>
      <w:r w:rsidR="003763A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E8A0371" wp14:editId="3FB2E848">
            <wp:extent cx="80976" cy="127249"/>
            <wp:effectExtent l="0" t="0" r="0" b="6350"/>
            <wp:docPr id="4705550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34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3022" cy="1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3A1" w:rsidRPr="003533B2">
        <w:rPr>
          <w:rFonts w:asciiTheme="majorEastAsia" w:eastAsiaTheme="majorEastAsia" w:hAnsiTheme="majorEastAsia" w:hint="eastAsia"/>
        </w:rPr>
        <w:t>」釋「適」，責備。</w:t>
      </w:r>
      <w:r w:rsidR="002452DE" w:rsidRPr="003533B2">
        <w:rPr>
          <w:rFonts w:asciiTheme="majorEastAsia" w:eastAsiaTheme="majorEastAsia" w:hAnsiTheme="majorEastAsia" w:hint="eastAsia"/>
        </w:rPr>
        <w:t>/ 陳劍：釋「</w:t>
      </w:r>
      <w:r w:rsidR="002452DE" w:rsidRPr="003533B2">
        <w:rPr>
          <w:rFonts w:asciiTheme="majorEastAsia" w:eastAsiaTheme="majorEastAsia" w:hAnsiTheme="majorEastAsia"/>
        </w:rPr>
        <w:t>䢜</w:t>
      </w:r>
      <w:r w:rsidR="002452DE" w:rsidRPr="003533B2">
        <w:rPr>
          <w:rFonts w:asciiTheme="majorEastAsia" w:eastAsiaTheme="majorEastAsia" w:hAnsiTheme="majorEastAsia" w:hint="eastAsia"/>
        </w:rPr>
        <w:t>」（歸）。</w:t>
      </w:r>
      <w:r w:rsidR="00EF7EC4" w:rsidRPr="003533B2">
        <w:rPr>
          <w:rFonts w:asciiTheme="majorEastAsia" w:eastAsiaTheme="majorEastAsia" w:hAnsiTheme="majorEastAsia" w:hint="eastAsia"/>
        </w:rPr>
        <w:t>/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單育辰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：「毋歸」頗覺不辭，「毋」有可能是「女」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字錯寫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，二字的區別只在於「女」字中間兩點的有無，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容易相混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。「女」讀「如」，典籍中常有「如歸」之說。/ 王化平：「歸」讀「壞」。「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毋壞誓」即重諾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 xml:space="preserve">守信的意思。/ 許慜慧：「毋」讀「悔」。/ 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：「母」讀「如」。「民之</w:t>
      </w:r>
      <w:proofErr w:type="gramStart"/>
      <w:r w:rsidR="00EF7EC4" w:rsidRPr="003533B2">
        <w:rPr>
          <w:rFonts w:asciiTheme="majorEastAsia" w:eastAsiaTheme="majorEastAsia" w:hAnsiTheme="majorEastAsia" w:hint="eastAsia"/>
        </w:rPr>
        <w:t>勉美棄</w:t>
      </w:r>
      <w:proofErr w:type="gramEnd"/>
      <w:r w:rsidR="00EF7EC4" w:rsidRPr="003533B2">
        <w:rPr>
          <w:rFonts w:asciiTheme="majorEastAsia" w:eastAsiaTheme="majorEastAsia" w:hAnsiTheme="majorEastAsia" w:hint="eastAsia"/>
        </w:rPr>
        <w:t>惡如歸」作一句。</w:t>
      </w:r>
      <w:r w:rsidR="00675489" w:rsidRPr="003533B2">
        <w:rPr>
          <w:rFonts w:asciiTheme="majorEastAsia" w:eastAsiaTheme="majorEastAsia" w:hAnsiTheme="majorEastAsia" w:hint="eastAsia"/>
        </w:rPr>
        <w:t>/ 俞紹宏、張青松：「</w:t>
      </w:r>
      <w:r w:rsidR="006754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634C65" wp14:editId="2476A186">
            <wp:extent cx="83715" cy="113016"/>
            <wp:effectExtent l="0" t="0" r="0" b="1905"/>
            <wp:docPr id="17467178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789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790" cy="1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489" w:rsidRPr="003533B2">
        <w:rPr>
          <w:rFonts w:asciiTheme="majorEastAsia" w:eastAsiaTheme="majorEastAsia" w:hAnsiTheme="majorEastAsia" w:hint="eastAsia"/>
        </w:rPr>
        <w:t>」釋「母」讀「毋」。「毋歸」</w:t>
      </w:r>
      <w:proofErr w:type="gramStart"/>
      <w:r w:rsidR="00675489" w:rsidRPr="003533B2">
        <w:rPr>
          <w:rFonts w:asciiTheme="majorEastAsia" w:eastAsiaTheme="majorEastAsia" w:hAnsiTheme="majorEastAsia" w:hint="eastAsia"/>
        </w:rPr>
        <w:t>指棄惡行</w:t>
      </w:r>
      <w:proofErr w:type="gramEnd"/>
      <w:r w:rsidR="00675489" w:rsidRPr="003533B2">
        <w:rPr>
          <w:rFonts w:asciiTheme="majorEastAsia" w:eastAsiaTheme="majorEastAsia" w:hAnsiTheme="majorEastAsia" w:hint="eastAsia"/>
        </w:rPr>
        <w:t>不使之復歸。</w:t>
      </w:r>
    </w:p>
  </w:footnote>
  <w:footnote w:id="87">
    <w:p w14:paraId="4B724D19" w14:textId="03AE0E26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D5910" w:rsidRPr="003533B2">
        <w:rPr>
          <w:rFonts w:asciiTheme="majorEastAsia" w:eastAsiaTheme="majorEastAsia" w:hAnsiTheme="majorEastAsia" w:hint="eastAsia"/>
        </w:rPr>
        <w:t>整理者：「</w:t>
      </w:r>
      <w:r w:rsidR="005D59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FFE5A0" wp14:editId="1019B1BE">
            <wp:extent cx="84882" cy="110347"/>
            <wp:effectExtent l="0" t="0" r="0" b="4445"/>
            <wp:docPr id="16856334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34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6589" cy="11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910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5D5910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5D5910" w:rsidRPr="003533B2">
        <w:rPr>
          <w:rFonts w:asciiTheme="majorEastAsia" w:eastAsiaTheme="majorEastAsia" w:hAnsiTheme="majorEastAsia" w:hint="eastAsia"/>
        </w:rPr>
        <w:t>「</w:t>
      </w:r>
      <w:r w:rsidR="005D59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0E49FE1" wp14:editId="5DD61CD4">
            <wp:extent cx="154379" cy="132325"/>
            <wp:effectExtent l="0" t="0" r="0" b="1270"/>
            <wp:docPr id="1116840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60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7604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910" w:rsidRPr="003533B2">
        <w:rPr>
          <w:rFonts w:asciiTheme="majorEastAsia" w:eastAsiaTheme="majorEastAsia" w:hAnsiTheme="majorEastAsia" w:hint="eastAsia"/>
        </w:rPr>
        <w:t>」。</w:t>
      </w:r>
      <w:r w:rsidR="00DD0498" w:rsidRPr="003533B2">
        <w:rPr>
          <w:rFonts w:asciiTheme="majorEastAsia" w:eastAsiaTheme="majorEastAsia" w:hAnsiTheme="majorEastAsia" w:hint="eastAsia"/>
        </w:rPr>
        <w:t xml:space="preserve">/ </w:t>
      </w:r>
      <w:r w:rsidR="005D5910" w:rsidRPr="003533B2">
        <w:rPr>
          <w:rFonts w:asciiTheme="majorEastAsia" w:eastAsiaTheme="majorEastAsia" w:hAnsiTheme="majorEastAsia" w:hint="eastAsia"/>
        </w:rPr>
        <w:t>王化平：</w:t>
      </w:r>
      <w:proofErr w:type="gramStart"/>
      <w:r w:rsidR="005D5910" w:rsidRPr="003533B2">
        <w:rPr>
          <w:rFonts w:asciiTheme="majorEastAsia" w:eastAsiaTheme="majorEastAsia" w:hAnsiTheme="majorEastAsia" w:hint="eastAsia"/>
        </w:rPr>
        <w:t>原釋讀</w:t>
      </w:r>
      <w:proofErr w:type="gramEnd"/>
      <w:r w:rsidR="005D5910" w:rsidRPr="003533B2">
        <w:rPr>
          <w:rFonts w:asciiTheme="majorEastAsia" w:eastAsiaTheme="majorEastAsia" w:hAnsiTheme="majorEastAsia" w:hint="eastAsia"/>
        </w:rPr>
        <w:t>為「慎」的</w:t>
      </w:r>
      <w:proofErr w:type="gramStart"/>
      <w:r w:rsidR="005D5910" w:rsidRPr="003533B2">
        <w:rPr>
          <w:rFonts w:asciiTheme="majorEastAsia" w:eastAsiaTheme="majorEastAsia" w:hAnsiTheme="majorEastAsia" w:hint="eastAsia"/>
        </w:rPr>
        <w:t>字似應讀</w:t>
      </w:r>
      <w:proofErr w:type="gramEnd"/>
      <w:r w:rsidR="005D5910" w:rsidRPr="003533B2">
        <w:rPr>
          <w:rFonts w:asciiTheme="majorEastAsia" w:eastAsiaTheme="majorEastAsia" w:hAnsiTheme="majorEastAsia" w:hint="eastAsia"/>
        </w:rPr>
        <w:t>為「誓」字。簡19首至此</w:t>
      </w:r>
      <w:proofErr w:type="gramStart"/>
      <w:r w:rsidR="005D5910" w:rsidRPr="003533B2">
        <w:rPr>
          <w:rFonts w:asciiTheme="majorEastAsia" w:eastAsiaTheme="majorEastAsia" w:hAnsiTheme="majorEastAsia" w:hint="eastAsia"/>
        </w:rPr>
        <w:t>簡文斷讀為</w:t>
      </w:r>
      <w:proofErr w:type="gramEnd"/>
      <w:r w:rsidR="005D5910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5D5910" w:rsidRPr="003533B2">
        <w:rPr>
          <w:rFonts w:asciiTheme="majorEastAsia" w:eastAsiaTheme="majorEastAsia" w:hAnsiTheme="majorEastAsia" w:hint="eastAsia"/>
        </w:rPr>
        <w:t>陊耑以斤民之勸美藥惡</w:t>
      </w:r>
      <w:proofErr w:type="gramEnd"/>
      <w:r w:rsidR="005D5910" w:rsidRPr="003533B2">
        <w:rPr>
          <w:rFonts w:asciiTheme="majorEastAsia" w:eastAsiaTheme="majorEastAsia" w:hAnsiTheme="majorEastAsia" w:hint="eastAsia"/>
        </w:rPr>
        <w:t>，毋歸誓，小以</w:t>
      </w:r>
      <w:proofErr w:type="gramStart"/>
      <w:r w:rsidR="005D5910" w:rsidRPr="003533B2">
        <w:rPr>
          <w:rFonts w:asciiTheme="majorEastAsia" w:eastAsiaTheme="majorEastAsia" w:hAnsiTheme="majorEastAsia" w:hint="eastAsia"/>
        </w:rPr>
        <w:t>答大，疋言而密守</w:t>
      </w:r>
      <w:proofErr w:type="gramEnd"/>
      <w:r w:rsidR="005D5910" w:rsidRPr="003533B2">
        <w:rPr>
          <w:rFonts w:asciiTheme="majorEastAsia" w:eastAsiaTheme="majorEastAsia" w:hAnsiTheme="majorEastAsia" w:hint="eastAsia"/>
        </w:rPr>
        <w:t xml:space="preserve">之」。 </w:t>
      </w:r>
    </w:p>
  </w:footnote>
  <w:footnote w:id="88">
    <w:p w14:paraId="7212324C" w14:textId="47617044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D5910" w:rsidRPr="003533B2">
        <w:rPr>
          <w:rFonts w:asciiTheme="majorEastAsia" w:eastAsiaTheme="majorEastAsia" w:hAnsiTheme="majorEastAsia" w:hint="eastAsia"/>
        </w:rPr>
        <w:t>整理者：「</w:t>
      </w:r>
      <w:r w:rsidR="005D5910" w:rsidRPr="003533B2">
        <w:rPr>
          <w:rFonts w:ascii="新細明體-ExtB" w:eastAsia="新細明體-ExtB" w:hAnsi="新細明體-ExtB" w:cs="新細明體-ExtB" w:hint="eastAsia"/>
        </w:rPr>
        <w:t>𣌭</w:t>
      </w:r>
      <w:r w:rsidR="005D5910" w:rsidRPr="003533B2">
        <w:rPr>
          <w:rFonts w:asciiTheme="majorEastAsia" w:eastAsiaTheme="majorEastAsia" w:hAnsiTheme="majorEastAsia" w:cs="新細明體" w:hint="eastAsia"/>
        </w:rPr>
        <w:t>」</w:t>
      </w:r>
      <w:r w:rsidR="005D5910" w:rsidRPr="003533B2">
        <w:rPr>
          <w:rFonts w:asciiTheme="majorEastAsia" w:eastAsiaTheme="majorEastAsia" w:hAnsiTheme="majorEastAsia" w:hint="eastAsia"/>
        </w:rPr>
        <w:t>隸作「畣」，《集韻》古「答」字，讀為「合」。</w:t>
      </w:r>
      <w:r w:rsidR="00DD0498" w:rsidRPr="003533B2">
        <w:rPr>
          <w:rFonts w:asciiTheme="majorEastAsia" w:eastAsiaTheme="majorEastAsia" w:hAnsiTheme="majorEastAsia" w:hint="eastAsia"/>
        </w:rPr>
        <w:t>/ 陳劍：「大」前一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字釋讀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為「合」。/ 陳偉：「大」前一字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此處如字讀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「答」即可，應對；讀「對」亦可。/ 王化平：「答」，當也。「小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以答大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」，即凡是許下的承諾，不論小大，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均要認真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對待。/ 俞紹宏、張青松：「合」，合乎、符合。簡文是說：對小事要與對大事同樣謹慎，要少說，說話要嚴密守信。</w:t>
      </w:r>
    </w:p>
  </w:footnote>
  <w:footnote w:id="89">
    <w:p w14:paraId="776CD9C6" w14:textId="690C2C09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0498" w:rsidRPr="003533B2">
        <w:rPr>
          <w:rFonts w:asciiTheme="majorEastAsia" w:eastAsiaTheme="majorEastAsia" w:hAnsiTheme="majorEastAsia" w:hint="eastAsia"/>
        </w:rPr>
        <w:t>整理者：「</w:t>
      </w:r>
      <w:r w:rsidR="00DD049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A0CFC8F" wp14:editId="7F41C5FF">
            <wp:extent cx="156949" cy="108369"/>
            <wp:effectExtent l="0" t="0" r="0" b="6350"/>
            <wp:docPr id="1007631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8935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4505" cy="1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98" w:rsidRPr="003533B2">
        <w:rPr>
          <w:rFonts w:asciiTheme="majorEastAsia" w:eastAsiaTheme="majorEastAsia" w:hAnsiTheme="majorEastAsia" w:hint="eastAsia"/>
        </w:rPr>
        <w:t>」釋「足」，成。/ 陳劍：「言」前之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字釋「疋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」，讀「疏」。/ 許慜慧：「疏」，疏通。/ 白海燕：「疏」，稀少。「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疏言而密守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之」與前文「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君子玉其言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」和「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備言多難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」相呼應。</w:t>
      </w:r>
    </w:p>
  </w:footnote>
  <w:footnote w:id="90">
    <w:p w14:paraId="406DCB09" w14:textId="773A1EEF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0498" w:rsidRPr="003533B2">
        <w:rPr>
          <w:rFonts w:asciiTheme="majorEastAsia" w:eastAsiaTheme="majorEastAsia" w:hAnsiTheme="majorEastAsia" w:hint="eastAsia"/>
        </w:rPr>
        <w:t>整理者：「而」下一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字隸作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「</w:t>
      </w:r>
      <w:r w:rsidR="00DD049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BC1BBFA" wp14:editId="225510C2">
            <wp:extent cx="109182" cy="129979"/>
            <wp:effectExtent l="0" t="0" r="5715" b="3810"/>
            <wp:docPr id="66843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79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5556" cy="1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98" w:rsidRPr="003533B2">
        <w:rPr>
          <w:rFonts w:asciiTheme="majorEastAsia" w:eastAsiaTheme="majorEastAsia" w:hAnsiTheme="majorEastAsia" w:hint="eastAsia"/>
        </w:rPr>
        <w:t>」。此字也見於《包山楚簡》255號，或釋「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宓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」。《集韻》：「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宓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默也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，安也。</w:t>
      </w:r>
      <w:proofErr w:type="gramStart"/>
      <w:r w:rsidR="00DD0498" w:rsidRPr="003533B2">
        <w:rPr>
          <w:rFonts w:asciiTheme="majorEastAsia" w:eastAsiaTheme="majorEastAsia" w:hAnsiTheme="majorEastAsia" w:hint="eastAsia"/>
        </w:rPr>
        <w:t>或作密</w:t>
      </w:r>
      <w:proofErr w:type="gramEnd"/>
      <w:r w:rsidR="00DD0498" w:rsidRPr="003533B2">
        <w:rPr>
          <w:rFonts w:asciiTheme="majorEastAsia" w:eastAsiaTheme="majorEastAsia" w:hAnsiTheme="majorEastAsia" w:hint="eastAsia"/>
        </w:rPr>
        <w:t>。」</w:t>
      </w:r>
    </w:p>
  </w:footnote>
  <w:footnote w:id="91">
    <w:p w14:paraId="0F18B439" w14:textId="02B497F6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0498" w:rsidRPr="003533B2">
        <w:rPr>
          <w:rFonts w:asciiTheme="majorEastAsia" w:eastAsiaTheme="majorEastAsia" w:hAnsiTheme="majorEastAsia" w:hint="eastAsia"/>
        </w:rPr>
        <w:t>整理者：「</w:t>
      </w:r>
      <w:r w:rsidR="00DD049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366F4A" wp14:editId="74584931">
            <wp:extent cx="87241" cy="95550"/>
            <wp:effectExtent l="0" t="0" r="8255" b="0"/>
            <wp:docPr id="2011567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724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9891" cy="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98" w:rsidRPr="003533B2">
        <w:rPr>
          <w:rFonts w:asciiTheme="majorEastAsia" w:eastAsiaTheme="majorEastAsia" w:hAnsiTheme="majorEastAsia" w:hint="eastAsia"/>
        </w:rPr>
        <w:t>」釋「獸」，讀「守」。</w:t>
      </w:r>
    </w:p>
  </w:footnote>
  <w:footnote w:id="92">
    <w:p w14:paraId="1E284FA0" w14:textId="6631BDF8" w:rsidR="00DD0498" w:rsidRPr="003533B2" w:rsidRDefault="00DD049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A17DB4" w:rsidRPr="003533B2">
        <w:rPr>
          <w:rFonts w:asciiTheme="majorEastAsia" w:eastAsiaTheme="majorEastAsia" w:hAnsiTheme="majorEastAsia" w:hint="eastAsia"/>
        </w:rPr>
        <w:t xml:space="preserve"> 整理者：「欽」，恭敬、謹慎；或通「咸」，和睦同心。</w:t>
      </w:r>
      <w:r w:rsidR="00E803E6" w:rsidRPr="003533B2">
        <w:rPr>
          <w:rFonts w:asciiTheme="majorEastAsia" w:eastAsiaTheme="majorEastAsia" w:hAnsiTheme="majorEastAsia" w:hint="eastAsia"/>
        </w:rPr>
        <w:t xml:space="preserve">/ </w:t>
      </w:r>
      <w:proofErr w:type="gramStart"/>
      <w:r w:rsidR="00E80B79" w:rsidRPr="003533B2">
        <w:rPr>
          <w:rFonts w:asciiTheme="majorEastAsia" w:eastAsiaTheme="majorEastAsia" w:hAnsiTheme="majorEastAsia" w:hint="eastAsia"/>
        </w:rPr>
        <w:t>范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常喜</w:t>
      </w:r>
      <w:r w:rsidR="00E80B79" w:rsidRPr="003533B2">
        <w:rPr>
          <w:rFonts w:asciiTheme="majorEastAsia" w:eastAsiaTheme="majorEastAsia" w:hAnsiTheme="majorEastAsia" w:hint="eastAsia"/>
        </w:rPr>
        <w:t>：「</w:t>
      </w:r>
      <w:r w:rsidR="00BA7893" w:rsidRPr="003533B2">
        <w:rPr>
          <w:rFonts w:asciiTheme="majorEastAsia" w:eastAsiaTheme="majorEastAsia" w:hAnsiTheme="majorEastAsia" w:hint="eastAsia"/>
        </w:rPr>
        <w:t>欽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禁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。</w:t>
      </w:r>
      <w:r w:rsidR="00BA7893" w:rsidRPr="003533B2">
        <w:rPr>
          <w:rFonts w:asciiTheme="majorEastAsia" w:eastAsiaTheme="majorEastAsia" w:hAnsiTheme="majorEastAsia" w:hint="eastAsia"/>
        </w:rPr>
        <w:t xml:space="preserve">/ </w:t>
      </w:r>
      <w:r w:rsidR="00E80B79" w:rsidRPr="003533B2">
        <w:rPr>
          <w:rFonts w:asciiTheme="majorEastAsia" w:eastAsiaTheme="majorEastAsia" w:hAnsiTheme="majorEastAsia" w:hint="eastAsia"/>
        </w:rPr>
        <w:t xml:space="preserve"> 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E80B79" w:rsidRPr="003533B2">
        <w:rPr>
          <w:rFonts w:asciiTheme="majorEastAsia" w:eastAsiaTheme="majorEastAsia" w:hAnsiTheme="majorEastAsia" w:hint="eastAsia"/>
        </w:rPr>
        <w:t>：「欽」</w:t>
      </w:r>
      <w:r w:rsidR="00E803E6" w:rsidRPr="003533B2">
        <w:rPr>
          <w:rFonts w:asciiTheme="majorEastAsia" w:eastAsiaTheme="majorEastAsia" w:hAnsiTheme="majorEastAsia" w:hint="eastAsia"/>
        </w:rPr>
        <w:t>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嫌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BA7893" w:rsidRPr="003533B2">
        <w:rPr>
          <w:rFonts w:asciiTheme="majorEastAsia" w:eastAsiaTheme="majorEastAsia" w:hAnsiTheme="majorEastAsia" w:hint="eastAsia"/>
        </w:rPr>
        <w:t xml:space="preserve">。/ </w:t>
      </w:r>
      <w:r w:rsidR="00E803E6" w:rsidRPr="003533B2">
        <w:rPr>
          <w:rFonts w:asciiTheme="majorEastAsia" w:eastAsiaTheme="majorEastAsia" w:hAnsiTheme="majorEastAsia" w:hint="eastAsia"/>
        </w:rPr>
        <w:t>侯乃峰</w:t>
      </w:r>
      <w:r w:rsidR="00E80B79" w:rsidRPr="003533B2">
        <w:rPr>
          <w:rFonts w:asciiTheme="majorEastAsia" w:eastAsiaTheme="majorEastAsia" w:hAnsiTheme="majorEastAsia" w:hint="eastAsia"/>
        </w:rPr>
        <w:t>：「</w:t>
      </w:r>
      <w:r w:rsidR="00E803E6" w:rsidRPr="003533B2">
        <w:rPr>
          <w:rFonts w:asciiTheme="majorEastAsia" w:eastAsiaTheme="majorEastAsia" w:hAnsiTheme="majorEastAsia" w:hint="eastAsia"/>
        </w:rPr>
        <w:t>欽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或讀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侵</w:t>
      </w:r>
      <w:r w:rsidR="00E80B79" w:rsidRPr="003533B2">
        <w:rPr>
          <w:rFonts w:asciiTheme="majorEastAsia" w:eastAsiaTheme="majorEastAsia" w:hAnsiTheme="majorEastAsia" w:hint="eastAsia"/>
        </w:rPr>
        <w:t>」。/  俞紹宏、張青松：「</w:t>
      </w:r>
      <w:r w:rsidR="00E803E6" w:rsidRPr="003533B2">
        <w:rPr>
          <w:rFonts w:asciiTheme="majorEastAsia" w:eastAsiaTheme="majorEastAsia" w:hAnsiTheme="majorEastAsia" w:hint="eastAsia"/>
        </w:rPr>
        <w:t>欽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侵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也可備一說，然楚簡中有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侵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字，如第三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冊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《周易》簡13之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B7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45C279" wp14:editId="6C093E40">
            <wp:extent cx="109182" cy="105723"/>
            <wp:effectExtent l="0" t="0" r="5715" b="8890"/>
            <wp:docPr id="1185627228" name="圖片 1" descr="&amp;8.ED94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8.ED94;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25" cy="11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。</w:t>
      </w:r>
    </w:p>
  </w:footnote>
  <w:footnote w:id="93">
    <w:p w14:paraId="21AF9F46" w14:textId="32902843" w:rsidR="00DD0498" w:rsidRPr="003533B2" w:rsidRDefault="00DD049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整理者：「遠」，疏遠、離去。</w:t>
      </w:r>
    </w:p>
  </w:footnote>
  <w:footnote w:id="94">
    <w:p w14:paraId="58CBB4EF" w14:textId="09CB65F7" w:rsidR="00BA7893" w:rsidRPr="003533B2" w:rsidRDefault="00BA789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：「母」讀「如」。「民之</w:t>
      </w:r>
      <w:proofErr w:type="gramStart"/>
      <w:r w:rsidRPr="003533B2">
        <w:rPr>
          <w:rFonts w:asciiTheme="majorEastAsia" w:eastAsiaTheme="majorEastAsia" w:hAnsiTheme="majorEastAsia" w:hint="eastAsia"/>
        </w:rPr>
        <w:t>勉美棄</w:t>
      </w:r>
      <w:proofErr w:type="gramEnd"/>
      <w:r w:rsidRPr="003533B2">
        <w:rPr>
          <w:rFonts w:asciiTheme="majorEastAsia" w:eastAsiaTheme="majorEastAsia" w:hAnsiTheme="majorEastAsia" w:hint="eastAsia"/>
        </w:rPr>
        <w:t>惡如歸」作一句。</w:t>
      </w:r>
    </w:p>
  </w:footnote>
  <w:footnote w:id="95">
    <w:p w14:paraId="32D85DC3" w14:textId="0B9D1442" w:rsidR="00A17DB4" w:rsidRPr="003533B2" w:rsidRDefault="00A17DB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整理者：「</w:t>
      </w:r>
      <w:r w:rsidR="00E803E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362B1C" wp14:editId="0520A4A6">
            <wp:extent cx="81887" cy="129296"/>
            <wp:effectExtent l="0" t="0" r="0" b="4445"/>
            <wp:docPr id="417357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50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4332" cy="1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3E6" w:rsidRPr="003533B2">
        <w:rPr>
          <w:rFonts w:asciiTheme="majorEastAsia" w:eastAsiaTheme="majorEastAsia" w:hAnsiTheme="majorEastAsia" w:hint="eastAsia"/>
        </w:rPr>
        <w:t>」前一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字釋「詣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」，通「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倪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」，傲慢。/ 季旭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字下部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似乎原來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有斷損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，字跡模糊，待考。/ 楊澤生：「逐」前一字如是「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讀「指」，指責、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斥貴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。</w:t>
      </w:r>
      <w:r w:rsidR="00BA7893" w:rsidRPr="003533B2">
        <w:rPr>
          <w:rFonts w:asciiTheme="majorEastAsia" w:eastAsiaTheme="majorEastAsia" w:hAnsiTheme="majorEastAsia" w:hint="eastAsia"/>
        </w:rPr>
        <w:t xml:space="preserve">/ 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范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常喜：「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稽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」，稽查、考察。/ 李春桃：「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」讀「嗜」，喜愛，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貪愛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。「毋嗜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」，不要過於親昵近者。/ 俞紹宏、張青松：「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」若讀「嗜」，訓喜愛、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貪愛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，一般與欲望、習性、愛好有關，如嗜酒、嗜賭、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嗜利等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，這一類用法的「嗜」後面一般不接表示人的詞，即一般不說「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嗜某某人」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，簡文中的「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」指近旁之人。第六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冊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《平王問鄭壽》簡1「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競平王就鄭壽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，</w:t>
      </w:r>
      <w:r w:rsidR="00BA789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41EEE43" wp14:editId="51A7425A">
            <wp:extent cx="95534" cy="127379"/>
            <wp:effectExtent l="0" t="0" r="0" b="6350"/>
            <wp:docPr id="9177859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595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8075" cy="13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93" w:rsidRPr="003533B2">
        <w:rPr>
          <w:rFonts w:asciiTheme="majorEastAsia" w:eastAsiaTheme="majorEastAsia" w:hAnsiTheme="majorEastAsia" w:hint="eastAsia"/>
        </w:rPr>
        <w:t>之於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尸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廟」，白於藍以為「</w:t>
      </w:r>
      <w:r w:rsidR="00BA789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8A95183" wp14:editId="32A8C7C3">
            <wp:extent cx="95534" cy="127379"/>
            <wp:effectExtent l="0" t="0" r="0" b="6350"/>
            <wp:docPr id="1026150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595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8075" cy="13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93" w:rsidRPr="003533B2">
        <w:rPr>
          <w:rFonts w:asciiTheme="majorEastAsia" w:eastAsiaTheme="majorEastAsia" w:hAnsiTheme="majorEastAsia" w:hint="eastAsia"/>
        </w:rPr>
        <w:t>」從「係」聲，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似讀「稽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」。「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稽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」「脂」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同從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「旨」聲，則這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詣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」或可讀「係」，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拘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囚，與「禁」相對。《易·隨》：「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拘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係之，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乃從維之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，王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用亨於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西山。」「毋條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」意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或即不要拘囚邇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者。</w:t>
      </w:r>
    </w:p>
  </w:footnote>
  <w:footnote w:id="96">
    <w:p w14:paraId="3B91BACF" w14:textId="3595862B" w:rsidR="00A17DB4" w:rsidRPr="003533B2" w:rsidRDefault="00A17DB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整理者：「</w:t>
      </w:r>
      <w:r w:rsidR="00E803E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D53DBB" wp14:editId="38AE11EA">
            <wp:extent cx="81887" cy="129296"/>
            <wp:effectExtent l="0" t="0" r="0" b="4445"/>
            <wp:docPr id="436872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50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4332" cy="1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3E6" w:rsidRPr="003533B2">
        <w:rPr>
          <w:rFonts w:asciiTheme="majorEastAsia" w:eastAsiaTheme="majorEastAsia" w:hAnsiTheme="majorEastAsia" w:hint="eastAsia"/>
        </w:rPr>
        <w:t>」釋「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迻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（移）」，趨向之意。/ 季旭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：釋「逐」。簡文意思是不要去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羡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慕那些遠方的，不要去拜訪那些被放逐的。/ 楊澤生：「逐」用作「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邇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」。「毋欽遠，</w:t>
      </w:r>
      <w:proofErr w:type="gramStart"/>
      <w:r w:rsidR="00E803E6" w:rsidRPr="003533B2">
        <w:rPr>
          <w:rFonts w:asciiTheme="majorEastAsia" w:eastAsiaTheme="majorEastAsia" w:hAnsiTheme="majorEastAsia" w:hint="eastAsia"/>
        </w:rPr>
        <w:t>毋指逐」</w:t>
      </w:r>
      <w:proofErr w:type="gramEnd"/>
      <w:r w:rsidR="00E803E6" w:rsidRPr="003533B2">
        <w:rPr>
          <w:rFonts w:asciiTheme="majorEastAsia" w:eastAsiaTheme="majorEastAsia" w:hAnsiTheme="majorEastAsia" w:hint="eastAsia"/>
        </w:rPr>
        <w:t>指不要欽敬遠的，不要斥責近的。</w:t>
      </w:r>
      <w:r w:rsidR="00BA7893" w:rsidRPr="003533B2">
        <w:rPr>
          <w:rFonts w:asciiTheme="majorEastAsia" w:eastAsiaTheme="majorEastAsia" w:hAnsiTheme="majorEastAsia" w:hint="eastAsia"/>
        </w:rPr>
        <w:t xml:space="preserve">/ 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范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常喜：「逐」為「</w:t>
      </w:r>
      <w:r w:rsidR="00BA7893" w:rsidRPr="003533B2">
        <w:rPr>
          <w:rFonts w:ascii="新細明體-ExtB" w:eastAsia="新細明體-ExtB" w:hAnsi="新細明體-ExtB" w:cs="新細明體-ExtB" w:hint="eastAsia"/>
        </w:rPr>
        <w:t>𨔵</w:t>
      </w:r>
      <w:r w:rsidR="00BA7893" w:rsidRPr="003533B2">
        <w:rPr>
          <w:rFonts w:asciiTheme="majorEastAsia" w:eastAsiaTheme="majorEastAsia" w:hAnsiTheme="majorEastAsia" w:cs="新細明體" w:hint="eastAsia"/>
        </w:rPr>
        <w:t>」</w:t>
      </w:r>
      <w:r w:rsidR="00BA7893" w:rsidRPr="003533B2">
        <w:rPr>
          <w:rFonts w:asciiTheme="majorEastAsia" w:eastAsiaTheme="majorEastAsia" w:hAnsiTheme="majorEastAsia" w:hint="eastAsia"/>
        </w:rPr>
        <w:t>省寫，文獻中多寫作「遯」「遁」，逃遁。簡文是說不要禁止遠方來投奔歸附你的人民，也不要追究已經從你身邊逃離的百姓。/ 鄔可晶：「</w:t>
      </w:r>
      <w:r w:rsidR="00BA789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997519E" wp14:editId="7D22E2C7">
            <wp:extent cx="102358" cy="133066"/>
            <wp:effectExtent l="0" t="0" r="0" b="635"/>
            <wp:docPr id="13894230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30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5510" cy="13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93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「逐」、字形「逐」楚簡中四見（另三處見於第二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冊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《從政》甲簡3、《容成氏》簡19、清華簡《繫年》簡93），「逐」從「豕」得聲，張富海以為「豕」的上古音歸入歌部。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楚簡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「逐」即遠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之「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邇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」異體。/ 趙平安：從「辵」「豕」聲，「邇」字異體。/ 俞紹宏、張青松：若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可釋「遯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BA7893" w:rsidRPr="003533B2">
        <w:rPr>
          <w:rFonts w:asciiTheme="majorEastAsia" w:eastAsiaTheme="majorEastAsia" w:hAnsiTheme="majorEastAsia" w:hint="eastAsia"/>
        </w:rPr>
        <w:t>范常喜說可備一</w:t>
      </w:r>
      <w:proofErr w:type="gramEnd"/>
      <w:r w:rsidR="00BA7893" w:rsidRPr="003533B2">
        <w:rPr>
          <w:rFonts w:asciiTheme="majorEastAsia" w:eastAsiaTheme="majorEastAsia" w:hAnsiTheme="majorEastAsia" w:hint="eastAsia"/>
        </w:rPr>
        <w:t>説。</w:t>
      </w:r>
    </w:p>
  </w:footnote>
  <w:footnote w:id="97">
    <w:p w14:paraId="44653B1A" w14:textId="6F9887BA" w:rsidR="00BA7893" w:rsidRPr="003533B2" w:rsidRDefault="00BA789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FA25EF" w:rsidRPr="003533B2">
        <w:rPr>
          <w:rFonts w:asciiTheme="majorEastAsia" w:eastAsiaTheme="majorEastAsia" w:hAnsiTheme="majorEastAsia" w:hint="eastAsia"/>
        </w:rPr>
        <w:t>整理者：「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631DBDD" wp14:editId="01CC92AB">
            <wp:extent cx="124691" cy="129309"/>
            <wp:effectExtent l="0" t="0" r="8890" b="4445"/>
            <wp:docPr id="2141595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93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615" cy="1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」，不見於字書，讀為「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戕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」。「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戕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」，殺害，傷害，毀壞。/ 季旭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：釋「贛」，見曾侯乙墓竹簡43，《說文》：「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贛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，賜也。」/ 楊澤生：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似讀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「陷」，陷害；也可讀「嫌」，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指避忌或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厭惡。簡文「惡人勿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7565B0" wp14:editId="44CAE71B">
            <wp:extent cx="124691" cy="129309"/>
            <wp:effectExtent l="0" t="0" r="8890" b="4445"/>
            <wp:docPr id="593630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93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615" cy="1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好人勿貴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，救民以辟」大意是說，對惡人不要避忌，對好人不要特別尊崇，要用法來對待人民。/ 劉國勝：「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748AA41" wp14:editId="3ACB45A3">
            <wp:extent cx="116006" cy="120840"/>
            <wp:effectExtent l="0" t="0" r="0" b="0"/>
            <wp:docPr id="476095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57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0119" cy="1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」從「章」「次」，即《說文》「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F6E6A7" wp14:editId="49CD1CFC">
            <wp:extent cx="105053" cy="101012"/>
            <wp:effectExtent l="0" t="0" r="9525" b="0"/>
            <wp:docPr id="1162649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955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591" cy="1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」字所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從聲旁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6EFA9D" wp14:editId="12D28A4D">
            <wp:extent cx="95534" cy="113731"/>
            <wp:effectExtent l="0" t="0" r="0" b="635"/>
            <wp:docPr id="8465208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82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7812" cy="11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」，在簡文中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似當讀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為「陷」。「惡人勿陷，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好人勿貴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 xml:space="preserve">」意思是說：惡人不要加以陷害，好人不要惠以厚愛。也就是說要以無私對待好惡。/ 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冀小軍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：釋「陷」，但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改訓為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「埋沒」之「沒」。「惡人」和「好人」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為動賓結構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。簡文是說不要因討厭某人而使他埋沒，也不要因喜歡某人而使他尊貴。/許慜慧：讀為「嫌」，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解釋作避忌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。「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惡人勿嫌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FA25EF" w:rsidRPr="003533B2">
        <w:rPr>
          <w:rFonts w:asciiTheme="majorEastAsia" w:eastAsiaTheme="majorEastAsia" w:hAnsiTheme="majorEastAsia" w:hint="eastAsia"/>
        </w:rPr>
        <w:t>好人勿貴</w:t>
      </w:r>
      <w:proofErr w:type="gramEnd"/>
      <w:r w:rsidR="00FA25EF" w:rsidRPr="003533B2">
        <w:rPr>
          <w:rFonts w:asciiTheme="majorEastAsia" w:eastAsiaTheme="majorEastAsia" w:hAnsiTheme="majorEastAsia" w:hint="eastAsia"/>
        </w:rPr>
        <w:t>」，即不要因為討厭而避忌他，不要因為喜歡而崇尚他。</w:t>
      </w:r>
      <w:r w:rsidR="00062BC7" w:rsidRPr="003533B2">
        <w:rPr>
          <w:rFonts w:asciiTheme="majorEastAsia" w:eastAsiaTheme="majorEastAsia" w:hAnsiTheme="majorEastAsia" w:hint="eastAsia"/>
        </w:rPr>
        <w:t>/ 陳劍：釋「</w:t>
      </w:r>
      <w:r w:rsidR="00062BC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3BBD68B" wp14:editId="50C2589C">
            <wp:extent cx="103856" cy="103856"/>
            <wp:effectExtent l="0" t="0" r="0" b="0"/>
            <wp:docPr id="4983008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088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5896" cy="1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C7" w:rsidRPr="003533B2">
        <w:rPr>
          <w:rFonts w:asciiTheme="majorEastAsia" w:eastAsiaTheme="majorEastAsia" w:hAnsiTheme="majorEastAsia" w:hint="eastAsia"/>
        </w:rPr>
        <w:t>」。/ 唐洪志：「</w:t>
      </w:r>
      <w:r w:rsidR="00062BC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24DAD3" wp14:editId="2EEBC28B">
            <wp:extent cx="103856" cy="103856"/>
            <wp:effectExtent l="0" t="0" r="0" b="0"/>
            <wp:docPr id="1598698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088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5896" cy="1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C7" w:rsidRPr="003533B2">
        <w:rPr>
          <w:rFonts w:asciiTheme="majorEastAsia" w:eastAsiaTheme="majorEastAsia" w:hAnsiTheme="majorEastAsia" w:hint="eastAsia"/>
        </w:rPr>
        <w:t>」讀「掩」。/ 王化平：「贛」字應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取陷義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。「惡」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有貌醜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之意，此處的「惡人」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指貌醜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之人。/ 俞紹宏、張青松：這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讀「陷」或「嫌」文意均可通，簡文文意可參冀小軍說。</w:t>
      </w:r>
    </w:p>
  </w:footnote>
  <w:footnote w:id="98">
    <w:p w14:paraId="57E6B0F6" w14:textId="739C9BDC" w:rsidR="00BA7893" w:rsidRPr="003533B2" w:rsidRDefault="00BA789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62BC7" w:rsidRPr="003533B2">
        <w:rPr>
          <w:rFonts w:asciiTheme="majorEastAsia" w:eastAsiaTheme="majorEastAsia" w:hAnsiTheme="majorEastAsia" w:hint="eastAsia"/>
        </w:rPr>
        <w:t>整理者：「貴」，重要、可貴、尊敬。其後加逗號。反對惡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惡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、親親、貴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貴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。同族有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爵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，觸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法當刑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，與庶民無異。君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不私其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親，臣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不私其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 xml:space="preserve">身。要正身、正國、正天下。/ 陳劍：「貴」下加句號。/ 唐洪志：「貴」讀「遺」。簡文是講厭惡某人卻不掩飾他的長處，喜愛賢人就不要遺棄他。/ 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：「貴」下加逗號。/ 王化平：第20簡的「好人」指貌美之人。「惡人勿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贛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好人勿貴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」，寓意不可以貌取人，</w:t>
      </w:r>
      <w:proofErr w:type="gramStart"/>
      <w:r w:rsidR="00062BC7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062BC7" w:rsidRPr="003533B2">
        <w:rPr>
          <w:rFonts w:asciiTheme="majorEastAsia" w:eastAsiaTheme="majorEastAsia" w:hAnsiTheme="majorEastAsia" w:hint="eastAsia"/>
        </w:rPr>
        <w:t>可心存成見，要平等對待。</w:t>
      </w:r>
    </w:p>
  </w:footnote>
  <w:footnote w:id="99">
    <w:p w14:paraId="3E61B0B6" w14:textId="28DB1BB9" w:rsidR="00075B16" w:rsidRPr="003533B2" w:rsidRDefault="00075B1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2714BB" w:rsidRPr="003533B2">
        <w:rPr>
          <w:rFonts w:asciiTheme="majorEastAsia" w:eastAsiaTheme="majorEastAsia" w:hAnsiTheme="majorEastAsia" w:hint="eastAsia"/>
        </w:rPr>
        <w:t>整理者：「</w:t>
      </w:r>
      <w:r w:rsidR="002714B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40B21B" wp14:editId="43E42091">
            <wp:extent cx="69895" cy="99324"/>
            <wp:effectExtent l="0" t="0" r="6350" b="0"/>
            <wp:docPr id="1086811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1117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499" cy="1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4BB" w:rsidRPr="003533B2">
        <w:rPr>
          <w:rFonts w:asciiTheme="majorEastAsia" w:eastAsiaTheme="majorEastAsia" w:hAnsiTheme="majorEastAsia" w:hint="eastAsia"/>
        </w:rPr>
        <w:t>」釋「親」。管子、孔子都重「親」，救民以親，天下得安。「親」為治政之本。/ 季旭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：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左從見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右實不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從「辛、木」，比較接近「辟」省「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ㄕ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」（不過筆畫還差一點），姑且依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形隸定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為「</w:t>
      </w:r>
      <w:r w:rsidR="002714B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2D2FC0" wp14:editId="2E8DA315">
            <wp:extent cx="130134" cy="130134"/>
            <wp:effectExtent l="0" t="0" r="3810" b="3810"/>
            <wp:docPr id="1032733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57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2601" cy="1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4BB" w:rsidRPr="003533B2">
        <w:rPr>
          <w:rFonts w:asciiTheme="majorEastAsia" w:eastAsiaTheme="majorEastAsia" w:hAnsiTheme="majorEastAsia" w:hint="eastAsia"/>
        </w:rPr>
        <w:t>」，讀為「辟」，義為「刑法」。/ 何有祖：讀「避」。此處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指避罪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。下文言及從輕處罰，當是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一種避罪的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思想。/楊澤生：從季旭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訓讀，大意為要用法來對待人民。/ 許慜慧：從季旭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訓讀，「救民以辟」即「以刑法挽救百姓」。/ 張峰：從「貝」，讀「辟」。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楚簡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 xml:space="preserve">「貝」和「視」有三個區別特徵。/ 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：「辟」下加句號。/ 俞紹宏、張青松：「辟」，法。「救民以辟」或是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說救贖民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要按照法律的規定來進行，也即現在</w:t>
      </w:r>
      <w:proofErr w:type="gramStart"/>
      <w:r w:rsidR="002714BB" w:rsidRPr="003533B2">
        <w:rPr>
          <w:rFonts w:asciiTheme="majorEastAsia" w:eastAsiaTheme="majorEastAsia" w:hAnsiTheme="majorEastAsia" w:hint="eastAsia"/>
        </w:rPr>
        <w:t>所說的依法</w:t>
      </w:r>
      <w:proofErr w:type="gramEnd"/>
      <w:r w:rsidR="002714BB" w:rsidRPr="003533B2">
        <w:rPr>
          <w:rFonts w:asciiTheme="majorEastAsia" w:eastAsiaTheme="majorEastAsia" w:hAnsiTheme="majorEastAsia" w:hint="eastAsia"/>
        </w:rPr>
        <w:t>辦事。</w:t>
      </w:r>
    </w:p>
  </w:footnote>
  <w:footnote w:id="100">
    <w:p w14:paraId="5040AF7E" w14:textId="5E79EAA1" w:rsidR="002714BB" w:rsidRPr="003533B2" w:rsidRDefault="002714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21CDC" w:rsidRPr="003533B2">
        <w:rPr>
          <w:rFonts w:asciiTheme="majorEastAsia" w:eastAsiaTheme="majorEastAsia" w:hAnsiTheme="majorEastAsia" w:hint="eastAsia"/>
        </w:rPr>
        <w:t>整理者</w:t>
      </w:r>
      <w:r w:rsidR="00A464E0" w:rsidRPr="003533B2">
        <w:rPr>
          <w:rFonts w:asciiTheme="majorEastAsia" w:eastAsiaTheme="majorEastAsia" w:hAnsiTheme="majorEastAsia" w:hint="eastAsia"/>
        </w:rPr>
        <w:t>、王輝</w:t>
      </w:r>
      <w:r w:rsidR="00521CDC" w:rsidRPr="003533B2">
        <w:rPr>
          <w:rFonts w:asciiTheme="majorEastAsia" w:eastAsiaTheme="majorEastAsia" w:hAnsiTheme="majorEastAsia" w:hint="eastAsia"/>
        </w:rPr>
        <w:t>：釋「夜」，讀「處」。/ 陳劍：「夜」讀「赦」。/ 何有祖、許慜慧：讀「赦」，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按楚簡的文意當是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减刑處理。「大辠（罪）」、「贓罪」、「小罪」當是三種不同程度的罪行。同篇21-22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簡謂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大罪殺之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」，可知「大辠（罪）」顯爲死罪，此僅處以肉刑；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「贓罪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」在先秦則會處以肉刑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以至「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罰」不等，此僅按「罰」處理；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小罪乾脆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就交錢了事，亦可見之。</w:t>
      </w:r>
    </w:p>
  </w:footnote>
  <w:footnote w:id="101">
    <w:p w14:paraId="7C54BE0F" w14:textId="21A312C2" w:rsidR="00521CDC" w:rsidRPr="003533B2" w:rsidRDefault="00521CD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C1BD03" wp14:editId="3B7D134D">
            <wp:extent cx="118382" cy="100445"/>
            <wp:effectExtent l="0" t="0" r="0" b="0"/>
            <wp:docPr id="1353014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213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2992" cy="1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Pr="003533B2">
        <w:rPr>
          <w:rFonts w:asciiTheme="majorEastAsia" w:eastAsiaTheme="majorEastAsia" w:hAnsiTheme="majorEastAsia" w:hint="eastAsia"/>
        </w:rPr>
        <w:t>臧</w:t>
      </w:r>
      <w:proofErr w:type="gramEnd"/>
      <w:r w:rsidRPr="003533B2">
        <w:rPr>
          <w:rFonts w:asciiTheme="majorEastAsia" w:eastAsiaTheme="majorEastAsia" w:hAnsiTheme="majorEastAsia" w:hint="eastAsia"/>
        </w:rPr>
        <w:t>」。「</w:t>
      </w:r>
      <w:proofErr w:type="gramStart"/>
      <w:r w:rsidRPr="003533B2">
        <w:rPr>
          <w:rFonts w:asciiTheme="majorEastAsia" w:eastAsiaTheme="majorEastAsia" w:hAnsiTheme="majorEastAsia" w:hint="eastAsia"/>
        </w:rPr>
        <w:t>臧</w:t>
      </w:r>
      <w:proofErr w:type="gramEnd"/>
      <w:r w:rsidRPr="003533B2">
        <w:rPr>
          <w:rFonts w:asciiTheme="majorEastAsia" w:eastAsiaTheme="majorEastAsia" w:hAnsiTheme="majorEastAsia" w:hint="eastAsia"/>
        </w:rPr>
        <w:t>罪」見《後漢書》。《說文》：「辠，犯法也……秦始皇以為辠似皇，改為罪。」</w:t>
      </w:r>
    </w:p>
  </w:footnote>
  <w:footnote w:id="102">
    <w:p w14:paraId="34CACFD3" w14:textId="138AF5B8" w:rsidR="00CB3E36" w:rsidRPr="003533B2" w:rsidRDefault="00CB3E3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21CDC" w:rsidRPr="003533B2">
        <w:rPr>
          <w:rFonts w:asciiTheme="majorEastAsia" w:eastAsiaTheme="majorEastAsia" w:hAnsiTheme="majorEastAsia" w:hint="eastAsia"/>
        </w:rPr>
        <w:t>整理者：「少」，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小罪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。「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」亦作「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訾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」，《逸周書》「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莫有怨訾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」。/ 季旭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似讀「貲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」，《說文》「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小罰以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財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自贖也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」。「小則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貲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之」的意思是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小罪則罰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錢。原考釋解本節前半為「反對惡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惡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、親親、貴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貴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」，意思似乎完全顛倒了。/ 陳劍：「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貲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」。簡文是講孔子主張減輕刑罰，針對前文季康子引</w:t>
      </w:r>
      <w:r w:rsidR="00521CD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05BA39D" wp14:editId="66A098C5">
            <wp:extent cx="124358" cy="119680"/>
            <wp:effectExtent l="0" t="0" r="9525" b="0"/>
            <wp:docPr id="1813531714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521CDC" w:rsidRPr="003533B2">
        <w:rPr>
          <w:rFonts w:asciiTheme="majorEastAsia" w:eastAsiaTheme="majorEastAsia" w:hAnsiTheme="majorEastAsia" w:hint="eastAsia"/>
        </w:rPr>
        <w:t>今說的大</w:t>
      </w:r>
      <w:proofErr w:type="gramEnd"/>
      <w:r w:rsidR="00521CDC" w:rsidRPr="003533B2">
        <w:rPr>
          <w:rFonts w:asciiTheme="majorEastAsia" w:eastAsiaTheme="majorEastAsia" w:hAnsiTheme="majorEastAsia" w:hint="eastAsia"/>
        </w:rPr>
        <w:t>辠殺、減辠刑、小辠罰，主張皆赦免而寬降一等，變為大辠刑、臧辠罰、小辠貲。</w:t>
      </w:r>
      <w:r w:rsidR="00572FE4" w:rsidRPr="003533B2">
        <w:rPr>
          <w:rFonts w:asciiTheme="majorEastAsia" w:eastAsiaTheme="majorEastAsia" w:hAnsiTheme="majorEastAsia" w:hint="eastAsia"/>
        </w:rPr>
        <w:t>/ 王輝：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原釋「訿」者釋讀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「</w:t>
      </w:r>
      <w:r w:rsidR="00572FE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724956B" wp14:editId="7184ED27">
            <wp:extent cx="98660" cy="95534"/>
            <wp:effectExtent l="0" t="0" r="0" b="0"/>
            <wp:docPr id="523700485" name="圖片 1" descr="&amp;9.EA8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A88;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8" cy="10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2FE4" w:rsidRPr="003533B2">
        <w:rPr>
          <w:rFonts w:asciiTheme="majorEastAsia" w:eastAsiaTheme="majorEastAsia" w:hAnsiTheme="majorEastAsia" w:hint="eastAsia"/>
        </w:rPr>
        <w:t>」。/ 李天虹：睡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虎地秦律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常見「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貲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」，主要是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貲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甲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、盾；張家山漢律有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大量的「罰」，主要是罰金，總起來看，其懲罰程度或有輕重，但大都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是罰交財物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或涉及財物。《晏子春秋》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內篇雜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下「景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公祿晏子平陰與槁邑晏子願行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三言以辭第十六」載晏子亦主張「若死者刑，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若刑者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罰，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若罰者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免」，簡文的「大罪則赦之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以刑，臧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罪則赦之以罰」相當於《晏子》的「若死者刑，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若刑者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罰」，但「小則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之」不能與「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若罰者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免」完全相應。簡文「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」程度比「罰」輕，但重於「免」。睡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虎地秦律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在「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貲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」之下有名之日「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誶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」的處罰，「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誶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罪輕於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貲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」。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此處「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」可能讀本字。「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訾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」有詆毀、指責義，與秦律「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誶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」正好相應。如果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以上釋讀不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誤，說明至遲春秋末期，魯國已有關於「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訿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」的相關法律條文。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睡虎地秦律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中的「</w:t>
      </w:r>
      <w:proofErr w:type="gramStart"/>
      <w:r w:rsidR="00572FE4" w:rsidRPr="003533B2">
        <w:rPr>
          <w:rFonts w:asciiTheme="majorEastAsia" w:eastAsiaTheme="majorEastAsia" w:hAnsiTheme="majorEastAsia" w:hint="eastAsia"/>
        </w:rPr>
        <w:t>誶</w:t>
      </w:r>
      <w:proofErr w:type="gramEnd"/>
      <w:r w:rsidR="00572FE4" w:rsidRPr="003533B2">
        <w:rPr>
          <w:rFonts w:asciiTheme="majorEastAsia" w:eastAsiaTheme="majorEastAsia" w:hAnsiTheme="majorEastAsia" w:hint="eastAsia"/>
        </w:rPr>
        <w:t>」應有淵源。</w:t>
      </w:r>
    </w:p>
  </w:footnote>
  <w:footnote w:id="103">
    <w:p w14:paraId="2EF710FF" w14:textId="68EE6CE1" w:rsidR="00572FE4" w:rsidRPr="003533B2" w:rsidRDefault="00572FE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478C" w:rsidRPr="003533B2">
        <w:rPr>
          <w:rFonts w:asciiTheme="majorEastAsia" w:eastAsiaTheme="majorEastAsia" w:hAnsiTheme="majorEastAsia" w:hint="eastAsia"/>
        </w:rPr>
        <w:t>整理者：「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B57CD6" wp14:editId="7682F063">
            <wp:extent cx="106878" cy="120238"/>
            <wp:effectExtent l="0" t="0" r="7620" b="0"/>
            <wp:docPr id="935435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」讀「狂」。/ 季旭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：「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DCFE28C" wp14:editId="1B32E449">
            <wp:extent cx="106878" cy="120238"/>
            <wp:effectExtent l="0" t="0" r="7620" b="0"/>
            <wp:docPr id="1852832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」從「示」「尚」聲，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似讀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「長」，意為欲望不要讓它不斷增長；直接讀「尚」亦可。</w:t>
      </w:r>
      <w:r w:rsidR="00473D73" w:rsidRPr="003533B2">
        <w:rPr>
          <w:rFonts w:asciiTheme="majorEastAsia" w:eastAsiaTheme="majorEastAsia" w:hAnsiTheme="majorEastAsia" w:hint="eastAsia"/>
        </w:rPr>
        <w:t>/ 王輝：「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E66744" wp14:editId="0E14953D">
            <wp:extent cx="106878" cy="120238"/>
            <wp:effectExtent l="0" t="0" r="7620" b="0"/>
            <wp:docPr id="589041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」讀「常」，常在。</w:t>
      </w:r>
      <w:r w:rsidR="007E0289" w:rsidRPr="003533B2">
        <w:rPr>
          <w:rFonts w:asciiTheme="majorEastAsia" w:eastAsiaTheme="majorEastAsia" w:hAnsiTheme="majorEastAsia" w:hint="eastAsia"/>
        </w:rPr>
        <w:t xml:space="preserve">/ 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：</w:t>
      </w:r>
      <w:r w:rsidR="007E0289" w:rsidRPr="003533B2">
        <w:rPr>
          <w:rFonts w:asciiTheme="majorEastAsia" w:eastAsiaTheme="majorEastAsia" w:hAnsiTheme="majorEastAsia" w:hint="eastAsia"/>
        </w:rPr>
        <w:t>「</w:t>
      </w:r>
      <w:r w:rsidR="007E02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0810C9" wp14:editId="2078AAE4">
            <wp:extent cx="106878" cy="120238"/>
            <wp:effectExtent l="0" t="0" r="7620" b="0"/>
            <wp:docPr id="307304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89" w:rsidRPr="003533B2">
        <w:rPr>
          <w:rFonts w:asciiTheme="majorEastAsia" w:eastAsiaTheme="majorEastAsia" w:hAnsiTheme="majorEastAsia" w:hint="eastAsia"/>
        </w:rPr>
        <w:t>」</w:t>
      </w:r>
      <w:r w:rsidR="00473D73" w:rsidRPr="003533B2">
        <w:rPr>
          <w:rFonts w:asciiTheme="majorEastAsia" w:eastAsiaTheme="majorEastAsia" w:hAnsiTheme="majorEastAsia" w:hint="eastAsia"/>
        </w:rPr>
        <w:t>讀「尚」。第四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冊《內禮》附簡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「無難。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毋忘姑姊妹而遠敬之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，則民有禮，然後奉之以中，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1F357B" wp14:editId="3149D0FA">
            <wp:extent cx="95535" cy="122830"/>
            <wp:effectExtent l="0" t="0" r="0" b="0"/>
            <wp:docPr id="1147571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15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496" cy="13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」置於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本篇簡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23前，「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EA188E" wp14:editId="22BCBAC8">
            <wp:extent cx="95535" cy="122830"/>
            <wp:effectExtent l="0" t="0" r="0" b="0"/>
            <wp:docPr id="992216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15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496" cy="13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」屬下讀「純」。/ 侯乃峰：或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3F9E2B" wp14:editId="5AA3A1CC">
            <wp:extent cx="106878" cy="120238"/>
            <wp:effectExtent l="0" t="0" r="7620" b="0"/>
            <wp:docPr id="1563454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」讀「當」，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訓為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「任」，表示滿足、放縱，「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當欲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任欲縱情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，「凡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欲勿當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」就是說不要放縱欲望。</w:t>
      </w:r>
      <w:r w:rsidR="007E0289" w:rsidRPr="003533B2">
        <w:rPr>
          <w:rFonts w:asciiTheme="majorEastAsia" w:eastAsiaTheme="majorEastAsia" w:hAnsiTheme="majorEastAsia" w:hint="eastAsia"/>
        </w:rPr>
        <w:t xml:space="preserve">/ </w:t>
      </w:r>
      <w:r w:rsidR="00473D73" w:rsidRPr="003533B2">
        <w:rPr>
          <w:rFonts w:asciiTheme="majorEastAsia" w:eastAsiaTheme="majorEastAsia" w:hAnsiTheme="majorEastAsia" w:hint="eastAsia"/>
        </w:rPr>
        <w:t>俞紹宏、張青松：「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0930C3D" wp14:editId="54497665">
            <wp:extent cx="106878" cy="120238"/>
            <wp:effectExtent l="0" t="0" r="7620" b="0"/>
            <wp:docPr id="554700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」讀「當」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說可參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。「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FBF640F" wp14:editId="6C6E838A">
            <wp:extent cx="106878" cy="120238"/>
            <wp:effectExtent l="0" t="0" r="7620" b="0"/>
            <wp:docPr id="916807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」讀「長」文意可通，但似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不合楚簡用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字習慣。「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3B1040" wp14:editId="0CEB5D1E">
            <wp:extent cx="106878" cy="120238"/>
            <wp:effectExtent l="0" t="0" r="7620" b="0"/>
            <wp:docPr id="36067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」或也可讀「掌」，播、捧、主，即職掌、掌握、掌控。</w:t>
      </w:r>
    </w:p>
  </w:footnote>
  <w:footnote w:id="104">
    <w:p w14:paraId="2F37765E" w14:textId="42026ECD" w:rsidR="00572FE4" w:rsidRPr="003533B2" w:rsidRDefault="00572FE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478C" w:rsidRPr="003533B2">
        <w:rPr>
          <w:rFonts w:asciiTheme="majorEastAsia" w:eastAsiaTheme="majorEastAsia" w:hAnsiTheme="majorEastAsia" w:hint="eastAsia"/>
        </w:rPr>
        <w:t>整理者：「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55CF1C5" wp14:editId="79B3D014">
            <wp:extent cx="68239" cy="113732"/>
            <wp:effectExtent l="0" t="0" r="8255" b="635"/>
            <wp:docPr id="1469776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9623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1867" cy="1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2429458" wp14:editId="4F4197DC">
            <wp:extent cx="142504" cy="152331"/>
            <wp:effectExtent l="0" t="0" r="0" b="635"/>
            <wp:docPr id="1069929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2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6972" cy="1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」，同「跪」，讀「危」。</w:t>
      </w:r>
      <w:r w:rsidR="00473D73" w:rsidRPr="003533B2">
        <w:rPr>
          <w:rFonts w:asciiTheme="majorEastAsia" w:eastAsiaTheme="majorEastAsia" w:hAnsiTheme="majorEastAsia" w:hint="eastAsia"/>
        </w:rPr>
        <w:t>/ 季旭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：「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6D4202D" wp14:editId="42E35842">
            <wp:extent cx="68239" cy="113732"/>
            <wp:effectExtent l="0" t="0" r="8255" b="635"/>
            <wp:docPr id="1005231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9623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1867" cy="1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」上部先秦多半應該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讀同「詹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」，「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詹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」字上部即從此為聲，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此字似可讀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憺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」，安也。「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凡失勿憺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>」謂凡是做錯了都不要</w:t>
      </w:r>
      <w:proofErr w:type="gramStart"/>
      <w:r w:rsidR="00473D73" w:rsidRPr="003533B2">
        <w:rPr>
          <w:rFonts w:asciiTheme="majorEastAsia" w:eastAsiaTheme="majorEastAsia" w:hAnsiTheme="majorEastAsia" w:hint="eastAsia"/>
        </w:rPr>
        <w:t>恬然自</w:t>
      </w:r>
      <w:proofErr w:type="gramEnd"/>
      <w:r w:rsidR="00473D73" w:rsidRPr="003533B2">
        <w:rPr>
          <w:rFonts w:asciiTheme="majorEastAsia" w:eastAsiaTheme="majorEastAsia" w:hAnsiTheme="majorEastAsia" w:hint="eastAsia"/>
        </w:rPr>
        <w:t xml:space="preserve">安，不知悔改。/ </w:t>
      </w:r>
      <w:r w:rsidR="007E0289" w:rsidRPr="003533B2">
        <w:rPr>
          <w:rFonts w:asciiTheme="majorEastAsia" w:eastAsiaTheme="majorEastAsia" w:hAnsiTheme="majorEastAsia" w:hint="eastAsia"/>
        </w:rPr>
        <w:t>陳劍：「危」讀「坐」而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未定。/ 王輝：「</w:t>
      </w:r>
      <w:r w:rsidR="007E02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DF9E332" wp14:editId="068DE1BD">
            <wp:extent cx="102358" cy="127947"/>
            <wp:effectExtent l="0" t="0" r="0" b="5715"/>
            <wp:docPr id="20885273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737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6764" cy="1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89" w:rsidRPr="003533B2">
        <w:rPr>
          <w:rFonts w:asciiTheme="majorEastAsia" w:eastAsiaTheme="majorEastAsia" w:hAnsiTheme="majorEastAsia" w:hint="eastAsia"/>
        </w:rPr>
        <w:t>」字「辵」旁之外的部分從「㫃」「羊」聲，楚簡中可讀「亡」訓「失」，這裏簡文中疑讀「惕」，放蕩、恣縱。/ 許慜慧、白海燕：「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凡失勿危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」，不要讓失誤成為危害。/ 侯乃峰：「危」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疑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詭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」，「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凡失勿詭」似指凡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有過失不要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詭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言欺詐以求遮掩。/ 王凱博：「危」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當讀為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「委/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諉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」，是推諉、推脫義。/ 俞紹宏、張青松：「危」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王凱博說或可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從。「</w:t>
      </w:r>
      <w:r w:rsidR="007E02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160689" wp14:editId="3805650D">
            <wp:extent cx="142504" cy="152331"/>
            <wp:effectExtent l="0" t="0" r="0" b="635"/>
            <wp:docPr id="587949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2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6972" cy="1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89" w:rsidRPr="003533B2">
        <w:rPr>
          <w:rFonts w:asciiTheme="majorEastAsia" w:eastAsiaTheme="majorEastAsia" w:hAnsiTheme="majorEastAsia" w:hint="eastAsia"/>
        </w:rPr>
        <w:t>」或也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可釋「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跪」，這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裏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可讀「坐」，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拒守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。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《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左傳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·桓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公十二年：「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楚人坐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其北門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而覆諸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山下。」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杜預注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坐猶守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也。」《易·繫辭上》：「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曲成萬物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遺。」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孔穎達疏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：「言聖人隨愛而應，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屈曲委細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，成就萬物。」</w:t>
      </w:r>
    </w:p>
  </w:footnote>
  <w:footnote w:id="105">
    <w:p w14:paraId="189CF239" w14:textId="1DD3D85F" w:rsidR="00572FE4" w:rsidRPr="003533B2" w:rsidRDefault="00572FE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bookmarkStart w:id="23" w:name="_Hlk191387699"/>
      <w:r w:rsidRPr="003533B2">
        <w:rPr>
          <w:rFonts w:asciiTheme="majorEastAsia" w:eastAsiaTheme="majorEastAsia" w:hAnsiTheme="majorEastAsia"/>
        </w:rPr>
        <w:t xml:space="preserve"> </w:t>
      </w:r>
      <w:r w:rsidR="00E2478C" w:rsidRPr="003533B2">
        <w:rPr>
          <w:rFonts w:asciiTheme="majorEastAsia" w:eastAsiaTheme="majorEastAsia" w:hAnsiTheme="majorEastAsia" w:hint="eastAsia"/>
        </w:rPr>
        <w:t>整理者：簡22下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接讀簡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23作「賢人當其曲以成之」。「曲以成之」同「曲成」。《易·繫辭上》：「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曲成萬物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遺。」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韓康伯注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：「曲成者，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乘變以應物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係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一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方者也，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則物宜得矣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。」養民之政，宜合而受之，布而用之，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有德事其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事，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在官展其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才，平易近民，</w:t>
      </w:r>
      <w:proofErr w:type="gramStart"/>
      <w:r w:rsidR="00E2478C" w:rsidRPr="003533B2">
        <w:rPr>
          <w:rFonts w:asciiTheme="majorEastAsia" w:eastAsiaTheme="majorEastAsia" w:hAnsiTheme="majorEastAsia" w:hint="eastAsia"/>
        </w:rPr>
        <w:t>曲成而不</w:t>
      </w:r>
      <w:proofErr w:type="gramEnd"/>
      <w:r w:rsidR="00E2478C" w:rsidRPr="003533B2">
        <w:rPr>
          <w:rFonts w:asciiTheme="majorEastAsia" w:eastAsiaTheme="majorEastAsia" w:hAnsiTheme="majorEastAsia" w:hint="eastAsia"/>
        </w:rPr>
        <w:t>遺。</w:t>
      </w:r>
      <w:r w:rsidR="007E0289" w:rsidRPr="003533B2">
        <w:rPr>
          <w:rFonts w:asciiTheme="majorEastAsia" w:eastAsiaTheme="majorEastAsia" w:hAnsiTheme="majorEastAsia" w:hint="eastAsia"/>
        </w:rPr>
        <w:t>/ 陳劍：「曲」即「委曲」之「曲」，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舊注訓為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「事」「小事」「小小之事」等，在此指各種詳細具體的情況。/ 俞紹宏、張青松：「曲」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陳劍說可參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。《易·繫辭上》：「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曲成萬物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不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遺。」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孔穎達疏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：「言聖人隨愛而應，</w:t>
      </w:r>
      <w:proofErr w:type="gramStart"/>
      <w:r w:rsidR="007E0289" w:rsidRPr="003533B2">
        <w:rPr>
          <w:rFonts w:asciiTheme="majorEastAsia" w:eastAsiaTheme="majorEastAsia" w:hAnsiTheme="majorEastAsia" w:hint="eastAsia"/>
        </w:rPr>
        <w:t>屈曲委細</w:t>
      </w:r>
      <w:proofErr w:type="gramEnd"/>
      <w:r w:rsidR="007E0289" w:rsidRPr="003533B2">
        <w:rPr>
          <w:rFonts w:asciiTheme="majorEastAsia" w:eastAsiaTheme="majorEastAsia" w:hAnsiTheme="majorEastAsia" w:hint="eastAsia"/>
        </w:rPr>
        <w:t>，成就萬物。」簡文是說，對想得到的與失去的事物，不要抓着不放，而要根據情況成全之。</w:t>
      </w:r>
      <w:bookmarkEnd w:id="23"/>
    </w:p>
  </w:footnote>
  <w:footnote w:id="106">
    <w:p w14:paraId="1B79CBA3" w14:textId="32F2938B" w:rsidR="00903B59" w:rsidRPr="003533B2" w:rsidRDefault="00903B5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整理者：「民」下一</w:t>
      </w:r>
      <w:proofErr w:type="gramStart"/>
      <w:r w:rsidRPr="003533B2">
        <w:rPr>
          <w:rFonts w:asciiTheme="majorEastAsia" w:eastAsiaTheme="majorEastAsia" w:hAnsiTheme="majorEastAsia" w:hint="eastAsia"/>
        </w:rPr>
        <w:t>字釋「</w:t>
      </w:r>
      <w:proofErr w:type="gramEnd"/>
      <w:r w:rsidRPr="003533B2">
        <w:rPr>
          <w:rFonts w:asciiTheme="majorEastAsia" w:eastAsiaTheme="majorEastAsia" w:hAnsiTheme="majorEastAsia" w:hint="eastAsia"/>
        </w:rPr>
        <w:t>䐓」。/ 陳劍、許慜慧：讀「擾」，</w:t>
      </w:r>
      <w:proofErr w:type="gramStart"/>
      <w:r w:rsidRPr="003533B2">
        <w:rPr>
          <w:rFonts w:asciiTheme="majorEastAsia" w:eastAsiaTheme="majorEastAsia" w:hAnsiTheme="majorEastAsia" w:hint="eastAsia"/>
        </w:rPr>
        <w:t>馴也，柔服</w:t>
      </w:r>
      <w:proofErr w:type="gramEnd"/>
      <w:r w:rsidRPr="003533B2">
        <w:rPr>
          <w:rFonts w:asciiTheme="majorEastAsia" w:eastAsiaTheme="majorEastAsia" w:hAnsiTheme="majorEastAsia" w:hint="eastAsia"/>
        </w:rPr>
        <w:t>也。九店M56 簡40 下用「䐓」字為「六擾」之「擾」。/ 何有祖：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釋「履」，福也。此處言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平而民有福。/ 楊澤生：讀「擾」，意為柔順。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又可讀作「優」，「</w:t>
      </w:r>
      <w:proofErr w:type="gramStart"/>
      <w:r w:rsidRPr="003533B2">
        <w:rPr>
          <w:rFonts w:asciiTheme="majorEastAsia" w:eastAsiaTheme="majorEastAsia" w:hAnsiTheme="majorEastAsia" w:hint="eastAsia"/>
        </w:rPr>
        <w:t>治優</w:t>
      </w:r>
      <w:proofErr w:type="gramEnd"/>
      <w:r w:rsidRPr="003533B2">
        <w:rPr>
          <w:rFonts w:asciiTheme="majorEastAsia" w:eastAsiaTheme="majorEastAsia" w:hAnsiTheme="majorEastAsia" w:hint="eastAsia"/>
        </w:rPr>
        <w:t>」猶如</w:t>
      </w:r>
      <w:proofErr w:type="gramStart"/>
      <w:r w:rsidRPr="003533B2">
        <w:rPr>
          <w:rFonts w:asciiTheme="majorEastAsia" w:eastAsiaTheme="majorEastAsia" w:hAnsiTheme="majorEastAsia" w:hint="eastAsia"/>
        </w:rPr>
        <w:t>政優、仕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優。/ </w:t>
      </w:r>
      <w:proofErr w:type="gramStart"/>
      <w:r w:rsidRPr="003533B2">
        <w:rPr>
          <w:rFonts w:asciiTheme="majorEastAsia" w:eastAsiaTheme="majorEastAsia" w:hAnsiTheme="majorEastAsia" w:hint="eastAsia"/>
        </w:rPr>
        <w:t>顏史考</w:t>
      </w:r>
      <w:proofErr w:type="gramEnd"/>
      <w:r w:rsidRPr="003533B2">
        <w:rPr>
          <w:rFonts w:asciiTheme="majorEastAsia" w:eastAsiaTheme="majorEastAsia" w:hAnsiTheme="majorEastAsia" w:hint="eastAsia"/>
        </w:rPr>
        <w:t>：「䐓」後括注「柔」。/ 俞紹宏、張青松：「䐓」從「肉」，本簡此字右下似從「舟」，且楚簡「肉」「舟」易混，何有祖說似也可備一說。</w:t>
      </w:r>
    </w:p>
  </w:footnote>
  <w:footnote w:id="107">
    <w:p w14:paraId="3839D9DF" w14:textId="5FD5627B" w:rsidR="00903B59" w:rsidRPr="003533B2" w:rsidRDefault="00903B5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6600A" w:rsidRPr="003533B2">
        <w:rPr>
          <w:rFonts w:asciiTheme="majorEastAsia" w:eastAsiaTheme="majorEastAsia" w:hAnsiTheme="majorEastAsia" w:hint="eastAsia"/>
        </w:rPr>
        <w:t>整理者：「商」，《集韻》「和也」，《廣韻》「本也」；或讀「適」。/ 季旭</w:t>
      </w:r>
      <w:proofErr w:type="gramStart"/>
      <w:r w:rsidR="00C6600A" w:rsidRPr="003533B2">
        <w:rPr>
          <w:rFonts w:asciiTheme="majorEastAsia" w:eastAsiaTheme="majorEastAsia" w:hAnsiTheme="majorEastAsia" w:hint="eastAsia"/>
        </w:rPr>
        <w:t>昇</w:t>
      </w:r>
      <w:proofErr w:type="gramEnd"/>
      <w:r w:rsidR="00C6600A" w:rsidRPr="003533B2">
        <w:rPr>
          <w:rFonts w:asciiTheme="majorEastAsia" w:eastAsiaTheme="majorEastAsia" w:hAnsiTheme="majorEastAsia" w:hint="eastAsia"/>
        </w:rPr>
        <w:t>：「之所」後一</w:t>
      </w:r>
      <w:proofErr w:type="gramStart"/>
      <w:r w:rsidR="00C6600A" w:rsidRPr="003533B2">
        <w:rPr>
          <w:rFonts w:asciiTheme="majorEastAsia" w:eastAsiaTheme="majorEastAsia" w:hAnsiTheme="majorEastAsia" w:hint="eastAsia"/>
        </w:rPr>
        <w:t>字隸作「啻</w:t>
      </w:r>
      <w:proofErr w:type="gramEnd"/>
      <w:r w:rsidR="00C6600A" w:rsidRPr="003533B2">
        <w:rPr>
          <w:rFonts w:asciiTheme="majorEastAsia" w:eastAsiaTheme="majorEastAsia" w:hAnsiTheme="majorEastAsia" w:hint="eastAsia"/>
        </w:rPr>
        <w:t>」。</w:t>
      </w:r>
    </w:p>
  </w:footnote>
  <w:footnote w:id="108">
    <w:p w14:paraId="26560A64" w14:textId="3F1023A4" w:rsidR="00C6600A" w:rsidRPr="003533B2" w:rsidRDefault="00C6600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BD8730F" wp14:editId="19C2F8AE">
            <wp:extent cx="82426" cy="95107"/>
            <wp:effectExtent l="0" t="0" r="0" b="635"/>
            <wp:docPr id="67617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0954" cy="1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為「趨」，待考。/ 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FE77445" wp14:editId="4D645EF2">
            <wp:extent cx="82426" cy="95107"/>
            <wp:effectExtent l="0" t="0" r="0" b="635"/>
            <wp:docPr id="56923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0954" cy="1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釋「</w:t>
      </w:r>
      <w:proofErr w:type="gramStart"/>
      <w:r w:rsidRPr="003533B2">
        <w:rPr>
          <w:rFonts w:asciiTheme="majorEastAsia" w:eastAsiaTheme="majorEastAsia" w:hAnsiTheme="majorEastAsia" w:hint="eastAsia"/>
        </w:rPr>
        <w:t>廷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」，平也，正也。/ </w:t>
      </w:r>
      <w:proofErr w:type="gramStart"/>
      <w:r w:rsidR="0047498B"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="0047498B" w:rsidRPr="003533B2">
        <w:rPr>
          <w:rFonts w:asciiTheme="majorEastAsia" w:eastAsiaTheme="majorEastAsia" w:hAnsiTheme="majorEastAsia" w:hint="eastAsia"/>
        </w:rPr>
        <w:t xml:space="preserve">：釋「陶」。/ </w:t>
      </w:r>
      <w:bookmarkStart w:id="24" w:name="_Hlk184508207"/>
      <w:r w:rsidR="0047498B" w:rsidRPr="003533B2">
        <w:rPr>
          <w:rFonts w:asciiTheme="majorEastAsia" w:eastAsiaTheme="majorEastAsia" w:hAnsiTheme="majorEastAsia" w:hint="eastAsia"/>
        </w:rPr>
        <w:t>俞紹宏、張青松：</w:t>
      </w:r>
      <w:bookmarkEnd w:id="24"/>
      <w:r w:rsidR="0047498B" w:rsidRPr="003533B2">
        <w:rPr>
          <w:rFonts w:asciiTheme="majorEastAsia" w:eastAsiaTheme="majorEastAsia" w:hAnsiTheme="majorEastAsia" w:hint="eastAsia"/>
        </w:rPr>
        <w:t>「啇」或可讀「適」，悅也。「啇」下「</w:t>
      </w:r>
      <w:r w:rsidR="0047498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8BC5C7" wp14:editId="2F2F27A1">
            <wp:extent cx="82426" cy="95107"/>
            <wp:effectExtent l="0" t="0" r="0" b="635"/>
            <wp:docPr id="2134813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0954" cy="1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8B" w:rsidRPr="003533B2">
        <w:rPr>
          <w:rFonts w:asciiTheme="majorEastAsia" w:eastAsiaTheme="majorEastAsia" w:hAnsiTheme="majorEastAsia" w:hint="eastAsia"/>
        </w:rPr>
        <w:t>」可能從「土」「匋」聲，釋「陶」，喜悅，快樂。《禮記·檀弓下》：「人喜</w:t>
      </w:r>
      <w:proofErr w:type="gramStart"/>
      <w:r w:rsidR="0047498B" w:rsidRPr="003533B2">
        <w:rPr>
          <w:rFonts w:asciiTheme="majorEastAsia" w:eastAsiaTheme="majorEastAsia" w:hAnsiTheme="majorEastAsia" w:hint="eastAsia"/>
        </w:rPr>
        <w:t>則斯陶</w:t>
      </w:r>
      <w:proofErr w:type="gramEnd"/>
      <w:r w:rsidR="0047498B" w:rsidRPr="003533B2">
        <w:rPr>
          <w:rFonts w:asciiTheme="majorEastAsia" w:eastAsiaTheme="majorEastAsia" w:hAnsiTheme="majorEastAsia" w:hint="eastAsia"/>
        </w:rPr>
        <w:t>，陶斯詠。」簡文中「適」「陶」同義詞連用。</w:t>
      </w:r>
    </w:p>
  </w:footnote>
  <w:footnote w:id="109">
    <w:p w14:paraId="451B8990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919CAC9" wp14:editId="4D855EFB">
            <wp:extent cx="116006" cy="141225"/>
            <wp:effectExtent l="0" t="0" r="0" b="0"/>
            <wp:docPr id="3495944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447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0827" cy="1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隸「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99947C" wp14:editId="6EE20F98">
            <wp:extent cx="116006" cy="133853"/>
            <wp:effectExtent l="0" t="0" r="0" b="0"/>
            <wp:docPr id="1998903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0369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9833" cy="1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17D1D0C" wp14:editId="67D045AD">
            <wp:extent cx="122830" cy="136478"/>
            <wp:effectExtent l="0" t="0" r="0" b="0"/>
            <wp:docPr id="701132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218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6647" cy="1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」字，</w:t>
      </w:r>
      <w:proofErr w:type="gramStart"/>
      <w:r w:rsidRPr="003533B2">
        <w:rPr>
          <w:rFonts w:asciiTheme="majorEastAsia" w:eastAsiaTheme="majorEastAsia" w:hAnsiTheme="majorEastAsia" w:hint="eastAsia"/>
        </w:rPr>
        <w:t>形近</w:t>
      </w:r>
      <w:proofErr w:type="gramEnd"/>
      <w:r w:rsidRPr="003533B2">
        <w:rPr>
          <w:rFonts w:asciiTheme="majorEastAsia" w:eastAsiaTheme="majorEastAsia" w:hAnsiTheme="majorEastAsia" w:hint="eastAsia"/>
        </w:rPr>
        <w:t>。《字彙》：「</w:t>
      </w:r>
      <w:proofErr w:type="gramStart"/>
      <w:r w:rsidRPr="003533B2">
        <w:rPr>
          <w:rFonts w:asciiTheme="majorEastAsia" w:eastAsiaTheme="majorEastAsia" w:hAnsiTheme="majorEastAsia" w:hint="eastAsia"/>
        </w:rPr>
        <w:t>音稅，深也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  <w:proofErr w:type="gramStart"/>
      <w:r w:rsidRPr="003533B2">
        <w:rPr>
          <w:rFonts w:asciiTheme="majorEastAsia" w:eastAsiaTheme="majorEastAsia" w:hAnsiTheme="majorEastAsia" w:hint="eastAsia"/>
        </w:rPr>
        <w:t>趙魏間語</w:t>
      </w:r>
      <w:proofErr w:type="gramEnd"/>
      <w:r w:rsidRPr="003533B2">
        <w:rPr>
          <w:rFonts w:asciiTheme="majorEastAsia" w:eastAsiaTheme="majorEastAsia" w:hAnsiTheme="majorEastAsia" w:hint="eastAsia"/>
        </w:rPr>
        <w:t>。」「</w:t>
      </w:r>
      <w:proofErr w:type="gramStart"/>
      <w:r w:rsidRPr="003533B2">
        <w:rPr>
          <w:rFonts w:asciiTheme="majorEastAsia" w:eastAsiaTheme="majorEastAsia" w:hAnsiTheme="majorEastAsia" w:hint="eastAsia"/>
        </w:rPr>
        <w:t>佝</w:t>
      </w:r>
      <w:proofErr w:type="gramEnd"/>
      <w:r w:rsidRPr="003533B2">
        <w:rPr>
          <w:rFonts w:asciiTheme="majorEastAsia" w:eastAsiaTheme="majorEastAsia" w:hAnsiTheme="majorEastAsia" w:hint="eastAsia"/>
        </w:rPr>
        <w:t>」，《說文》「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也」，《集韻》「</w:t>
      </w:r>
      <w:proofErr w:type="gramStart"/>
      <w:r w:rsidRPr="003533B2">
        <w:rPr>
          <w:rFonts w:asciiTheme="majorEastAsia" w:eastAsiaTheme="majorEastAsia" w:hAnsiTheme="majorEastAsia" w:hint="eastAsia"/>
        </w:rPr>
        <w:t>怐</w:t>
      </w:r>
      <w:proofErr w:type="gramEnd"/>
      <w:r w:rsidRPr="003533B2">
        <w:rPr>
          <w:rFonts w:asciiTheme="majorEastAsia" w:eastAsiaTheme="majorEastAsia" w:hAnsiTheme="majorEastAsia" w:hint="eastAsia"/>
        </w:rPr>
        <w:t>，愗愚也。或從人」。/ 李銳、福田哲之、許慜慧：釋「罙佝」，讀「深劬」。/ 劉信芳：「</w:t>
      </w:r>
      <w:proofErr w:type="gramStart"/>
      <w:r w:rsidRPr="003533B2">
        <w:rPr>
          <w:rFonts w:asciiTheme="majorEastAsia" w:eastAsiaTheme="majorEastAsia" w:hAnsiTheme="majorEastAsia" w:hint="eastAsia"/>
        </w:rPr>
        <w:t>佝</w:t>
      </w:r>
      <w:proofErr w:type="gramEnd"/>
      <w:r w:rsidRPr="003533B2">
        <w:rPr>
          <w:rFonts w:asciiTheme="majorEastAsia" w:eastAsiaTheme="majorEastAsia" w:hAnsiTheme="majorEastAsia" w:hint="eastAsia"/>
        </w:rPr>
        <w:t>」前一個字整理者</w:t>
      </w:r>
      <w:proofErr w:type="gramStart"/>
      <w:r w:rsidRPr="003533B2">
        <w:rPr>
          <w:rFonts w:asciiTheme="majorEastAsia" w:eastAsiaTheme="majorEastAsia" w:hAnsiTheme="majorEastAsia" w:hint="eastAsia"/>
        </w:rPr>
        <w:t>的隸定</w:t>
      </w:r>
      <w:proofErr w:type="gramEnd"/>
      <w:r w:rsidRPr="003533B2">
        <w:rPr>
          <w:rFonts w:asciiTheme="majorEastAsia" w:eastAsiaTheme="majorEastAsia" w:hAnsiTheme="majorEastAsia" w:hint="eastAsia"/>
        </w:rPr>
        <w:t>有問題，</w:t>
      </w:r>
      <w:proofErr w:type="gramStart"/>
      <w:r w:rsidRPr="003533B2">
        <w:rPr>
          <w:rFonts w:asciiTheme="majorEastAsia" w:eastAsiaTheme="majorEastAsia" w:hAnsiTheme="majorEastAsia" w:hint="eastAsia"/>
        </w:rPr>
        <w:t>改隸作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「穼」，所從「八」被拖成了一橫劃。/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：簡11上</w:t>
      </w:r>
      <w:proofErr w:type="gramStart"/>
      <w:r w:rsidRPr="003533B2">
        <w:rPr>
          <w:rFonts w:asciiTheme="majorEastAsia" w:eastAsiaTheme="majorEastAsia" w:hAnsiTheme="majorEastAsia" w:hint="eastAsia"/>
        </w:rPr>
        <w:t>接讀簡</w:t>
      </w:r>
      <w:proofErr w:type="gramEnd"/>
      <w:r w:rsidRPr="003533B2">
        <w:rPr>
          <w:rFonts w:asciiTheme="majorEastAsia" w:eastAsiaTheme="majorEastAsia" w:hAnsiTheme="majorEastAsia" w:hint="eastAsia"/>
        </w:rPr>
        <w:t>22下，「穼佝」屬上讀「深居」。/ 林清源：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讀為「</w:t>
      </w:r>
      <w:proofErr w:type="gramStart"/>
      <w:r w:rsidRPr="003533B2">
        <w:rPr>
          <w:rFonts w:asciiTheme="majorEastAsia" w:eastAsiaTheme="majorEastAsia" w:hAnsiTheme="majorEastAsia" w:hint="eastAsia"/>
        </w:rPr>
        <w:t>怐</w:t>
      </w:r>
      <w:proofErr w:type="gramEnd"/>
      <w:r w:rsidRPr="003533B2">
        <w:rPr>
          <w:rFonts w:asciiTheme="majorEastAsia" w:eastAsiaTheme="majorEastAsia" w:hAnsiTheme="majorEastAsia" w:hint="eastAsia"/>
        </w:rPr>
        <w:t>」，顧野王，《宋本玉篇》：「</w:t>
      </w:r>
      <w:proofErr w:type="gramStart"/>
      <w:r w:rsidRPr="003533B2">
        <w:rPr>
          <w:rFonts w:asciiTheme="majorEastAsia" w:eastAsiaTheme="majorEastAsia" w:hAnsiTheme="majorEastAsia" w:hint="eastAsia"/>
        </w:rPr>
        <w:t>怐</w:t>
      </w:r>
      <w:proofErr w:type="gramEnd"/>
      <w:r w:rsidRPr="003533B2">
        <w:rPr>
          <w:rFonts w:asciiTheme="majorEastAsia" w:eastAsiaTheme="majorEastAsia" w:hAnsiTheme="majorEastAsia" w:hint="eastAsia"/>
        </w:rPr>
        <w:t>，恐也。」</w:t>
      </w:r>
    </w:p>
  </w:footnote>
  <w:footnote w:id="110">
    <w:p w14:paraId="4C792344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整理者：「是故」後加逗號。</w:t>
      </w:r>
    </w:p>
  </w:footnote>
  <w:footnote w:id="111">
    <w:p w14:paraId="5E4ACC41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整理者：「敀」，《說文》「迮也」，《玉篇》「附也」，《廣顏》「同迫。</w:t>
      </w:r>
      <w:proofErr w:type="gramStart"/>
      <w:r w:rsidRPr="003533B2">
        <w:rPr>
          <w:rFonts w:asciiTheme="majorEastAsia" w:eastAsiaTheme="majorEastAsia" w:hAnsiTheme="majorEastAsia" w:hint="eastAsia"/>
        </w:rPr>
        <w:t>逼也</w:t>
      </w:r>
      <w:proofErr w:type="gramEnd"/>
      <w:r w:rsidRPr="003533B2">
        <w:rPr>
          <w:rFonts w:asciiTheme="majorEastAsia" w:eastAsiaTheme="majorEastAsia" w:hAnsiTheme="majorEastAsia" w:hint="eastAsia"/>
        </w:rPr>
        <w:t>，近也，</w:t>
      </w:r>
      <w:proofErr w:type="gramStart"/>
      <w:r w:rsidRPr="003533B2">
        <w:rPr>
          <w:rFonts w:asciiTheme="majorEastAsia" w:eastAsiaTheme="majorEastAsia" w:hAnsiTheme="majorEastAsia" w:hint="eastAsia"/>
        </w:rPr>
        <w:t>附也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急附之</w:t>
      </w:r>
      <w:proofErr w:type="gramEnd"/>
      <w:r w:rsidRPr="003533B2">
        <w:rPr>
          <w:rFonts w:asciiTheme="majorEastAsia" w:eastAsiaTheme="majorEastAsia" w:hAnsiTheme="majorEastAsia" w:hint="eastAsia"/>
        </w:rPr>
        <w:t>意。釋文中</w:t>
      </w:r>
      <w:proofErr w:type="gramStart"/>
      <w:r w:rsidRPr="003533B2">
        <w:rPr>
          <w:rFonts w:asciiTheme="majorEastAsia" w:eastAsiaTheme="majorEastAsia" w:hAnsiTheme="majorEastAsia" w:hint="eastAsia"/>
        </w:rPr>
        <w:t>括</w:t>
      </w:r>
      <w:proofErr w:type="gramEnd"/>
      <w:r w:rsidRPr="003533B2">
        <w:rPr>
          <w:rFonts w:asciiTheme="majorEastAsia" w:eastAsiaTheme="majorEastAsia" w:hAnsiTheme="majorEastAsia" w:hint="eastAsia"/>
        </w:rPr>
        <w:t>注「迫」。/ 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：「迫」，窘迫。簡文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讀為「夫迫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甚，難民能多，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矣」，似乎是說，人民窘迫，國家反而能安樂；人民</w:t>
      </w:r>
      <w:proofErr w:type="gramStart"/>
      <w:r w:rsidRPr="003533B2">
        <w:rPr>
          <w:rFonts w:asciiTheme="majorEastAsia" w:eastAsiaTheme="majorEastAsia" w:hAnsiTheme="majorEastAsia" w:hint="eastAsia"/>
        </w:rPr>
        <w:t>受炎難</w:t>
      </w:r>
      <w:proofErr w:type="gramEnd"/>
      <w:r w:rsidRPr="003533B2">
        <w:rPr>
          <w:rFonts w:asciiTheme="majorEastAsia" w:eastAsiaTheme="majorEastAsia" w:hAnsiTheme="majorEastAsia" w:hint="eastAsia"/>
        </w:rPr>
        <w:t>，則能力會更好，這道理是一樣的。/ 陳偉：「敀」讀「伯」，君長。「伯邦」猶如古書中的「君國」。/ 俞紹宏、張青松：「迫」可</w:t>
      </w:r>
      <w:proofErr w:type="gramStart"/>
      <w:r w:rsidRPr="003533B2">
        <w:rPr>
          <w:rFonts w:asciiTheme="majorEastAsia" w:eastAsiaTheme="majorEastAsia" w:hAnsiTheme="majorEastAsia" w:hint="eastAsia"/>
        </w:rPr>
        <w:t>參原釋、</w:t>
      </w:r>
      <w:proofErr w:type="gramEnd"/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等說，這裡或也可解為「困厄」「窘迫」。</w:t>
      </w:r>
    </w:p>
  </w:footnote>
  <w:footnote w:id="112">
    <w:p w14:paraId="768AD0AC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整理者：「甚」後加逗號。「難民能多」作一句。/ 陳偉：「甚」</w:t>
      </w:r>
      <w:proofErr w:type="gramStart"/>
      <w:r w:rsidRPr="003533B2">
        <w:rPr>
          <w:rFonts w:asciiTheme="majorEastAsia" w:eastAsiaTheme="majorEastAsia" w:hAnsiTheme="majorEastAsia" w:hint="eastAsia"/>
        </w:rPr>
        <w:t>恐當與</w:t>
      </w:r>
      <w:proofErr w:type="gramEnd"/>
      <w:r w:rsidRPr="003533B2">
        <w:rPr>
          <w:rFonts w:asciiTheme="majorEastAsia" w:eastAsiaTheme="majorEastAsia" w:hAnsiTheme="majorEastAsia" w:hint="eastAsia"/>
        </w:rPr>
        <w:t>下連讀。</w:t>
      </w:r>
    </w:p>
  </w:footnote>
  <w:footnote w:id="113">
    <w:p w14:paraId="46744860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李銳：「能」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讀「乃」。</w:t>
      </w:r>
    </w:p>
  </w:footnote>
  <w:footnote w:id="114">
    <w:p w14:paraId="7609684F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陳偉：「多」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讀「移」。「移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」或類似於「齊一」。/ 黃武智：「多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Pr="003533B2">
        <w:rPr>
          <w:rFonts w:asciiTheme="majorEastAsia" w:eastAsiaTheme="majorEastAsia" w:hAnsiTheme="majorEastAsia" w:hint="eastAsia"/>
        </w:rPr>
        <w:t>移易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」。/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讀「惡」。/ 俞紹宏、張青松：《韓非子·存韓》：「</w:t>
      </w:r>
      <w:proofErr w:type="gramStart"/>
      <w:r w:rsidRPr="003533B2">
        <w:rPr>
          <w:rFonts w:asciiTheme="majorEastAsia" w:eastAsiaTheme="majorEastAsia" w:hAnsiTheme="majorEastAsia" w:hint="eastAsia"/>
        </w:rPr>
        <w:t>夫韓嘗一背秦而國迫地侵，兵弱</w:t>
      </w:r>
      <w:proofErr w:type="gramEnd"/>
      <w:r w:rsidRPr="003533B2">
        <w:rPr>
          <w:rFonts w:asciiTheme="majorEastAsia" w:eastAsiaTheme="majorEastAsia" w:hAnsiTheme="majorEastAsia" w:hint="eastAsia"/>
        </w:rPr>
        <w:t>至今。」「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」，齊一，團結一致。簡文或是說窘迫之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處境非常艱難之時，民眾多能團結一致。</w:t>
      </w:r>
    </w:p>
  </w:footnote>
  <w:footnote w:id="115">
    <w:p w14:paraId="61F38BF1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整理者：簡11上與簡</w:t>
      </w:r>
      <w:proofErr w:type="gramStart"/>
      <w:r w:rsidRPr="003533B2">
        <w:rPr>
          <w:rFonts w:asciiTheme="majorEastAsia" w:eastAsiaTheme="majorEastAsia" w:hAnsiTheme="majorEastAsia" w:hint="eastAsia"/>
        </w:rPr>
        <w:t>11下拼</w:t>
      </w:r>
      <w:proofErr w:type="gramEnd"/>
      <w:r w:rsidRPr="003533B2">
        <w:rPr>
          <w:rFonts w:asciiTheme="majorEastAsia" w:eastAsiaTheme="majorEastAsia" w:hAnsiTheme="majorEastAsia" w:hint="eastAsia"/>
        </w:rPr>
        <w:t>合成</w:t>
      </w:r>
      <w:proofErr w:type="gramStart"/>
      <w:r w:rsidRPr="003533B2">
        <w:rPr>
          <w:rFonts w:asciiTheme="majorEastAsia" w:eastAsiaTheme="majorEastAsia" w:hAnsiTheme="majorEastAsia" w:hint="eastAsia"/>
        </w:rPr>
        <w:t>一</w:t>
      </w:r>
      <w:proofErr w:type="gramEnd"/>
      <w:r w:rsidRPr="003533B2">
        <w:rPr>
          <w:rFonts w:asciiTheme="majorEastAsia" w:eastAsiaTheme="majorEastAsia" w:hAnsiTheme="majorEastAsia" w:hint="eastAsia"/>
        </w:rPr>
        <w:t>簡。/ 李銳：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簡11上段</w:t>
      </w:r>
      <w:proofErr w:type="gramStart"/>
      <w:r w:rsidRPr="003533B2">
        <w:rPr>
          <w:rFonts w:asciiTheme="majorEastAsia" w:eastAsiaTheme="majorEastAsia" w:hAnsiTheme="majorEastAsia" w:hint="eastAsia"/>
        </w:rPr>
        <w:t>下接簡</w:t>
      </w:r>
      <w:proofErr w:type="gramEnd"/>
      <w:r w:rsidRPr="003533B2">
        <w:rPr>
          <w:rFonts w:asciiTheme="majorEastAsia" w:eastAsiaTheme="majorEastAsia" w:hAnsiTheme="majorEastAsia" w:hint="eastAsia"/>
        </w:rPr>
        <w:t>18下半段，</w:t>
      </w:r>
      <w:proofErr w:type="gramStart"/>
      <w:r w:rsidRPr="003533B2">
        <w:rPr>
          <w:rFonts w:asciiTheme="majorEastAsia" w:eastAsiaTheme="majorEastAsia" w:hAnsiTheme="majorEastAsia" w:hint="eastAsia"/>
        </w:rPr>
        <w:t>拼合為</w:t>
      </w:r>
      <w:proofErr w:type="gramEnd"/>
      <w:r w:rsidRPr="003533B2">
        <w:rPr>
          <w:rFonts w:asciiTheme="majorEastAsia" w:eastAsiaTheme="majorEastAsia" w:hAnsiTheme="majorEastAsia" w:hint="eastAsia"/>
        </w:rPr>
        <w:t>一簡。</w:t>
      </w:r>
      <w:proofErr w:type="gramStart"/>
      <w:r w:rsidRPr="003533B2">
        <w:rPr>
          <w:rFonts w:asciiTheme="majorEastAsia" w:eastAsiaTheme="majorEastAsia" w:hAnsiTheme="majorEastAsia" w:hint="eastAsia"/>
        </w:rPr>
        <w:t>簡文斷讀為</w:t>
      </w:r>
      <w:proofErr w:type="gramEnd"/>
      <w:r w:rsidRPr="003533B2">
        <w:rPr>
          <w:rFonts w:asciiTheme="majorEastAsia" w:eastAsiaTheme="majorEastAsia" w:hAnsiTheme="majorEastAsia" w:hint="eastAsia"/>
        </w:rPr>
        <w:t>「是故夫迫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甚，難民乃多。</w:t>
      </w:r>
      <w:proofErr w:type="gramStart"/>
      <w:r w:rsidRPr="003533B2">
        <w:rPr>
          <w:rFonts w:asciiTheme="majorEastAsia" w:eastAsiaTheme="majorEastAsia" w:hAnsiTheme="majorEastAsia" w:hint="eastAsia"/>
        </w:rPr>
        <w:t>一【11A】田肥</w:t>
      </w:r>
      <w:proofErr w:type="gramEnd"/>
      <w:r w:rsidRPr="003533B2">
        <w:rPr>
          <w:rFonts w:asciiTheme="majorEastAsia" w:eastAsiaTheme="majorEastAsia" w:hAnsiTheme="majorEastAsia" w:hint="eastAsia"/>
        </w:rPr>
        <w:t>，民則安；</w:t>
      </w:r>
      <w:proofErr w:type="gramStart"/>
      <w:r w:rsidRPr="003533B2">
        <w:rPr>
          <w:rFonts w:asciiTheme="majorEastAsia" w:eastAsiaTheme="majorEastAsia" w:hAnsiTheme="majorEastAsia" w:hint="eastAsia"/>
        </w:rPr>
        <w:t>瘠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民不樹</w:t>
      </w:r>
      <w:proofErr w:type="gramEnd"/>
      <w:r w:rsidRPr="003533B2">
        <w:rPr>
          <w:rFonts w:asciiTheme="majorEastAsia" w:eastAsiaTheme="majorEastAsia" w:hAnsiTheme="majorEastAsia" w:hint="eastAsia"/>
        </w:rPr>
        <w:t>。是故賢人大於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而有</w:t>
      </w:r>
      <w:proofErr w:type="gramStart"/>
      <w:r w:rsidRPr="003533B2">
        <w:rPr>
          <w:rFonts w:asciiTheme="majorEastAsia" w:eastAsiaTheme="majorEastAsia" w:hAnsiTheme="majorEastAsia" w:hint="eastAsia"/>
        </w:rPr>
        <w:t>劬</w:t>
      </w:r>
      <w:proofErr w:type="gramEnd"/>
      <w:r w:rsidRPr="003533B2">
        <w:rPr>
          <w:rFonts w:asciiTheme="majorEastAsia" w:eastAsiaTheme="majorEastAsia" w:hAnsiTheme="majorEastAsia" w:hint="eastAsia"/>
        </w:rPr>
        <w:t>心，能為鬼【18B】」，</w:t>
      </w:r>
      <w:proofErr w:type="gramStart"/>
      <w:r w:rsidRPr="003533B2">
        <w:rPr>
          <w:rFonts w:asciiTheme="majorEastAsia" w:eastAsiaTheme="majorEastAsia" w:hAnsiTheme="majorEastAsia" w:hint="eastAsia"/>
        </w:rPr>
        <w:t>疑上接簡</w:t>
      </w:r>
      <w:proofErr w:type="gramEnd"/>
      <w:r w:rsidRPr="003533B2">
        <w:rPr>
          <w:rFonts w:asciiTheme="majorEastAsia" w:eastAsiaTheme="majorEastAsia" w:hAnsiTheme="majorEastAsia" w:hint="eastAsia"/>
        </w:rPr>
        <w:t>10，</w:t>
      </w:r>
      <w:proofErr w:type="gramStart"/>
      <w:r w:rsidRPr="003533B2">
        <w:rPr>
          <w:rFonts w:asciiTheme="majorEastAsia" w:eastAsiaTheme="majorEastAsia" w:hAnsiTheme="majorEastAsia" w:hint="eastAsia"/>
        </w:rPr>
        <w:t>下接簡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19。/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：簡11上、</w:t>
      </w:r>
      <w:proofErr w:type="gramStart"/>
      <w:r w:rsidRPr="003533B2">
        <w:rPr>
          <w:rFonts w:asciiTheme="majorEastAsia" w:eastAsiaTheme="majorEastAsia" w:hAnsiTheme="majorEastAsia" w:hint="eastAsia"/>
        </w:rPr>
        <w:t>下接讀</w:t>
      </w:r>
      <w:proofErr w:type="gramEnd"/>
      <w:r w:rsidRPr="003533B2">
        <w:rPr>
          <w:rFonts w:asciiTheme="majorEastAsia" w:eastAsiaTheme="majorEastAsia" w:hAnsiTheme="majorEastAsia" w:hint="eastAsia"/>
        </w:rPr>
        <w:t>，後</w:t>
      </w:r>
      <w:proofErr w:type="gramStart"/>
      <w:r w:rsidRPr="003533B2">
        <w:rPr>
          <w:rFonts w:asciiTheme="majorEastAsia" w:eastAsiaTheme="majorEastAsia" w:hAnsiTheme="majorEastAsia" w:hint="eastAsia"/>
        </w:rPr>
        <w:t>接讀簡</w:t>
      </w:r>
      <w:proofErr w:type="gramEnd"/>
      <w:r w:rsidRPr="003533B2">
        <w:rPr>
          <w:rFonts w:asciiTheme="majorEastAsia" w:eastAsiaTheme="majorEastAsia" w:hAnsiTheme="majorEastAsia" w:hint="eastAsia"/>
        </w:rPr>
        <w:t>18。</w:t>
      </w:r>
    </w:p>
  </w:footnote>
  <w:footnote w:id="116">
    <w:p w14:paraId="574C9675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整理者：「田肥」，良田。田肥則利於增收，是民安國泰的重要條件。/ 陳劍：「䐤」與「肥」相對，讀「瘠」。/ 唐洪志：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簡文整句讀為「田肥，民則安；</w:t>
      </w:r>
      <w:proofErr w:type="gramStart"/>
      <w:r w:rsidRPr="003533B2">
        <w:rPr>
          <w:rFonts w:asciiTheme="majorEastAsia" w:eastAsiaTheme="majorEastAsia" w:hAnsiTheme="majorEastAsia" w:hint="eastAsia"/>
        </w:rPr>
        <w:t>瘠</w:t>
      </w:r>
      <w:proofErr w:type="gramEnd"/>
      <w:r w:rsidRPr="003533B2">
        <w:rPr>
          <w:rFonts w:asciiTheme="majorEastAsia" w:eastAsiaTheme="majorEastAsia" w:hAnsiTheme="majorEastAsia" w:hint="eastAsia"/>
        </w:rPr>
        <w:t>，民不著」，意指田地肥沃則百姓安居樂業，貧瘠則百姓</w:t>
      </w:r>
      <w:proofErr w:type="gramStart"/>
      <w:r w:rsidRPr="003533B2">
        <w:rPr>
          <w:rFonts w:asciiTheme="majorEastAsia" w:eastAsiaTheme="majorEastAsia" w:hAnsiTheme="majorEastAsia" w:hint="eastAsia"/>
        </w:rPr>
        <w:t>不地著</w:t>
      </w:r>
      <w:proofErr w:type="gramEnd"/>
      <w:r w:rsidRPr="003533B2">
        <w:rPr>
          <w:rFonts w:asciiTheme="majorEastAsia" w:eastAsiaTheme="majorEastAsia" w:hAnsiTheme="majorEastAsia" w:hint="eastAsia"/>
        </w:rPr>
        <w:t>，將流亡他鄉。</w:t>
      </w:r>
    </w:p>
  </w:footnote>
  <w:footnote w:id="117">
    <w:p w14:paraId="3034F4A6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0DE27A" wp14:editId="7BB639FC">
            <wp:extent cx="80010" cy="137160"/>
            <wp:effectExtent l="0" t="0" r="0" b="0"/>
            <wp:docPr id="8398177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772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5306" cy="1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「安」。/ 李守奎、曲冰、孫偉龍：「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8DB6652" wp14:editId="33F10F50">
            <wp:extent cx="80010" cy="137160"/>
            <wp:effectExtent l="0" t="0" r="0" b="0"/>
            <wp:docPr id="902703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772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5306" cy="1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」上所從「宀」訛書為「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E53A64" wp14:editId="11FDEF5D">
            <wp:extent cx="100617" cy="96890"/>
            <wp:effectExtent l="0" t="0" r="0" b="0"/>
            <wp:docPr id="118138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21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3658" cy="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18">
    <w:p w14:paraId="7A9A5E97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5D47EE0" wp14:editId="54144B23">
            <wp:extent cx="80027" cy="102257"/>
            <wp:effectExtent l="0" t="0" r="0" b="0"/>
            <wp:docPr id="1071902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25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3083" cy="1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「䐤」讀「邪」。「䐤民」指姦佞小人。/ 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：「䐤」又見本書《君子為禮》簡3，釋「惰」。/ 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9936FE8" wp14:editId="1838EA3B">
            <wp:extent cx="80027" cy="102257"/>
            <wp:effectExtent l="0" t="0" r="0" b="0"/>
            <wp:docPr id="1267005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25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3083" cy="1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」從「肉」，「差（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A7E8FD5" wp14:editId="4460B346">
            <wp:extent cx="95534" cy="136477"/>
            <wp:effectExtent l="0" t="0" r="0" b="0"/>
            <wp:docPr id="1332593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147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4038" cy="1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）」省聲，即《君子為禮》簡3「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CA568D" wp14:editId="09673C10">
            <wp:extent cx="95534" cy="95534"/>
            <wp:effectExtent l="0" t="0" r="0" b="0"/>
            <wp:docPr id="395522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351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8736" cy="9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」省，</w:t>
      </w:r>
      <w:proofErr w:type="gramStart"/>
      <w:r w:rsidRPr="003533B2">
        <w:rPr>
          <w:rFonts w:asciiTheme="majorEastAsia" w:eastAsiaTheme="majorEastAsia" w:hAnsiTheme="majorEastAsia" w:hint="eastAsia"/>
        </w:rPr>
        <w:t>可隸作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77E74F" wp14:editId="0AF1B611">
            <wp:extent cx="95534" cy="130274"/>
            <wp:effectExtent l="0" t="0" r="0" b="3175"/>
            <wp:docPr id="2088737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20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9076" cy="1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19">
    <w:p w14:paraId="0F2BC257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E26105" wp14:editId="08B0FB86">
            <wp:extent cx="116006" cy="162409"/>
            <wp:effectExtent l="0" t="0" r="0" b="0"/>
            <wp:docPr id="862276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」釋「鼓」，原義指擊鼓進軍，引申為小人搖唇鼓舌，更變是非：或讀為「</w:t>
      </w:r>
      <w:proofErr w:type="gramStart"/>
      <w:r w:rsidRPr="003533B2">
        <w:rPr>
          <w:rFonts w:asciiTheme="majorEastAsia" w:eastAsiaTheme="majorEastAsia" w:hAnsiTheme="majorEastAsia" w:hint="eastAsia"/>
        </w:rPr>
        <w:t>尌</w:t>
      </w:r>
      <w:proofErr w:type="gramEnd"/>
      <w:r w:rsidRPr="003533B2">
        <w:rPr>
          <w:rFonts w:asciiTheme="majorEastAsia" w:eastAsiaTheme="majorEastAsia" w:hAnsiTheme="majorEastAsia" w:hint="eastAsia"/>
        </w:rPr>
        <w:t>」，《說文》訓「立」。/ 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ADFD27" wp14:editId="15D580DC">
            <wp:extent cx="116006" cy="162409"/>
            <wp:effectExtent l="0" t="0" r="0" b="0"/>
            <wp:docPr id="3042309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</w:t>
      </w:r>
      <w:proofErr w:type="gramStart"/>
      <w:r w:rsidRPr="003533B2">
        <w:rPr>
          <w:rFonts w:asciiTheme="majorEastAsia" w:eastAsiaTheme="majorEastAsia" w:hAnsiTheme="majorEastAsia" w:hint="eastAsia"/>
        </w:rPr>
        <w:t>尌</w:t>
      </w:r>
      <w:proofErr w:type="gramEnd"/>
      <w:r w:rsidRPr="003533B2">
        <w:rPr>
          <w:rFonts w:asciiTheme="majorEastAsia" w:eastAsiaTheme="majorEastAsia" w:hAnsiTheme="majorEastAsia" w:hint="eastAsia"/>
        </w:rPr>
        <w:t>」。簡18上、下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讀為「子之言也己</w:t>
      </w:r>
      <w:proofErr w:type="gramStart"/>
      <w:r w:rsidRPr="003533B2">
        <w:rPr>
          <w:rFonts w:asciiTheme="majorEastAsia" w:eastAsiaTheme="majorEastAsia" w:hAnsiTheme="majorEastAsia" w:hint="eastAsia"/>
        </w:rPr>
        <w:t>砫</w:t>
      </w:r>
      <w:proofErr w:type="gramEnd"/>
      <w:r w:rsidRPr="003533B2">
        <w:rPr>
          <w:rFonts w:asciiTheme="majorEastAsia" w:eastAsiaTheme="majorEastAsia" w:hAnsiTheme="majorEastAsia" w:hint="eastAsia"/>
        </w:rPr>
        <w:t>（重）。</w:t>
      </w:r>
      <w:proofErr w:type="gramStart"/>
      <w:r w:rsidRPr="003533B2">
        <w:rPr>
          <w:rFonts w:asciiTheme="majorEastAsia" w:eastAsiaTheme="majorEastAsia" w:hAnsiTheme="majorEastAsia" w:hint="eastAsia"/>
        </w:rPr>
        <w:t>丘也聞</w:t>
      </w:r>
      <w:proofErr w:type="gramEnd"/>
      <w:r w:rsidRPr="003533B2">
        <w:rPr>
          <w:rFonts w:asciiTheme="majorEastAsia" w:eastAsiaTheme="majorEastAsia" w:hAnsiTheme="majorEastAsia" w:hint="eastAsia"/>
        </w:rPr>
        <w:t>君子田肥民則安，</w:t>
      </w:r>
      <w:proofErr w:type="gramStart"/>
      <w:r w:rsidRPr="003533B2">
        <w:rPr>
          <w:rFonts w:asciiTheme="majorEastAsia" w:eastAsiaTheme="majorEastAsia" w:hAnsiTheme="majorEastAsia" w:hint="eastAsia"/>
        </w:rPr>
        <w:t>惰</w:t>
      </w:r>
      <w:proofErr w:type="gramEnd"/>
      <w:r w:rsidRPr="003533B2">
        <w:rPr>
          <w:rFonts w:asciiTheme="majorEastAsia" w:eastAsiaTheme="majorEastAsia" w:hAnsiTheme="majorEastAsia" w:hint="eastAsia"/>
        </w:rPr>
        <w:t>民不</w:t>
      </w:r>
      <w:proofErr w:type="gramStart"/>
      <w:r w:rsidRPr="003533B2">
        <w:rPr>
          <w:rFonts w:asciiTheme="majorEastAsia" w:eastAsiaTheme="majorEastAsia" w:hAnsiTheme="majorEastAsia" w:hint="eastAsia"/>
        </w:rPr>
        <w:t>尌</w:t>
      </w:r>
      <w:proofErr w:type="gramEnd"/>
      <w:r w:rsidRPr="003533B2">
        <w:rPr>
          <w:rFonts w:asciiTheme="majorEastAsia" w:eastAsiaTheme="majorEastAsia" w:hAnsiTheme="majorEastAsia" w:hint="eastAsia"/>
        </w:rPr>
        <w:t>」。/ 陳劍：「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BD3A89" wp14:editId="087B5F9B">
            <wp:extent cx="116006" cy="162409"/>
            <wp:effectExtent l="0" t="0" r="0" b="0"/>
            <wp:docPr id="9080613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」釋「樹」。/ 李春桃：唐洪志據《漢書·食貨志》「</w:t>
      </w:r>
      <w:proofErr w:type="gramStart"/>
      <w:r w:rsidRPr="003533B2">
        <w:rPr>
          <w:rFonts w:asciiTheme="majorEastAsia" w:eastAsiaTheme="majorEastAsia" w:hAnsiTheme="majorEastAsia" w:hint="eastAsia"/>
        </w:rPr>
        <w:t>地著</w:t>
      </w:r>
      <w:proofErr w:type="gramEnd"/>
      <w:r w:rsidRPr="003533B2">
        <w:rPr>
          <w:rFonts w:asciiTheme="majorEastAsia" w:eastAsiaTheme="majorEastAsia" w:hAnsiTheme="majorEastAsia" w:hint="eastAsia"/>
        </w:rPr>
        <w:t>為本」</w:t>
      </w:r>
      <w:proofErr w:type="gramStart"/>
      <w:r w:rsidRPr="003533B2">
        <w:rPr>
          <w:rFonts w:asciiTheme="majorEastAsia" w:eastAsiaTheme="majorEastAsia" w:hAnsiTheme="majorEastAsia" w:hint="eastAsia"/>
        </w:rPr>
        <w:t>顏師古注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地著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謂安土</w:t>
      </w:r>
      <w:proofErr w:type="gramEnd"/>
      <w:r w:rsidRPr="003533B2">
        <w:rPr>
          <w:rFonts w:asciiTheme="majorEastAsia" w:eastAsiaTheme="majorEastAsia" w:hAnsiTheme="majorEastAsia" w:hint="eastAsia"/>
        </w:rPr>
        <w:t>也」，讀「樹」為</w:t>
      </w:r>
      <w:proofErr w:type="gramStart"/>
      <w:r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訓為</w:t>
      </w:r>
      <w:proofErr w:type="gramEnd"/>
      <w:r w:rsidRPr="003533B2">
        <w:rPr>
          <w:rFonts w:asciiTheme="majorEastAsia" w:eastAsiaTheme="majorEastAsia" w:hAnsiTheme="majorEastAsia" w:hint="eastAsia"/>
        </w:rPr>
        <w:t>「安土」屬於</w:t>
      </w:r>
      <w:proofErr w:type="gramStart"/>
      <w:r w:rsidRPr="003533B2">
        <w:rPr>
          <w:rFonts w:asciiTheme="majorEastAsia" w:eastAsiaTheme="majorEastAsia" w:hAnsiTheme="majorEastAsia" w:hint="eastAsia"/>
        </w:rPr>
        <w:t>增字解經</w:t>
      </w:r>
      <w:proofErr w:type="gramEnd"/>
      <w:r w:rsidRPr="003533B2">
        <w:rPr>
          <w:rFonts w:asciiTheme="majorEastAsia" w:eastAsiaTheme="majorEastAsia" w:hAnsiTheme="majorEastAsia" w:hint="eastAsia"/>
        </w:rPr>
        <w:t>。中山王</w:t>
      </w:r>
      <w:proofErr w:type="gramStart"/>
      <w:r w:rsidRPr="003533B2">
        <w:rPr>
          <w:rFonts w:asciiTheme="majorEastAsia" w:eastAsiaTheme="majorEastAsia" w:hAnsiTheme="majorEastAsia" w:hint="eastAsia"/>
        </w:rPr>
        <w:t>方壺從</w:t>
      </w:r>
      <w:proofErr w:type="gramEnd"/>
      <w:r w:rsidRPr="003533B2">
        <w:rPr>
          <w:rFonts w:asciiTheme="majorEastAsia" w:eastAsiaTheme="majorEastAsia" w:hAnsiTheme="majorEastAsia" w:hint="eastAsia"/>
        </w:rPr>
        <w:t>「樹」之字讀「屬」，簡文中「樹」讀「屬」符合戰國文字用字習慣。「樹」從「豆」聲，</w:t>
      </w:r>
      <w:proofErr w:type="gramStart"/>
      <w:r w:rsidRPr="003533B2">
        <w:rPr>
          <w:rFonts w:asciiTheme="majorEastAsia" w:eastAsiaTheme="majorEastAsia" w:hAnsiTheme="majorEastAsia" w:hint="eastAsia"/>
        </w:rPr>
        <w:t>郭店簡</w:t>
      </w:r>
      <w:proofErr w:type="gramEnd"/>
      <w:r w:rsidRPr="003533B2">
        <w:rPr>
          <w:rFonts w:asciiTheme="majorEastAsia" w:eastAsiaTheme="majorEastAsia" w:hAnsiTheme="majorEastAsia" w:hint="eastAsia"/>
        </w:rPr>
        <w:t>《老子甲》簡2「豆」讀「屬」。「屬」，</w:t>
      </w:r>
      <w:proofErr w:type="gramStart"/>
      <w:r w:rsidRPr="003533B2">
        <w:rPr>
          <w:rFonts w:asciiTheme="majorEastAsia" w:eastAsiaTheme="majorEastAsia" w:hAnsiTheme="majorEastAsia" w:hint="eastAsia"/>
        </w:rPr>
        <w:t>聚屬</w:t>
      </w:r>
      <w:proofErr w:type="gramEnd"/>
      <w:r w:rsidRPr="003533B2">
        <w:rPr>
          <w:rFonts w:asciiTheme="majorEastAsia" w:eastAsiaTheme="majorEastAsia" w:hAnsiTheme="majorEastAsia" w:hint="eastAsia"/>
        </w:rPr>
        <w:t xml:space="preserve">。簡文是說如果田地肥沃，人民就會安居，如果田地貧瘠，人民便不會聚屬。/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</w:t>
      </w:r>
      <w:proofErr w:type="gramStart"/>
      <w:r w:rsidRPr="003533B2">
        <w:rPr>
          <w:rFonts w:asciiTheme="majorEastAsia" w:eastAsiaTheme="majorEastAsia" w:hAnsiTheme="majorEastAsia" w:hint="eastAsia"/>
        </w:rPr>
        <w:t>簡文斷讀為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肥民則</w:t>
      </w:r>
      <w:proofErr w:type="gramEnd"/>
      <w:r w:rsidRPr="003533B2">
        <w:rPr>
          <w:rFonts w:asciiTheme="majorEastAsia" w:eastAsiaTheme="majorEastAsia" w:hAnsiTheme="majorEastAsia" w:hint="eastAsia"/>
        </w:rPr>
        <w:t>安，</w:t>
      </w:r>
      <w:proofErr w:type="gramStart"/>
      <w:r w:rsidRPr="003533B2">
        <w:rPr>
          <w:rFonts w:asciiTheme="majorEastAsia" w:eastAsiaTheme="majorEastAsia" w:hAnsiTheme="majorEastAsia" w:hint="eastAsia"/>
        </w:rPr>
        <w:t>瘠民不樹</w:t>
      </w:r>
      <w:proofErr w:type="gramEnd"/>
      <w:r w:rsidRPr="003533B2">
        <w:rPr>
          <w:rFonts w:asciiTheme="majorEastAsia" w:eastAsiaTheme="majorEastAsia" w:hAnsiTheme="majorEastAsia" w:hint="eastAsia"/>
        </w:rPr>
        <w:t>」。/ 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00F7BE1" wp14:editId="6D100D8C">
            <wp:extent cx="116006" cy="162409"/>
            <wp:effectExtent l="0" t="0" r="0" b="0"/>
            <wp:docPr id="12450094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可隸作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E4B783" wp14:editId="3060E340">
            <wp:extent cx="129600" cy="148800"/>
            <wp:effectExtent l="0" t="0" r="3810" b="3810"/>
            <wp:docPr id="138487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45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1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」，「</w:t>
      </w:r>
      <w:proofErr w:type="gramStart"/>
      <w:r w:rsidRPr="003533B2">
        <w:rPr>
          <w:rFonts w:asciiTheme="majorEastAsia" w:eastAsiaTheme="majorEastAsia" w:hAnsiTheme="majorEastAsia" w:hint="eastAsia"/>
        </w:rPr>
        <w:t>尌</w:t>
      </w:r>
      <w:proofErr w:type="gramEnd"/>
      <w:r w:rsidRPr="003533B2">
        <w:rPr>
          <w:rFonts w:asciiTheme="majorEastAsia" w:eastAsiaTheme="majorEastAsia" w:hAnsiTheme="majorEastAsia" w:hint="eastAsia"/>
        </w:rPr>
        <w:t>」之異體，「</w:t>
      </w:r>
      <w:proofErr w:type="gramStart"/>
      <w:r w:rsidRPr="003533B2">
        <w:rPr>
          <w:rFonts w:asciiTheme="majorEastAsia" w:eastAsiaTheme="majorEastAsia" w:hAnsiTheme="majorEastAsia" w:hint="eastAsia"/>
        </w:rPr>
        <w:t>尌</w:t>
      </w:r>
      <w:proofErr w:type="gramEnd"/>
      <w:r w:rsidRPr="003533B2">
        <w:rPr>
          <w:rFonts w:asciiTheme="majorEastAsia" w:eastAsiaTheme="majorEastAsia" w:hAnsiTheme="majorEastAsia" w:hint="eastAsia"/>
        </w:rPr>
        <w:t>」與《說文》「樹」籀文「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FACCBE" wp14:editId="238D5B3C">
            <wp:extent cx="81886" cy="110368"/>
            <wp:effectExtent l="0" t="0" r="0" b="4445"/>
            <wp:docPr id="2125473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379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4078" cy="1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」本為一字。「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0F1C7D8" wp14:editId="568C620A">
            <wp:extent cx="129600" cy="148800"/>
            <wp:effectExtent l="0" t="0" r="3810" b="3810"/>
            <wp:docPr id="2092667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45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1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</w:t>
      </w:r>
      <w:proofErr w:type="gramStart"/>
      <w:r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Pr="003533B2">
        <w:rPr>
          <w:rFonts w:asciiTheme="majorEastAsia" w:eastAsiaTheme="majorEastAsia" w:hAnsiTheme="majorEastAsia" w:hint="eastAsia"/>
        </w:rPr>
        <w:t>」文意可通。</w:t>
      </w:r>
      <w:proofErr w:type="gramStart"/>
      <w:r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Pr="003533B2">
        <w:rPr>
          <w:rFonts w:asciiTheme="majorEastAsia" w:eastAsiaTheme="majorEastAsia" w:hAnsiTheme="majorEastAsia" w:hint="eastAsia"/>
        </w:rPr>
        <w:t>」，依附、附著。《國語·晉語四》「</w:t>
      </w:r>
      <w:proofErr w:type="gramStart"/>
      <w:r w:rsidRPr="003533B2">
        <w:rPr>
          <w:rFonts w:asciiTheme="majorEastAsia" w:eastAsiaTheme="majorEastAsia" w:hAnsiTheme="majorEastAsia" w:hint="eastAsia"/>
        </w:rPr>
        <w:t>底著滯淫」，韋昭注「著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附也</w:t>
      </w:r>
      <w:proofErr w:type="gramEnd"/>
      <w:r w:rsidRPr="003533B2">
        <w:rPr>
          <w:rFonts w:asciiTheme="majorEastAsia" w:eastAsiaTheme="majorEastAsia" w:hAnsiTheme="majorEastAsia" w:hint="eastAsia"/>
        </w:rPr>
        <w:t>」。引申</w:t>
      </w:r>
      <w:proofErr w:type="gramStart"/>
      <w:r w:rsidRPr="003533B2">
        <w:rPr>
          <w:rFonts w:asciiTheme="majorEastAsia" w:eastAsiaTheme="majorEastAsia" w:hAnsiTheme="majorEastAsia" w:hint="eastAsia"/>
        </w:rPr>
        <w:t>指著籍而</w:t>
      </w:r>
      <w:proofErr w:type="gramEnd"/>
      <w:r w:rsidRPr="003533B2">
        <w:rPr>
          <w:rFonts w:asciiTheme="majorEastAsia" w:eastAsiaTheme="majorEastAsia" w:hAnsiTheme="majorEastAsia" w:hint="eastAsia"/>
        </w:rPr>
        <w:t>常住不遷，《後漢書·李忠傳》「</w:t>
      </w:r>
      <w:proofErr w:type="gramStart"/>
      <w:r w:rsidRPr="003533B2">
        <w:rPr>
          <w:rFonts w:asciiTheme="majorEastAsia" w:eastAsiaTheme="majorEastAsia" w:hAnsiTheme="majorEastAsia" w:hint="eastAsia"/>
        </w:rPr>
        <w:t>墾田增多</w:t>
      </w:r>
      <w:proofErr w:type="gramEnd"/>
      <w:r w:rsidRPr="003533B2">
        <w:rPr>
          <w:rFonts w:asciiTheme="majorEastAsia" w:eastAsiaTheme="majorEastAsia" w:hAnsiTheme="majorEastAsia" w:hint="eastAsia"/>
        </w:rPr>
        <w:t>，三歲間流民占著者五萬餘口」；「土著」一詞中的</w:t>
      </w:r>
      <w:proofErr w:type="gramStart"/>
      <w:r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Pr="003533B2">
        <w:rPr>
          <w:rFonts w:asciiTheme="majorEastAsia" w:eastAsiaTheme="majorEastAsia" w:hAnsiTheme="majorEastAsia" w:hint="eastAsia"/>
        </w:rPr>
        <w:t>」也是其引申義。楚簡中「豆」</w:t>
      </w:r>
      <w:proofErr w:type="gramStart"/>
      <w:r w:rsidRPr="003533B2">
        <w:rPr>
          <w:rFonts w:asciiTheme="majorEastAsia" w:eastAsiaTheme="majorEastAsia" w:hAnsiTheme="majorEastAsia" w:hint="eastAsia"/>
        </w:rPr>
        <w:t>聲字也</w:t>
      </w:r>
      <w:proofErr w:type="gramEnd"/>
      <w:r w:rsidRPr="003533B2">
        <w:rPr>
          <w:rFonts w:asciiTheme="majorEastAsia" w:eastAsiaTheme="majorEastAsia" w:hAnsiTheme="majorEastAsia" w:hint="eastAsia"/>
        </w:rPr>
        <w:t>有讀</w:t>
      </w:r>
      <w:proofErr w:type="gramStart"/>
      <w:r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Pr="003533B2">
        <w:rPr>
          <w:rFonts w:asciiTheme="majorEastAsia" w:eastAsiaTheme="majorEastAsia" w:hAnsiTheme="majorEastAsia" w:hint="eastAsia"/>
        </w:rPr>
        <w:t>」之例，如第七</w:t>
      </w:r>
      <w:proofErr w:type="gramStart"/>
      <w:r w:rsidRPr="003533B2">
        <w:rPr>
          <w:rFonts w:asciiTheme="majorEastAsia" w:eastAsiaTheme="majorEastAsia" w:hAnsiTheme="majorEastAsia" w:hint="eastAsia"/>
        </w:rPr>
        <w:t>冊《凡物流形》甲簡</w:t>
      </w:r>
      <w:proofErr w:type="gramEnd"/>
      <w:r w:rsidRPr="003533B2">
        <w:rPr>
          <w:rFonts w:asciiTheme="majorEastAsia" w:eastAsiaTheme="majorEastAsia" w:hAnsiTheme="majorEastAsia" w:hint="eastAsia"/>
        </w:rPr>
        <w:t>11「</w:t>
      </w:r>
      <w:proofErr w:type="gramStart"/>
      <w:r w:rsidRPr="003533B2">
        <w:rPr>
          <w:rFonts w:asciiTheme="majorEastAsia" w:eastAsiaTheme="majorEastAsia" w:hAnsiTheme="majorEastAsia" w:hint="eastAsia"/>
        </w:rPr>
        <w:t>奚</w:t>
      </w:r>
      <w:proofErr w:type="gramEnd"/>
      <w:r w:rsidRPr="003533B2">
        <w:rPr>
          <w:rFonts w:asciiTheme="majorEastAsia" w:eastAsiaTheme="majorEastAsia" w:hAnsiTheme="majorEastAsia" w:hint="eastAsia"/>
        </w:rPr>
        <w:t>故小雖</w:t>
      </w:r>
      <w:proofErr w:type="gramStart"/>
      <w:r w:rsidRPr="003533B2">
        <w:rPr>
          <w:rFonts w:asciiTheme="majorEastAsia" w:eastAsiaTheme="majorEastAsia" w:hAnsiTheme="majorEastAsia" w:hint="eastAsia"/>
        </w:rPr>
        <w:t>暲</w:t>
      </w:r>
      <w:proofErr w:type="gramEnd"/>
      <w:r w:rsidRPr="003533B2">
        <w:rPr>
          <w:rFonts w:asciiTheme="majorEastAsia" w:eastAsiaTheme="majorEastAsia" w:hAnsiTheme="majorEastAsia" w:hint="eastAsia"/>
        </w:rPr>
        <w:t>䜴」，「䜴」讀「著」。李春桃讀「屬」也可備一說，「屬」與</w:t>
      </w:r>
      <w:proofErr w:type="gramStart"/>
      <w:r w:rsidRPr="003533B2">
        <w:rPr>
          <w:rFonts w:asciiTheme="majorEastAsia" w:eastAsiaTheme="majorEastAsia" w:hAnsiTheme="majorEastAsia" w:hint="eastAsia"/>
        </w:rPr>
        <w:t>「著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義近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</w:p>
  </w:footnote>
  <w:footnote w:id="120">
    <w:p w14:paraId="1CCB4445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bookmarkStart w:id="26" w:name="_Hlk191387929"/>
      <w:r w:rsidRPr="003533B2">
        <w:rPr>
          <w:rFonts w:asciiTheme="majorEastAsia" w:eastAsiaTheme="majorEastAsia" w:hAnsiTheme="majorEastAsia" w:hint="eastAsia"/>
        </w:rPr>
        <w:t>整理者：「賢人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，「人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原脫漏，後補。賢人治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，故賢人為重。孔子說：「欲其大者，乃於此在矣。</w:t>
      </w:r>
      <w:proofErr w:type="gramStart"/>
      <w:r w:rsidRPr="003533B2">
        <w:rPr>
          <w:rFonts w:asciiTheme="majorEastAsia" w:eastAsiaTheme="majorEastAsia" w:hAnsiTheme="majorEastAsia" w:hint="eastAsia"/>
        </w:rPr>
        <w:t>昔者堯</w:t>
      </w:r>
      <w:proofErr w:type="gramEnd"/>
      <w:r w:rsidRPr="003533B2">
        <w:rPr>
          <w:rFonts w:asciiTheme="majorEastAsia" w:eastAsiaTheme="majorEastAsia" w:hAnsiTheme="majorEastAsia" w:hint="eastAsia"/>
        </w:rPr>
        <w:t>、舜</w:t>
      </w:r>
      <w:proofErr w:type="gramStart"/>
      <w:r w:rsidRPr="003533B2">
        <w:rPr>
          <w:rFonts w:asciiTheme="majorEastAsia" w:eastAsiaTheme="majorEastAsia" w:hAnsiTheme="majorEastAsia" w:hint="eastAsia"/>
        </w:rPr>
        <w:t>清微其</w:t>
      </w:r>
      <w:proofErr w:type="gramEnd"/>
      <w:r w:rsidRPr="003533B2">
        <w:rPr>
          <w:rFonts w:asciiTheme="majorEastAsia" w:eastAsiaTheme="majorEastAsia" w:hAnsiTheme="majorEastAsia" w:hint="eastAsia"/>
        </w:rPr>
        <w:t>身，以聽觀天下，</w:t>
      </w:r>
      <w:proofErr w:type="gramStart"/>
      <w:r w:rsidRPr="003533B2">
        <w:rPr>
          <w:rFonts w:asciiTheme="majorEastAsia" w:eastAsiaTheme="majorEastAsia" w:hAnsiTheme="majorEastAsia" w:hint="eastAsia"/>
        </w:rPr>
        <w:t>務</w:t>
      </w:r>
      <w:proofErr w:type="gramEnd"/>
      <w:r w:rsidRPr="003533B2">
        <w:rPr>
          <w:rFonts w:asciiTheme="majorEastAsia" w:eastAsiaTheme="majorEastAsia" w:hAnsiTheme="majorEastAsia" w:hint="eastAsia"/>
        </w:rPr>
        <w:t>來賢人，</w:t>
      </w:r>
      <w:proofErr w:type="gramStart"/>
      <w:r w:rsidRPr="003533B2">
        <w:rPr>
          <w:rFonts w:asciiTheme="majorEastAsia" w:eastAsiaTheme="majorEastAsia" w:hAnsiTheme="majorEastAsia" w:hint="eastAsia"/>
        </w:rPr>
        <w:t>夫舉賢</w:t>
      </w:r>
      <w:proofErr w:type="gramEnd"/>
      <w:r w:rsidRPr="003533B2">
        <w:rPr>
          <w:rFonts w:asciiTheme="majorEastAsia" w:eastAsiaTheme="majorEastAsia" w:hAnsiTheme="majorEastAsia" w:hint="eastAsia"/>
        </w:rPr>
        <w:t>者，百</w:t>
      </w:r>
      <w:proofErr w:type="gramStart"/>
      <w:r w:rsidRPr="003533B2">
        <w:rPr>
          <w:rFonts w:asciiTheme="majorEastAsia" w:eastAsiaTheme="majorEastAsia" w:hAnsiTheme="majorEastAsia" w:hint="eastAsia"/>
        </w:rPr>
        <w:t>福之宗也</w:t>
      </w:r>
      <w:proofErr w:type="gramEnd"/>
      <w:r w:rsidRPr="003533B2">
        <w:rPr>
          <w:rFonts w:asciiTheme="majorEastAsia" w:eastAsiaTheme="majorEastAsia" w:hAnsiTheme="majorEastAsia" w:hint="eastAsia"/>
        </w:rPr>
        <w:t>，而神明之主也，不齊</w:t>
      </w:r>
      <w:proofErr w:type="gramStart"/>
      <w:r w:rsidRPr="003533B2">
        <w:rPr>
          <w:rFonts w:asciiTheme="majorEastAsia" w:eastAsiaTheme="majorEastAsia" w:hAnsiTheme="majorEastAsia" w:hint="eastAsia"/>
        </w:rPr>
        <w:t>之所治者</w:t>
      </w:r>
      <w:proofErr w:type="gramEnd"/>
      <w:r w:rsidRPr="003533B2">
        <w:rPr>
          <w:rFonts w:asciiTheme="majorEastAsia" w:eastAsiaTheme="majorEastAsia" w:hAnsiTheme="majorEastAsia" w:hint="eastAsia"/>
        </w:rPr>
        <w:t>小也，不</w:t>
      </w:r>
      <w:proofErr w:type="gramStart"/>
      <w:r w:rsidRPr="003533B2">
        <w:rPr>
          <w:rFonts w:asciiTheme="majorEastAsia" w:eastAsiaTheme="majorEastAsia" w:hAnsiTheme="majorEastAsia" w:hint="eastAsia"/>
        </w:rPr>
        <w:t>齊所治者</w:t>
      </w:r>
      <w:proofErr w:type="gramEnd"/>
      <w:r w:rsidRPr="003533B2">
        <w:rPr>
          <w:rFonts w:asciiTheme="majorEastAsia" w:eastAsiaTheme="majorEastAsia" w:hAnsiTheme="majorEastAsia" w:hint="eastAsia"/>
        </w:rPr>
        <w:t>大，其與堯、</w:t>
      </w:r>
      <w:proofErr w:type="gramStart"/>
      <w:r w:rsidRPr="003533B2">
        <w:rPr>
          <w:rFonts w:asciiTheme="majorEastAsia" w:eastAsiaTheme="majorEastAsia" w:hAnsiTheme="majorEastAsia" w:hint="eastAsia"/>
        </w:rPr>
        <w:t>舜繼矣</w:t>
      </w:r>
      <w:proofErr w:type="gramEnd"/>
      <w:r w:rsidRPr="003533B2">
        <w:rPr>
          <w:rFonts w:asciiTheme="majorEastAsia" w:eastAsiaTheme="majorEastAsia" w:hAnsiTheme="majorEastAsia" w:hint="eastAsia"/>
        </w:rPr>
        <w:t>。」（《說苑·政理》）因此，尊賢是治國大事。《說苑·尊賢》：「人君之欲平治天下</w:t>
      </w:r>
      <w:proofErr w:type="gramStart"/>
      <w:r w:rsidRPr="003533B2">
        <w:rPr>
          <w:rFonts w:asciiTheme="majorEastAsia" w:eastAsiaTheme="majorEastAsia" w:hAnsiTheme="majorEastAsia" w:hint="eastAsia"/>
        </w:rPr>
        <w:t>而垂榮名</w:t>
      </w:r>
      <w:proofErr w:type="gramEnd"/>
      <w:r w:rsidRPr="003533B2">
        <w:rPr>
          <w:rFonts w:asciiTheme="majorEastAsia" w:eastAsiaTheme="majorEastAsia" w:hAnsiTheme="majorEastAsia" w:hint="eastAsia"/>
        </w:rPr>
        <w:t>者，</w:t>
      </w:r>
      <w:proofErr w:type="gramStart"/>
      <w:r w:rsidRPr="003533B2">
        <w:rPr>
          <w:rFonts w:asciiTheme="majorEastAsia" w:eastAsiaTheme="majorEastAsia" w:hAnsiTheme="majorEastAsia" w:hint="eastAsia"/>
        </w:rPr>
        <w:t>必尊賢</w:t>
      </w:r>
      <w:proofErr w:type="gramEnd"/>
      <w:r w:rsidRPr="003533B2">
        <w:rPr>
          <w:rFonts w:asciiTheme="majorEastAsia" w:eastAsiaTheme="majorEastAsia" w:hAnsiTheme="majorEastAsia" w:hint="eastAsia"/>
        </w:rPr>
        <w:t>而下士。《易》曰：『自上下</w:t>
      </w:r>
      <w:proofErr w:type="gramStart"/>
      <w:r w:rsidRPr="003533B2">
        <w:rPr>
          <w:rFonts w:asciiTheme="majorEastAsia" w:eastAsiaTheme="majorEastAsia" w:hAnsiTheme="majorEastAsia" w:hint="eastAsia"/>
        </w:rPr>
        <w:t>下</w:t>
      </w:r>
      <w:proofErr w:type="gramEnd"/>
      <w:r w:rsidRPr="003533B2">
        <w:rPr>
          <w:rFonts w:asciiTheme="majorEastAsia" w:eastAsiaTheme="majorEastAsia" w:hAnsiTheme="majorEastAsia" w:hint="eastAsia"/>
        </w:rPr>
        <w:t>，其道大光。』又：『</w:t>
      </w:r>
      <w:proofErr w:type="gramStart"/>
      <w:r w:rsidRPr="003533B2">
        <w:rPr>
          <w:rFonts w:asciiTheme="majorEastAsia" w:eastAsiaTheme="majorEastAsia" w:hAnsiTheme="majorEastAsia" w:hint="eastAsia"/>
        </w:rPr>
        <w:t>以貴下賤</w:t>
      </w:r>
      <w:proofErr w:type="gramEnd"/>
      <w:r w:rsidRPr="003533B2">
        <w:rPr>
          <w:rFonts w:asciiTheme="majorEastAsia" w:eastAsiaTheme="majorEastAsia" w:hAnsiTheme="majorEastAsia" w:hint="eastAsia"/>
        </w:rPr>
        <w:t>，大得民也。』</w:t>
      </w:r>
      <w:proofErr w:type="gramStart"/>
      <w:r w:rsidRPr="003533B2">
        <w:rPr>
          <w:rFonts w:asciiTheme="majorEastAsia" w:eastAsiaTheme="majorEastAsia" w:hAnsiTheme="majorEastAsia" w:hint="eastAsia"/>
        </w:rPr>
        <w:t>夫明王</w:t>
      </w:r>
      <w:proofErr w:type="gramEnd"/>
      <w:r w:rsidRPr="003533B2">
        <w:rPr>
          <w:rFonts w:asciiTheme="majorEastAsia" w:eastAsiaTheme="majorEastAsia" w:hAnsiTheme="majorEastAsia" w:hint="eastAsia"/>
        </w:rPr>
        <w:t>之施德而下下也，將懷遠</w:t>
      </w:r>
      <w:proofErr w:type="gramStart"/>
      <w:r w:rsidRPr="003533B2">
        <w:rPr>
          <w:rFonts w:asciiTheme="majorEastAsia" w:eastAsiaTheme="majorEastAsia" w:hAnsiTheme="majorEastAsia" w:hint="eastAsia"/>
        </w:rPr>
        <w:t>而致近也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  <w:proofErr w:type="gramStart"/>
      <w:r w:rsidRPr="003533B2">
        <w:rPr>
          <w:rFonts w:asciiTheme="majorEastAsia" w:eastAsiaTheme="majorEastAsia" w:hAnsiTheme="majorEastAsia" w:hint="eastAsia"/>
        </w:rPr>
        <w:t>夫朝無</w:t>
      </w:r>
      <w:proofErr w:type="gramEnd"/>
      <w:r w:rsidRPr="003533B2">
        <w:rPr>
          <w:rFonts w:asciiTheme="majorEastAsia" w:eastAsiaTheme="majorEastAsia" w:hAnsiTheme="majorEastAsia" w:hint="eastAsia"/>
        </w:rPr>
        <w:t>賢人，猶鴻鵠之無羽翼也，雖有千里之望，猶不能致其意之所欲至矣。是故游江海者</w:t>
      </w:r>
      <w:proofErr w:type="gramStart"/>
      <w:r w:rsidRPr="003533B2">
        <w:rPr>
          <w:rFonts w:asciiTheme="majorEastAsia" w:eastAsiaTheme="majorEastAsia" w:hAnsiTheme="majorEastAsia" w:hint="eastAsia"/>
        </w:rPr>
        <w:t>託</w:t>
      </w:r>
      <w:proofErr w:type="gramEnd"/>
      <w:r w:rsidRPr="003533B2">
        <w:rPr>
          <w:rFonts w:asciiTheme="majorEastAsia" w:eastAsiaTheme="majorEastAsia" w:hAnsiTheme="majorEastAsia" w:hint="eastAsia"/>
        </w:rPr>
        <w:t>於船，致遠道者</w:t>
      </w:r>
      <w:proofErr w:type="gramStart"/>
      <w:r w:rsidRPr="003533B2">
        <w:rPr>
          <w:rFonts w:asciiTheme="majorEastAsia" w:eastAsiaTheme="majorEastAsia" w:hAnsiTheme="majorEastAsia" w:hint="eastAsia"/>
        </w:rPr>
        <w:t>託於乘</w:t>
      </w:r>
      <w:proofErr w:type="gramEnd"/>
      <w:r w:rsidRPr="003533B2">
        <w:rPr>
          <w:rFonts w:asciiTheme="majorEastAsia" w:eastAsiaTheme="majorEastAsia" w:hAnsiTheme="majorEastAsia" w:hint="eastAsia"/>
        </w:rPr>
        <w:t>，欲霸王者</w:t>
      </w:r>
      <w:proofErr w:type="gramStart"/>
      <w:r w:rsidRPr="003533B2">
        <w:rPr>
          <w:rFonts w:asciiTheme="majorEastAsia" w:eastAsiaTheme="majorEastAsia" w:hAnsiTheme="majorEastAsia" w:hint="eastAsia"/>
        </w:rPr>
        <w:t>託於賢</w:t>
      </w:r>
      <w:proofErr w:type="gramEnd"/>
      <w:r w:rsidRPr="003533B2">
        <w:rPr>
          <w:rFonts w:asciiTheme="majorEastAsia" w:eastAsiaTheme="majorEastAsia" w:hAnsiTheme="majorEastAsia" w:hint="eastAsia"/>
        </w:rPr>
        <w:t>。伊尹、呂尚、管夷吾、百里</w:t>
      </w:r>
      <w:proofErr w:type="gramStart"/>
      <w:r w:rsidRPr="003533B2">
        <w:rPr>
          <w:rFonts w:asciiTheme="majorEastAsia" w:eastAsiaTheme="majorEastAsia" w:hAnsiTheme="majorEastAsia" w:hint="eastAsia"/>
        </w:rPr>
        <w:t>奚</w:t>
      </w:r>
      <w:proofErr w:type="gramEnd"/>
      <w:r w:rsidRPr="003533B2">
        <w:rPr>
          <w:rFonts w:asciiTheme="majorEastAsia" w:eastAsiaTheme="majorEastAsia" w:hAnsiTheme="majorEastAsia" w:hint="eastAsia"/>
        </w:rPr>
        <w:t>，此霸王之</w:t>
      </w:r>
      <w:proofErr w:type="gramStart"/>
      <w:r w:rsidRPr="003533B2">
        <w:rPr>
          <w:rFonts w:asciiTheme="majorEastAsia" w:eastAsiaTheme="majorEastAsia" w:hAnsiTheme="majorEastAsia" w:hint="eastAsia"/>
        </w:rPr>
        <w:t>船乘也</w:t>
      </w:r>
      <w:proofErr w:type="gramEnd"/>
      <w:r w:rsidRPr="003533B2">
        <w:rPr>
          <w:rFonts w:asciiTheme="majorEastAsia" w:eastAsiaTheme="majorEastAsia" w:hAnsiTheme="majorEastAsia" w:hint="eastAsia"/>
        </w:rPr>
        <w:t>。」</w:t>
      </w:r>
    </w:p>
    <w:bookmarkEnd w:id="26"/>
  </w:footnote>
  <w:footnote w:id="121">
    <w:p w14:paraId="3D06DB8A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俞紹宏、張青松：「大」後似應加逗號，「於邦」似應屬下讀。簡文似</w:t>
      </w:r>
      <w:proofErr w:type="gramStart"/>
      <w:r w:rsidRPr="003533B2">
        <w:rPr>
          <w:rFonts w:asciiTheme="majorEastAsia" w:eastAsiaTheme="majorEastAsia" w:hAnsiTheme="majorEastAsia" w:hint="eastAsia"/>
        </w:rPr>
        <w:t>是說應以</w:t>
      </w:r>
      <w:proofErr w:type="gramEnd"/>
      <w:r w:rsidRPr="003533B2">
        <w:rPr>
          <w:rFonts w:asciiTheme="majorEastAsia" w:eastAsiaTheme="majorEastAsia" w:hAnsiTheme="majorEastAsia" w:hint="eastAsia"/>
        </w:rPr>
        <w:t>賢人為大，他們對於邦國有劬勞之心。</w:t>
      </w:r>
    </w:p>
  </w:footnote>
  <w:footnote w:id="122">
    <w:p w14:paraId="4B211A1E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299F8CB" wp14:editId="47EA5CE9">
            <wp:extent cx="133992" cy="144299"/>
            <wp:effectExtent l="0" t="0" r="0" b="8255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3357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6108" cy="1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Pr="003533B2">
        <w:rPr>
          <w:rFonts w:asciiTheme="majorEastAsia" w:eastAsiaTheme="majorEastAsia" w:hAnsiTheme="majorEastAsia" w:hint="eastAsia"/>
        </w:rPr>
        <w:t>劬</w:t>
      </w:r>
      <w:proofErr w:type="gramEnd"/>
      <w:r w:rsidRPr="003533B2">
        <w:rPr>
          <w:rFonts w:asciiTheme="majorEastAsia" w:eastAsiaTheme="majorEastAsia" w:hAnsiTheme="majorEastAsia" w:hint="eastAsia"/>
        </w:rPr>
        <w:t>」，慰勞，勤奮。賢人能為邦國</w:t>
      </w:r>
      <w:proofErr w:type="gramStart"/>
      <w:r w:rsidRPr="003533B2">
        <w:rPr>
          <w:rFonts w:asciiTheme="majorEastAsia" w:eastAsiaTheme="majorEastAsia" w:hAnsiTheme="majorEastAsia" w:hint="eastAsia"/>
        </w:rPr>
        <w:t>劬</w:t>
      </w:r>
      <w:proofErr w:type="gramEnd"/>
      <w:r w:rsidRPr="003533B2">
        <w:rPr>
          <w:rFonts w:asciiTheme="majorEastAsia" w:eastAsiaTheme="majorEastAsia" w:hAnsiTheme="majorEastAsia" w:hint="eastAsia"/>
        </w:rPr>
        <w:t>心</w:t>
      </w:r>
      <w:proofErr w:type="gramStart"/>
      <w:r w:rsidRPr="003533B2">
        <w:rPr>
          <w:rFonts w:asciiTheme="majorEastAsia" w:eastAsiaTheme="majorEastAsia" w:hAnsiTheme="majorEastAsia" w:hint="eastAsia"/>
        </w:rPr>
        <w:t>瘁</w:t>
      </w:r>
      <w:proofErr w:type="gramEnd"/>
      <w:r w:rsidRPr="003533B2">
        <w:rPr>
          <w:rFonts w:asciiTheme="majorEastAsia" w:eastAsiaTheme="majorEastAsia" w:hAnsiTheme="majorEastAsia" w:hint="eastAsia"/>
        </w:rPr>
        <w:t>力。</w:t>
      </w:r>
    </w:p>
  </w:footnote>
  <w:footnote w:id="123">
    <w:p w14:paraId="4FF3DAB2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4FB3655" wp14:editId="34600CA2">
            <wp:extent cx="92208" cy="13560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9526" cy="1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」釋「視」。「能為視」屬下與簡19連讀。/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D16DB4" wp14:editId="746A7DD6">
            <wp:extent cx="92208" cy="13560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9526" cy="1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」上從「鬼」，下從「示」，實為「畏」或「鬼」字。/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唐洪志：簡文</w:t>
      </w:r>
      <w:proofErr w:type="gramStart"/>
      <w:r w:rsidRPr="003533B2">
        <w:rPr>
          <w:rFonts w:asciiTheme="majorEastAsia" w:eastAsiaTheme="majorEastAsia" w:hAnsiTheme="majorEastAsia" w:hint="eastAsia"/>
        </w:rPr>
        <w:t>似指賢人得位而秉</w:t>
      </w:r>
      <w:proofErr w:type="gramEnd"/>
      <w:r w:rsidRPr="003533B2">
        <w:rPr>
          <w:rFonts w:asciiTheme="majorEastAsia" w:eastAsiaTheme="majorEastAsia" w:hAnsiTheme="majorEastAsia" w:hint="eastAsia"/>
        </w:rPr>
        <w:t>國之政。「愧」為「鬼」字古文。/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白海燕：後文或</w:t>
      </w:r>
      <w:proofErr w:type="gramStart"/>
      <w:r w:rsidRPr="003533B2">
        <w:rPr>
          <w:rFonts w:asciiTheme="majorEastAsia" w:eastAsiaTheme="majorEastAsia" w:hAnsiTheme="majorEastAsia" w:hint="eastAsia"/>
        </w:rPr>
        <w:t>為殘去</w:t>
      </w:r>
      <w:proofErr w:type="gramEnd"/>
      <w:r w:rsidRPr="003533B2">
        <w:rPr>
          <w:rFonts w:asciiTheme="majorEastAsia" w:eastAsiaTheme="majorEastAsia" w:hAnsiTheme="majorEastAsia" w:hint="eastAsia"/>
        </w:rPr>
        <w:t>「為鬼神主」「為鬼神所福</w:t>
      </w:r>
      <w:proofErr w:type="gramStart"/>
      <w:r w:rsidRPr="003533B2">
        <w:rPr>
          <w:rFonts w:asciiTheme="majorEastAsia" w:eastAsiaTheme="majorEastAsia" w:hAnsiTheme="majorEastAsia" w:hint="eastAsia"/>
        </w:rPr>
        <w:t>饗</w:t>
      </w:r>
      <w:proofErr w:type="gramEnd"/>
      <w:r w:rsidRPr="003533B2">
        <w:rPr>
          <w:rFonts w:asciiTheme="majorEastAsia" w:eastAsiaTheme="majorEastAsia" w:hAnsiTheme="majorEastAsia" w:hint="eastAsia"/>
        </w:rPr>
        <w:t>」之類。/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：「視」讀「威」。</w:t>
      </w:r>
    </w:p>
  </w:footnote>
  <w:footnote w:id="124">
    <w:p w14:paraId="204940CB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 w:hint="eastAsia"/>
        </w:rPr>
        <w:t xml:space="preserve"> 整理者：「母」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俞紹宏、張青松：「毋乃」，莫非，豈非。</w:t>
      </w:r>
    </w:p>
  </w:footnote>
  <w:footnote w:id="125">
    <w:p w14:paraId="35476345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整理者：簡11下「昏」，糊塗。/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陳斯鵬、俞紹宏、張青松：「昏」讀「問」。/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劉洪濤：「昏」讀「聞」。</w:t>
      </w:r>
    </w:p>
  </w:footnote>
  <w:footnote w:id="126">
    <w:p w14:paraId="0EB81866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整理者：「也」後加逗號。</w:t>
      </w:r>
    </w:p>
  </w:footnote>
  <w:footnote w:id="127">
    <w:p w14:paraId="478CBBB9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整理者：「左」讀「佐」，輔佐。/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：「左」似可讀「差」，</w:t>
      </w:r>
      <w:proofErr w:type="gramStart"/>
      <w:r w:rsidRPr="003533B2">
        <w:rPr>
          <w:rFonts w:asciiTheme="majorEastAsia" w:eastAsiaTheme="majorEastAsia" w:hAnsiTheme="majorEastAsia" w:hint="eastAsia"/>
        </w:rPr>
        <w:t>差失</w:t>
      </w:r>
      <w:proofErr w:type="gramEnd"/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陳斯鵬、俞紹宏、張青松：「左」前之「是」表強調。「左」古有悖</w:t>
      </w:r>
      <w:proofErr w:type="gramStart"/>
      <w:r w:rsidRPr="003533B2">
        <w:rPr>
          <w:rFonts w:asciiTheme="majorEastAsia" w:eastAsiaTheme="majorEastAsia" w:hAnsiTheme="majorEastAsia" w:hint="eastAsia"/>
        </w:rPr>
        <w:t>謬</w:t>
      </w:r>
      <w:proofErr w:type="gramEnd"/>
      <w:r w:rsidRPr="003533B2">
        <w:rPr>
          <w:rFonts w:asciiTheme="majorEastAsia" w:eastAsiaTheme="majorEastAsia" w:hAnsiTheme="majorEastAsia" w:hint="eastAsia"/>
        </w:rPr>
        <w:t>不合理的意思，</w:t>
      </w:r>
      <w:proofErr w:type="gramStart"/>
      <w:r w:rsidRPr="003533B2">
        <w:rPr>
          <w:rFonts w:asciiTheme="majorEastAsia" w:eastAsiaTheme="majorEastAsia" w:hAnsiTheme="majorEastAsia" w:hint="eastAsia"/>
        </w:rPr>
        <w:t>不必改讀</w:t>
      </w:r>
      <w:proofErr w:type="gramEnd"/>
      <w:r w:rsidRPr="003533B2">
        <w:rPr>
          <w:rFonts w:asciiTheme="majorEastAsia" w:eastAsiaTheme="majorEastAsia" w:hAnsiTheme="majorEastAsia" w:hint="eastAsia"/>
        </w:rPr>
        <w:t>。簡文讀為「</w:t>
      </w:r>
      <w:proofErr w:type="gramStart"/>
      <w:r w:rsidRPr="003533B2">
        <w:rPr>
          <w:rFonts w:asciiTheme="majorEastAsia" w:eastAsiaTheme="majorEastAsia" w:hAnsiTheme="majorEastAsia" w:hint="eastAsia"/>
        </w:rPr>
        <w:t>毋乃肥</w:t>
      </w:r>
      <w:proofErr w:type="gramEnd"/>
      <w:r w:rsidRPr="003533B2">
        <w:rPr>
          <w:rFonts w:asciiTheme="majorEastAsia" w:eastAsiaTheme="majorEastAsia" w:hAnsiTheme="majorEastAsia" w:hint="eastAsia"/>
        </w:rPr>
        <w:t>之問</w:t>
      </w:r>
      <w:proofErr w:type="gramStart"/>
      <w:r w:rsidRPr="003533B2">
        <w:rPr>
          <w:rFonts w:asciiTheme="majorEastAsia" w:eastAsiaTheme="majorEastAsia" w:hAnsiTheme="majorEastAsia" w:hint="eastAsia"/>
        </w:rPr>
        <w:t>也是左乎</w:t>
      </w:r>
      <w:proofErr w:type="gramEnd"/>
      <w:r w:rsidRPr="003533B2">
        <w:rPr>
          <w:rFonts w:asciiTheme="majorEastAsia" w:eastAsiaTheme="majorEastAsia" w:hAnsiTheme="majorEastAsia" w:hint="eastAsia"/>
        </w:rPr>
        <w:t>」，意思是難道我</w:t>
      </w:r>
      <w:proofErr w:type="gramStart"/>
      <w:r w:rsidRPr="003533B2">
        <w:rPr>
          <w:rFonts w:asciiTheme="majorEastAsia" w:eastAsiaTheme="majorEastAsia" w:hAnsiTheme="majorEastAsia" w:hint="eastAsia"/>
        </w:rPr>
        <w:t>的問語真的</w:t>
      </w:r>
      <w:proofErr w:type="gramEnd"/>
      <w:r w:rsidRPr="003533B2">
        <w:rPr>
          <w:rFonts w:asciiTheme="majorEastAsia" w:eastAsiaTheme="majorEastAsia" w:hAnsiTheme="majorEastAsia" w:hint="eastAsia"/>
        </w:rPr>
        <w:t>很不妥嗎？/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：「右」讀「差」。</w:t>
      </w:r>
    </w:p>
  </w:footnote>
  <w:footnote w:id="128">
    <w:p w14:paraId="7D0A8AA9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A89C82" wp14:editId="4B891CCA">
            <wp:extent cx="92231" cy="159867"/>
            <wp:effectExtent l="0" t="0" r="3175" b="0"/>
            <wp:docPr id="1501848064" name="Picture 1501848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3967" cy="16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</w:t>
      </w:r>
      <w:proofErr w:type="gramStart"/>
      <w:r w:rsidRPr="003533B2">
        <w:rPr>
          <w:rFonts w:asciiTheme="majorEastAsia" w:eastAsiaTheme="majorEastAsia" w:hAnsiTheme="majorEastAsia" w:hint="eastAsia"/>
        </w:rPr>
        <w:t>虖</w:t>
      </w:r>
      <w:proofErr w:type="gramEnd"/>
      <w:r w:rsidRPr="003533B2">
        <w:rPr>
          <w:rFonts w:asciiTheme="majorEastAsia" w:eastAsiaTheme="majorEastAsia" w:hAnsiTheme="majorEastAsia" w:hint="eastAsia"/>
        </w:rPr>
        <w:t>」，讀「乎」。/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白海燕、李守奎、曲冰、孫偉龍：</w:t>
      </w:r>
      <w:proofErr w:type="gramStart"/>
      <w:r w:rsidRPr="003533B2">
        <w:rPr>
          <w:rFonts w:asciiTheme="majorEastAsia" w:eastAsiaTheme="majorEastAsia" w:hAnsiTheme="majorEastAsia" w:hint="eastAsia"/>
        </w:rPr>
        <w:t>斷讀為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好乃肥</w:t>
      </w:r>
      <w:proofErr w:type="gramEnd"/>
      <w:r w:rsidRPr="003533B2">
        <w:rPr>
          <w:rFonts w:asciiTheme="majorEastAsia" w:eastAsiaTheme="majorEastAsia" w:hAnsiTheme="majorEastAsia" w:hint="eastAsia"/>
        </w:rPr>
        <w:t>之聞</w:t>
      </w:r>
      <w:proofErr w:type="gramStart"/>
      <w:r w:rsidRPr="003533B2">
        <w:rPr>
          <w:rFonts w:asciiTheme="majorEastAsia" w:eastAsiaTheme="majorEastAsia" w:hAnsiTheme="majorEastAsia" w:hint="eastAsia"/>
        </w:rPr>
        <w:t>也是佐乎</w:t>
      </w:r>
      <w:proofErr w:type="gramEnd"/>
      <w:r w:rsidRPr="003533B2">
        <w:rPr>
          <w:rFonts w:asciiTheme="majorEastAsia" w:eastAsiaTheme="majorEastAsia" w:hAnsiTheme="majorEastAsia" w:hint="eastAsia"/>
        </w:rPr>
        <w:t>？」</w:t>
      </w:r>
    </w:p>
  </w:footnote>
  <w:footnote w:id="129">
    <w:p w14:paraId="18766929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白海燕、李守奎、曲冰、孫偉龍：「古女」可從蔣玉斌讀「胡如」。/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：「古女」讀「固如」，後加逗號。/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俞紹宏、張青松：「如」，往、去。「故</w:t>
      </w:r>
      <w:proofErr w:type="gramStart"/>
      <w:r w:rsidRPr="003533B2">
        <w:rPr>
          <w:rFonts w:asciiTheme="majorEastAsia" w:eastAsiaTheme="majorEastAsia" w:hAnsiTheme="majorEastAsia" w:hint="eastAsia"/>
        </w:rPr>
        <w:t>如吾子之疏肥也</w:t>
      </w:r>
      <w:proofErr w:type="gramEnd"/>
      <w:r w:rsidRPr="003533B2">
        <w:rPr>
          <w:rFonts w:asciiTheme="majorEastAsia" w:eastAsiaTheme="majorEastAsia" w:hAnsiTheme="majorEastAsia" w:hint="eastAsia"/>
        </w:rPr>
        <w:t>」，因此到您這</w:t>
      </w:r>
      <w:proofErr w:type="gramStart"/>
      <w:r w:rsidRPr="003533B2">
        <w:rPr>
          <w:rFonts w:asciiTheme="majorEastAsia" w:eastAsiaTheme="majorEastAsia" w:hAnsiTheme="majorEastAsia" w:hint="eastAsia"/>
        </w:rPr>
        <w:t>裏</w:t>
      </w:r>
      <w:proofErr w:type="gramEnd"/>
      <w:r w:rsidRPr="003533B2">
        <w:rPr>
          <w:rFonts w:asciiTheme="majorEastAsia" w:eastAsiaTheme="majorEastAsia" w:hAnsiTheme="majorEastAsia" w:hint="eastAsia"/>
        </w:rPr>
        <w:t>來請您疏導我。「古女」讀「胡如」也可備一說。</w:t>
      </w:r>
    </w:p>
  </w:footnote>
  <w:footnote w:id="130">
    <w:p w14:paraId="11AD15CD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224AFF" wp14:editId="4CA3FBC4">
            <wp:extent cx="127940" cy="133503"/>
            <wp:effectExtent l="0" t="0" r="5715" b="0"/>
            <wp:docPr id="1501848065" name="Picture 1501848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5687" cy="1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」釋「足」，益也。「足」也同「</w:t>
      </w:r>
      <w:proofErr w:type="gramStart"/>
      <w:r w:rsidRPr="003533B2">
        <w:rPr>
          <w:rFonts w:asciiTheme="majorEastAsia" w:eastAsiaTheme="majorEastAsia" w:hAnsiTheme="majorEastAsia" w:hint="eastAsia"/>
        </w:rPr>
        <w:t>疋</w:t>
      </w:r>
      <w:proofErr w:type="gramEnd"/>
      <w:r w:rsidRPr="003533B2">
        <w:rPr>
          <w:rFonts w:asciiTheme="majorEastAsia" w:eastAsiaTheme="majorEastAsia" w:hAnsiTheme="majorEastAsia" w:hint="eastAsia"/>
        </w:rPr>
        <w:t>」，或讀「疏」，通也。/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：「足」同「</w:t>
      </w:r>
      <w:proofErr w:type="gramStart"/>
      <w:r w:rsidRPr="003533B2">
        <w:rPr>
          <w:rFonts w:asciiTheme="majorEastAsia" w:eastAsiaTheme="majorEastAsia" w:hAnsiTheme="majorEastAsia" w:hint="eastAsia"/>
        </w:rPr>
        <w:t>疋</w:t>
      </w:r>
      <w:proofErr w:type="gramEnd"/>
      <w:r w:rsidRPr="003533B2">
        <w:rPr>
          <w:rFonts w:asciiTheme="majorEastAsia" w:eastAsiaTheme="majorEastAsia" w:hAnsiTheme="majorEastAsia" w:hint="eastAsia"/>
        </w:rPr>
        <w:t>」，讀「疏」。簡文似可讀為「</w:t>
      </w:r>
      <w:proofErr w:type="gramStart"/>
      <w:r w:rsidRPr="003533B2">
        <w:rPr>
          <w:rFonts w:asciiTheme="majorEastAsia" w:eastAsiaTheme="majorEastAsia" w:hAnsiTheme="majorEastAsia" w:hint="eastAsia"/>
        </w:rPr>
        <w:t>毋乃肥之昏也</w:t>
      </w:r>
      <w:proofErr w:type="gramEnd"/>
      <w:r w:rsidRPr="003533B2">
        <w:rPr>
          <w:rFonts w:asciiTheme="majorEastAsia" w:eastAsiaTheme="majorEastAsia" w:hAnsiTheme="majorEastAsia" w:hint="eastAsia"/>
        </w:rPr>
        <w:t>！</w:t>
      </w:r>
      <w:proofErr w:type="gramStart"/>
      <w:r w:rsidRPr="003533B2">
        <w:rPr>
          <w:rFonts w:asciiTheme="majorEastAsia" w:eastAsiaTheme="majorEastAsia" w:hAnsiTheme="majorEastAsia" w:hint="eastAsia"/>
        </w:rPr>
        <w:t>是差乎</w:t>
      </w:r>
      <w:proofErr w:type="gramEnd"/>
      <w:r w:rsidRPr="003533B2">
        <w:rPr>
          <w:rFonts w:asciiTheme="majorEastAsia" w:eastAsiaTheme="majorEastAsia" w:hAnsiTheme="majorEastAsia" w:hint="eastAsia"/>
        </w:rPr>
        <w:t>？故</w:t>
      </w:r>
      <w:proofErr w:type="gramStart"/>
      <w:r w:rsidRPr="003533B2">
        <w:rPr>
          <w:rFonts w:asciiTheme="majorEastAsia" w:eastAsiaTheme="majorEastAsia" w:hAnsiTheme="majorEastAsia" w:hint="eastAsia"/>
        </w:rPr>
        <w:t>如吾子之疏肥也</w:t>
      </w:r>
      <w:proofErr w:type="gramEnd"/>
      <w:r w:rsidRPr="003533B2">
        <w:rPr>
          <w:rFonts w:asciiTheme="majorEastAsia" w:eastAsiaTheme="majorEastAsia" w:hAnsiTheme="majorEastAsia" w:hint="eastAsia"/>
        </w:rPr>
        <w:t>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FE73F5" wp14:editId="41B34B1B">
            <wp:extent cx="97612" cy="97612"/>
            <wp:effectExtent l="0" t="0" r="0" b="0"/>
            <wp:docPr id="1501848066" name="Picture 1501848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0856" cy="1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隸作「疋</w:t>
      </w:r>
      <w:proofErr w:type="gramEnd"/>
      <w:r w:rsidRPr="003533B2">
        <w:rPr>
          <w:rFonts w:asciiTheme="majorEastAsia" w:eastAsiaTheme="majorEastAsia" w:hAnsiTheme="majorEastAsia" w:hint="eastAsia"/>
        </w:rPr>
        <w:t>」，讀「疏」。</w:t>
      </w:r>
    </w:p>
  </w:footnote>
  <w:footnote w:id="131">
    <w:p w14:paraId="382A0D06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</w:t>
      </w:r>
      <w:proofErr w:type="gramStart"/>
      <w:r w:rsidRPr="003533B2">
        <w:rPr>
          <w:rFonts w:asciiTheme="majorEastAsia" w:eastAsiaTheme="majorEastAsia" w:hAnsiTheme="majorEastAsia" w:hint="eastAsia"/>
        </w:rPr>
        <w:t>11下殘</w:t>
      </w:r>
      <w:proofErr w:type="gramEnd"/>
      <w:r w:rsidRPr="003533B2">
        <w:rPr>
          <w:rFonts w:asciiTheme="majorEastAsia" w:eastAsiaTheme="majorEastAsia" w:hAnsiTheme="majorEastAsia" w:hint="eastAsia"/>
        </w:rPr>
        <w:t>一字，「孔子」下可補「曰」。/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</w:t>
      </w:r>
      <w:proofErr w:type="gramStart"/>
      <w:r w:rsidRPr="003533B2">
        <w:rPr>
          <w:rFonts w:asciiTheme="majorEastAsia" w:eastAsiaTheme="majorEastAsia" w:hAnsiTheme="majorEastAsia" w:hint="eastAsia"/>
        </w:rPr>
        <w:t>本簡讀</w:t>
      </w:r>
      <w:proofErr w:type="gramEnd"/>
      <w:r w:rsidRPr="003533B2">
        <w:rPr>
          <w:rFonts w:asciiTheme="majorEastAsia" w:eastAsiaTheme="majorEastAsia" w:hAnsiTheme="majorEastAsia" w:hint="eastAsia"/>
        </w:rPr>
        <w:t>為「</w:t>
      </w:r>
      <w:r w:rsidRPr="003533B2">
        <w:rPr>
          <w:rFonts w:asciiTheme="majorEastAsia" w:eastAsiaTheme="majorEastAsia" w:hAnsiTheme="majorEastAsia"/>
        </w:rPr>
        <w:t>…</w:t>
      </w:r>
      <w:proofErr w:type="gramStart"/>
      <w:r w:rsidRPr="003533B2">
        <w:rPr>
          <w:rFonts w:asciiTheme="majorEastAsia" w:eastAsiaTheme="majorEastAsia" w:hAnsiTheme="majorEastAsia"/>
        </w:rPr>
        <w:t>…</w:t>
      </w:r>
      <w:proofErr w:type="gramEnd"/>
      <w:r w:rsidRPr="003533B2">
        <w:rPr>
          <w:rFonts w:asciiTheme="majorEastAsia" w:eastAsiaTheme="majorEastAsia" w:hAnsiTheme="majorEastAsia" w:hint="eastAsia"/>
        </w:rPr>
        <w:t>矣。</w:t>
      </w:r>
      <w:proofErr w:type="gramStart"/>
      <w:r w:rsidRPr="003533B2">
        <w:rPr>
          <w:rFonts w:asciiTheme="majorEastAsia" w:eastAsiaTheme="majorEastAsia" w:hAnsiTheme="majorEastAsia" w:hint="eastAsia"/>
        </w:rPr>
        <w:t>康子日</w:t>
      </w:r>
      <w:proofErr w:type="gramEnd"/>
      <w:r w:rsidRPr="003533B2">
        <w:rPr>
          <w:rFonts w:asciiTheme="majorEastAsia" w:eastAsiaTheme="majorEastAsia" w:hAnsiTheme="majorEastAsia" w:hint="eastAsia"/>
        </w:rPr>
        <w:t>：『</w:t>
      </w:r>
      <w:proofErr w:type="gramStart"/>
      <w:r w:rsidRPr="003533B2">
        <w:rPr>
          <w:rFonts w:asciiTheme="majorEastAsia" w:eastAsiaTheme="majorEastAsia" w:hAnsiTheme="majorEastAsia" w:hint="eastAsia"/>
        </w:rPr>
        <w:t>毋乃肥</w:t>
      </w:r>
      <w:proofErr w:type="gramEnd"/>
      <w:r w:rsidRPr="003533B2">
        <w:rPr>
          <w:rFonts w:asciiTheme="majorEastAsia" w:eastAsiaTheme="majorEastAsia" w:hAnsiTheme="majorEastAsia" w:hint="eastAsia"/>
        </w:rPr>
        <w:t>之昏</w:t>
      </w:r>
      <w:proofErr w:type="gramStart"/>
      <w:r w:rsidRPr="003533B2">
        <w:rPr>
          <w:rFonts w:asciiTheme="majorEastAsia" w:eastAsiaTheme="majorEastAsia" w:hAnsiTheme="majorEastAsia" w:hint="eastAsia"/>
        </w:rPr>
        <w:t>也是差乎</w:t>
      </w:r>
      <w:proofErr w:type="gramEnd"/>
      <w:r w:rsidRPr="003533B2">
        <w:rPr>
          <w:rFonts w:asciiTheme="majorEastAsia" w:eastAsiaTheme="majorEastAsia" w:hAnsiTheme="majorEastAsia" w:hint="eastAsia"/>
        </w:rPr>
        <w:t>？故</w:t>
      </w:r>
      <w:proofErr w:type="gramStart"/>
      <w:r w:rsidRPr="003533B2">
        <w:rPr>
          <w:rFonts w:asciiTheme="majorEastAsia" w:eastAsiaTheme="majorEastAsia" w:hAnsiTheme="majorEastAsia" w:hint="eastAsia"/>
        </w:rPr>
        <w:t>如吾子之疏肥也</w:t>
      </w:r>
      <w:proofErr w:type="gramEnd"/>
      <w:r w:rsidRPr="003533B2">
        <w:rPr>
          <w:rFonts w:asciiTheme="majorEastAsia" w:eastAsiaTheme="majorEastAsia" w:hAnsiTheme="majorEastAsia" w:hint="eastAsia"/>
        </w:rPr>
        <w:t>。』孔子（曰）：」。</w:t>
      </w:r>
      <w:proofErr w:type="gramStart"/>
      <w:r w:rsidRPr="003533B2">
        <w:rPr>
          <w:rFonts w:asciiTheme="majorEastAsia" w:eastAsiaTheme="majorEastAsia" w:hAnsiTheme="majorEastAsia" w:hint="eastAsia"/>
        </w:rPr>
        <w:t>此簡可能接簡</w:t>
      </w:r>
      <w:proofErr w:type="gramEnd"/>
      <w:r w:rsidRPr="003533B2">
        <w:rPr>
          <w:rFonts w:asciiTheme="majorEastAsia" w:eastAsiaTheme="majorEastAsia" w:hAnsiTheme="majorEastAsia" w:hint="eastAsia"/>
        </w:rPr>
        <w:t>5後。/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牛新房：簡文是指季康子要求孔子疏導自己。簡</w:t>
      </w:r>
      <w:r w:rsidRPr="003533B2">
        <w:rPr>
          <w:rFonts w:asciiTheme="majorEastAsia" w:eastAsiaTheme="majorEastAsia" w:hAnsiTheme="majorEastAsia"/>
        </w:rPr>
        <w:t>11</w:t>
      </w:r>
      <w:r w:rsidRPr="003533B2">
        <w:rPr>
          <w:rFonts w:asciiTheme="majorEastAsia" w:eastAsiaTheme="majorEastAsia" w:hAnsiTheme="majorEastAsia" w:hint="eastAsia"/>
        </w:rPr>
        <w:t>下當和</w:t>
      </w:r>
      <w:proofErr w:type="gramStart"/>
      <w:r w:rsidRPr="003533B2">
        <w:rPr>
          <w:rFonts w:asciiTheme="majorEastAsia" w:eastAsiaTheme="majorEastAsia" w:hAnsiTheme="majorEastAsia" w:hint="eastAsia"/>
        </w:rPr>
        <w:t>簡18</w:t>
      </w:r>
      <w:proofErr w:type="gramEnd"/>
      <w:r w:rsidRPr="003533B2">
        <w:rPr>
          <w:rFonts w:asciiTheme="majorEastAsia" w:eastAsiaTheme="majorEastAsia" w:hAnsiTheme="majorEastAsia" w:hint="eastAsia"/>
        </w:rPr>
        <w:t>上連讀，簡</w:t>
      </w:r>
      <w:proofErr w:type="gramStart"/>
      <w:r w:rsidRPr="003533B2">
        <w:rPr>
          <w:rFonts w:asciiTheme="majorEastAsia" w:eastAsiaTheme="majorEastAsia" w:hAnsiTheme="majorEastAsia" w:hint="eastAsia"/>
        </w:rPr>
        <w:t>11下段殘去的末字</w:t>
      </w:r>
      <w:proofErr w:type="gramEnd"/>
      <w:r w:rsidRPr="003533B2">
        <w:rPr>
          <w:rFonts w:asciiTheme="majorEastAsia" w:eastAsiaTheme="majorEastAsia" w:hAnsiTheme="majorEastAsia" w:hint="eastAsia"/>
        </w:rPr>
        <w:t>是虛詞。「孔子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proofErr w:type="gramStart"/>
      <w:r w:rsidRPr="003533B2">
        <w:rPr>
          <w:rFonts w:asciiTheme="majorEastAsia" w:eastAsiaTheme="majorEastAsia" w:hAnsiTheme="majorEastAsia" w:hint="eastAsia"/>
        </w:rPr>
        <w:t>辭曰</w:t>
      </w:r>
      <w:proofErr w:type="gramEnd"/>
      <w:r w:rsidRPr="003533B2">
        <w:rPr>
          <w:rFonts w:asciiTheme="majorEastAsia" w:eastAsiaTheme="majorEastAsia" w:hAnsiTheme="majorEastAsia" w:hint="eastAsia"/>
        </w:rPr>
        <w:t>」是孔子對季康子要求其「</w:t>
      </w:r>
      <w:proofErr w:type="gramStart"/>
      <w:r w:rsidRPr="003533B2">
        <w:rPr>
          <w:rFonts w:asciiTheme="majorEastAsia" w:eastAsiaTheme="majorEastAsia" w:hAnsiTheme="majorEastAsia" w:hint="eastAsia"/>
        </w:rPr>
        <w:t>疏肥也</w:t>
      </w:r>
      <w:proofErr w:type="gramEnd"/>
      <w:r w:rsidRPr="003533B2">
        <w:rPr>
          <w:rFonts w:asciiTheme="majorEastAsia" w:eastAsiaTheme="majorEastAsia" w:hAnsiTheme="majorEastAsia" w:hint="eastAsia"/>
        </w:rPr>
        <w:t>」而回答的。</w:t>
      </w:r>
      <w:proofErr w:type="gramStart"/>
      <w:r w:rsidRPr="003533B2">
        <w:rPr>
          <w:rFonts w:asciiTheme="majorEastAsia" w:eastAsiaTheme="majorEastAsia" w:hAnsiTheme="majorEastAsia" w:hint="eastAsia"/>
        </w:rPr>
        <w:t>簡文斷讀為</w:t>
      </w:r>
      <w:proofErr w:type="gramEnd"/>
      <w:r w:rsidRPr="003533B2">
        <w:rPr>
          <w:rFonts w:asciiTheme="majorEastAsia" w:eastAsiaTheme="majorEastAsia" w:hAnsiTheme="majorEastAsia" w:hint="eastAsia"/>
        </w:rPr>
        <w:t>「康子日：『</w:t>
      </w:r>
      <w:proofErr w:type="gramStart"/>
      <w:r w:rsidRPr="003533B2">
        <w:rPr>
          <w:rFonts w:asciiTheme="majorEastAsia" w:eastAsiaTheme="majorEastAsia" w:hAnsiTheme="majorEastAsia" w:hint="eastAsia"/>
        </w:rPr>
        <w:t>毋乃肥之昏也</w:t>
      </w:r>
      <w:proofErr w:type="gramEnd"/>
      <w:r w:rsidRPr="003533B2">
        <w:rPr>
          <w:rFonts w:asciiTheme="majorEastAsia" w:eastAsiaTheme="majorEastAsia" w:hAnsiTheme="majorEastAsia" w:hint="eastAsia"/>
        </w:rPr>
        <w:t>，</w:t>
      </w:r>
      <w:proofErr w:type="gramStart"/>
      <w:r w:rsidRPr="003533B2">
        <w:rPr>
          <w:rFonts w:asciiTheme="majorEastAsia" w:eastAsiaTheme="majorEastAsia" w:hAnsiTheme="majorEastAsia" w:hint="eastAsia"/>
        </w:rPr>
        <w:t>是佐乎</w:t>
      </w:r>
      <w:proofErr w:type="gramEnd"/>
      <w:r w:rsidRPr="003533B2">
        <w:rPr>
          <w:rFonts w:asciiTheme="majorEastAsia" w:eastAsiaTheme="majorEastAsia" w:hAnsiTheme="majorEastAsia" w:hint="eastAsia"/>
        </w:rPr>
        <w:t>？故</w:t>
      </w:r>
      <w:proofErr w:type="gramStart"/>
      <w:r w:rsidRPr="003533B2">
        <w:rPr>
          <w:rFonts w:asciiTheme="majorEastAsia" w:eastAsiaTheme="majorEastAsia" w:hAnsiTheme="majorEastAsia" w:hint="eastAsia"/>
        </w:rPr>
        <w:t>如吾子之疏肥也</w:t>
      </w:r>
      <w:proofErr w:type="gramEnd"/>
      <w:r w:rsidRPr="003533B2">
        <w:rPr>
          <w:rFonts w:asciiTheme="majorEastAsia" w:eastAsiaTheme="majorEastAsia" w:hAnsiTheme="majorEastAsia" w:hint="eastAsia"/>
        </w:rPr>
        <w:t>。』孔子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proofErr w:type="gramStart"/>
      <w:r w:rsidRPr="003533B2">
        <w:rPr>
          <w:rFonts w:asciiTheme="majorEastAsia" w:eastAsiaTheme="majorEastAsia" w:hAnsiTheme="majorEastAsia" w:cs="Cambria Math" w:hint="eastAsia"/>
        </w:rPr>
        <w:t>【</w:t>
      </w:r>
      <w:r w:rsidRPr="003533B2">
        <w:rPr>
          <w:rFonts w:asciiTheme="majorEastAsia" w:eastAsiaTheme="majorEastAsia" w:hAnsiTheme="majorEastAsia" w:hint="eastAsia"/>
        </w:rPr>
        <w:t>11下】辭曰</w:t>
      </w:r>
      <w:proofErr w:type="gramEnd"/>
      <w:r w:rsidRPr="003533B2">
        <w:rPr>
          <w:rFonts w:asciiTheme="majorEastAsia" w:eastAsiaTheme="majorEastAsia" w:hAnsiTheme="majorEastAsia" w:hint="eastAsia"/>
        </w:rPr>
        <w:t>：『子之言也已重。</w:t>
      </w:r>
      <w:proofErr w:type="gramStart"/>
      <w:r w:rsidRPr="003533B2">
        <w:rPr>
          <w:rFonts w:asciiTheme="majorEastAsia" w:eastAsiaTheme="majorEastAsia" w:hAnsiTheme="majorEastAsia" w:hint="eastAsia"/>
        </w:rPr>
        <w:t>丘也聞</w:t>
      </w:r>
      <w:proofErr w:type="gramEnd"/>
      <w:r w:rsidRPr="003533B2">
        <w:rPr>
          <w:rFonts w:asciiTheme="majorEastAsia" w:eastAsiaTheme="majorEastAsia" w:hAnsiTheme="majorEastAsia" w:hint="eastAsia"/>
        </w:rPr>
        <w:t>君子【18上】』。/</w:t>
      </w:r>
    </w:p>
  </w:footnote>
  <w:footnote w:id="132">
    <w:p w14:paraId="404277D2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552121" wp14:editId="5AE4AC0E">
            <wp:extent cx="127635" cy="113048"/>
            <wp:effectExtent l="0" t="0" r="5715" b="1270"/>
            <wp:docPr id="1501848067" name="Picture 150184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898" cy="1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A9705A" wp14:editId="2C47E950">
            <wp:extent cx="117044" cy="125116"/>
            <wp:effectExtent l="0" t="0" r="0" b="8255"/>
            <wp:docPr id="1501848068" name="Picture 1501848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1477" cy="1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DCE79E1" wp14:editId="55268215">
            <wp:extent cx="102413" cy="100062"/>
            <wp:effectExtent l="0" t="0" r="0" b="0"/>
            <wp:docPr id="1501848069" name="Picture 1501848069" descr="&amp;7.F114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7.F114;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23" cy="10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」之省，讀「辝」，同「辤」，《說文》「不受也」；</w:t>
      </w:r>
      <w:proofErr w:type="gramStart"/>
      <w:r w:rsidRPr="003533B2">
        <w:rPr>
          <w:rFonts w:asciiTheme="majorEastAsia" w:eastAsiaTheme="majorEastAsia" w:hAnsiTheme="majorEastAsia" w:hint="eastAsia"/>
        </w:rPr>
        <w:t>亦讀為</w:t>
      </w:r>
      <w:proofErr w:type="gramEnd"/>
      <w:r w:rsidRPr="003533B2">
        <w:rPr>
          <w:rFonts w:asciiTheme="majorEastAsia" w:eastAsiaTheme="majorEastAsia" w:hAnsiTheme="majorEastAsia" w:hint="eastAsia"/>
        </w:rPr>
        <w:t>「辭」，告辭。/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牛新房：「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593532" wp14:editId="165AA9A4">
            <wp:extent cx="127635" cy="113048"/>
            <wp:effectExtent l="0" t="0" r="5715" b="1270"/>
            <wp:docPr id="1501848070" name="Picture 150184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898" cy="1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」讀「辭」，謙讓，表示孔子的謙虛。/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2AB053" wp14:editId="13BB3F64">
            <wp:extent cx="127635" cy="113048"/>
            <wp:effectExtent l="0" t="0" r="5715" b="1270"/>
            <wp:docPr id="1501848071" name="Picture 150184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898" cy="1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可隸作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7B8DA3" wp14:editId="4BF5636E">
            <wp:extent cx="122400" cy="126933"/>
            <wp:effectExtent l="0" t="0" r="0" b="6985"/>
            <wp:docPr id="15018480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8789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4886" cy="1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」，讀「辭」，謙讓。</w:t>
      </w:r>
    </w:p>
  </w:footnote>
  <w:footnote w:id="133">
    <w:p w14:paraId="50FB888F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  <w:lang w:eastAsia="zh-CN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整理者：「子」</w:t>
      </w:r>
      <w:proofErr w:type="gramStart"/>
      <w:r w:rsidRPr="003533B2">
        <w:rPr>
          <w:rFonts w:asciiTheme="majorEastAsia" w:eastAsiaTheme="majorEastAsia" w:hAnsiTheme="majorEastAsia" w:hint="eastAsia"/>
        </w:rPr>
        <w:t>指季庚子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</w:p>
  </w:footnote>
  <w:footnote w:id="134">
    <w:p w14:paraId="5CB2A48C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proofErr w:type="gramStart"/>
      <w:r w:rsidRPr="003533B2">
        <w:rPr>
          <w:rFonts w:asciiTheme="majorEastAsia" w:eastAsiaTheme="majorEastAsia" w:hAnsiTheme="majorEastAsia" w:hint="eastAsia"/>
        </w:rPr>
        <w:t>砫</w:t>
      </w:r>
      <w:proofErr w:type="gramEnd"/>
      <w:r w:rsidRPr="003533B2">
        <w:rPr>
          <w:rFonts w:asciiTheme="majorEastAsia" w:eastAsiaTheme="majorEastAsia" w:hAnsiTheme="majorEastAsia" w:hint="eastAsia"/>
        </w:rPr>
        <w:t>」讀「主」，專行；或讀「重」，「</w:t>
      </w:r>
      <w:proofErr w:type="gramStart"/>
      <w:r w:rsidRPr="003533B2">
        <w:rPr>
          <w:rFonts w:asciiTheme="majorEastAsia" w:eastAsiaTheme="majorEastAsia" w:hAnsiTheme="majorEastAsia" w:hint="eastAsia"/>
        </w:rPr>
        <w:t>砫</w:t>
      </w:r>
      <w:proofErr w:type="gramEnd"/>
      <w:r w:rsidRPr="003533B2">
        <w:rPr>
          <w:rFonts w:asciiTheme="majorEastAsia" w:eastAsiaTheme="majorEastAsia" w:hAnsiTheme="majorEastAsia" w:hint="eastAsia"/>
        </w:rPr>
        <w:t>」「重」雙聲可通。/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Pr="003533B2">
        <w:rPr>
          <w:rFonts w:asciiTheme="majorEastAsia" w:eastAsiaTheme="majorEastAsia" w:hAnsiTheme="majorEastAsia" w:hint="eastAsia"/>
        </w:rPr>
        <w:t>砫</w:t>
      </w:r>
      <w:proofErr w:type="gramEnd"/>
      <w:r w:rsidRPr="003533B2">
        <w:rPr>
          <w:rFonts w:asciiTheme="majorEastAsia" w:eastAsiaTheme="majorEastAsia" w:hAnsiTheme="majorEastAsia" w:hint="eastAsia"/>
        </w:rPr>
        <w:t>」從讀「重」之說。/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</w:t>
      </w:r>
      <w:proofErr w:type="gramStart"/>
      <w:r w:rsidRPr="003533B2">
        <w:rPr>
          <w:rFonts w:asciiTheme="majorEastAsia" w:eastAsiaTheme="majorEastAsia" w:hAnsiTheme="majorEastAsia" w:hint="eastAsia"/>
        </w:rPr>
        <w:t>砫</w:t>
      </w:r>
      <w:proofErr w:type="gramEnd"/>
      <w:r w:rsidRPr="003533B2">
        <w:rPr>
          <w:rFonts w:asciiTheme="majorEastAsia" w:eastAsiaTheme="majorEastAsia" w:hAnsiTheme="majorEastAsia" w:hint="eastAsia"/>
        </w:rPr>
        <w:t>」讀「重」。「已重」是古人習語，「子之言也已重」是說你的話說得嚴重了。簡18上的位置應前移，與1號簡相近。由於二者不能直接連讀，其間可能還有一簡。/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俞紹宏、張青松：「子之言也已重」，您言重了。</w:t>
      </w:r>
    </w:p>
  </w:footnote>
  <w:footnote w:id="135">
    <w:p w14:paraId="4C5F7D74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簡18</w:t>
      </w:r>
      <w:proofErr w:type="gramStart"/>
      <w:r w:rsidRPr="003533B2">
        <w:rPr>
          <w:rFonts w:asciiTheme="majorEastAsia" w:eastAsiaTheme="majorEastAsia" w:hAnsiTheme="majorEastAsia" w:hint="eastAsia"/>
        </w:rPr>
        <w:t>上下接簡</w:t>
      </w:r>
      <w:proofErr w:type="gramEnd"/>
      <w:r w:rsidRPr="003533B2">
        <w:rPr>
          <w:rFonts w:asciiTheme="majorEastAsia" w:eastAsiaTheme="majorEastAsia" w:hAnsiTheme="majorEastAsia" w:hint="eastAsia"/>
        </w:rPr>
        <w:t>5：「</w:t>
      </w:r>
      <w:proofErr w:type="gramStart"/>
      <w:r w:rsidRPr="003533B2">
        <w:rPr>
          <w:rFonts w:asciiTheme="majorEastAsia" w:eastAsiaTheme="majorEastAsia" w:hAnsiTheme="majorEastAsia" w:hint="eastAsia"/>
        </w:rPr>
        <w:t>辭曰</w:t>
      </w:r>
      <w:proofErr w:type="gramEnd"/>
      <w:r w:rsidRPr="003533B2">
        <w:rPr>
          <w:rFonts w:asciiTheme="majorEastAsia" w:eastAsiaTheme="majorEastAsia" w:hAnsiTheme="majorEastAsia" w:hint="eastAsia"/>
        </w:rPr>
        <w:t>：子之言也已重。</w:t>
      </w:r>
      <w:proofErr w:type="gramStart"/>
      <w:r w:rsidRPr="003533B2">
        <w:rPr>
          <w:rFonts w:asciiTheme="majorEastAsia" w:eastAsiaTheme="majorEastAsia" w:hAnsiTheme="majorEastAsia" w:hint="eastAsia"/>
        </w:rPr>
        <w:t>丘也聞</w:t>
      </w:r>
      <w:proofErr w:type="gramEnd"/>
      <w:r w:rsidRPr="003533B2">
        <w:rPr>
          <w:rFonts w:asciiTheme="majorEastAsia" w:eastAsiaTheme="majorEastAsia" w:hAnsiTheme="majorEastAsia" w:hint="eastAsia"/>
        </w:rPr>
        <w:t>君子【18上】面</w:t>
      </w:r>
      <w:proofErr w:type="gramStart"/>
      <w:r w:rsidRPr="003533B2">
        <w:rPr>
          <w:rFonts w:asciiTheme="majorEastAsia" w:eastAsiaTheme="majorEastAsia" w:hAnsiTheme="majorEastAsia" w:hint="eastAsia"/>
        </w:rPr>
        <w:t>（</w:t>
      </w:r>
      <w:proofErr w:type="gramEnd"/>
      <w:r w:rsidRPr="003533B2">
        <w:rPr>
          <w:rFonts w:asciiTheme="majorEastAsia" w:eastAsiaTheme="majorEastAsia" w:hAnsiTheme="majorEastAsia" w:hint="eastAsia"/>
        </w:rPr>
        <w:t>？）事皆得。其勸而強之，則</w:t>
      </w:r>
      <w:proofErr w:type="gramStart"/>
      <w:r w:rsidRPr="003533B2">
        <w:rPr>
          <w:rFonts w:asciiTheme="majorEastAsia" w:eastAsiaTheme="majorEastAsia" w:hAnsiTheme="majorEastAsia" w:hint="eastAsia"/>
        </w:rPr>
        <w:t>邦有幹童</w:t>
      </w:r>
      <w:proofErr w:type="gramEnd"/>
      <w:r w:rsidRPr="003533B2">
        <w:rPr>
          <w:rFonts w:asciiTheme="majorEastAsia" w:eastAsiaTheme="majorEastAsia" w:hAnsiTheme="majorEastAsia" w:hint="eastAsia"/>
        </w:rPr>
        <w:t>，百姓尊之以</w:t>
      </w:r>
      <w:r w:rsidRPr="003533B2">
        <w:rPr>
          <w:rFonts w:asciiTheme="majorEastAsia" w:eastAsiaTheme="majorEastAsia" w:hAnsiTheme="majorEastAsia" w:cs="Cambria Math" w:hint="eastAsia"/>
        </w:rPr>
        <w:t>□□【5】。」/</w:t>
      </w:r>
      <w:r w:rsidRPr="003533B2">
        <w:rPr>
          <w:rFonts w:asciiTheme="majorEastAsia" w:eastAsiaTheme="majorEastAsia" w:hAnsiTheme="majorEastAsia" w:cs="Cambria Math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許慜慧：簡18上後</w:t>
      </w:r>
      <w:proofErr w:type="gramStart"/>
      <w:r w:rsidRPr="003533B2">
        <w:rPr>
          <w:rFonts w:asciiTheme="majorEastAsia" w:eastAsiaTheme="majorEastAsia" w:hAnsiTheme="majorEastAsia" w:hint="eastAsia"/>
        </w:rPr>
        <w:t>接讀簡</w:t>
      </w:r>
      <w:proofErr w:type="gramEnd"/>
      <w:r w:rsidRPr="003533B2">
        <w:rPr>
          <w:rFonts w:asciiTheme="majorEastAsia" w:eastAsiaTheme="majorEastAsia" w:hAnsiTheme="majorEastAsia" w:hint="eastAsia"/>
        </w:rPr>
        <w:t>5為「</w:t>
      </w:r>
      <w:proofErr w:type="gramStart"/>
      <w:r w:rsidRPr="003533B2">
        <w:rPr>
          <w:rFonts w:asciiTheme="majorEastAsia" w:eastAsiaTheme="majorEastAsia" w:hAnsiTheme="majorEastAsia" w:hint="eastAsia"/>
        </w:rPr>
        <w:t>丘也聞</w:t>
      </w:r>
      <w:proofErr w:type="gramEnd"/>
      <w:r w:rsidRPr="003533B2">
        <w:rPr>
          <w:rFonts w:asciiTheme="majorEastAsia" w:eastAsiaTheme="majorEastAsia" w:hAnsiTheme="majorEastAsia" w:hint="eastAsia"/>
        </w:rPr>
        <w:t>君子面（</w:t>
      </w:r>
      <w:proofErr w:type="gramStart"/>
      <w:r w:rsidRPr="003533B2">
        <w:rPr>
          <w:rFonts w:asciiTheme="majorEastAsia" w:eastAsiaTheme="majorEastAsia" w:hAnsiTheme="majorEastAsia" w:hint="eastAsia"/>
        </w:rPr>
        <w:t>勉</w:t>
      </w:r>
      <w:proofErr w:type="gramEnd"/>
      <w:r w:rsidRPr="003533B2">
        <w:rPr>
          <w:rFonts w:asciiTheme="majorEastAsia" w:eastAsiaTheme="majorEastAsia" w:hAnsiTheme="majorEastAsia" w:hint="eastAsia"/>
        </w:rPr>
        <w:t>）事」，後加逗號。</w:t>
      </w:r>
    </w:p>
  </w:footnote>
  <w:footnote w:id="136">
    <w:p w14:paraId="065CA8E1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FF45C2A" wp14:editId="7C806BA1">
            <wp:extent cx="105080" cy="105080"/>
            <wp:effectExtent l="0" t="0" r="9525" b="9525"/>
            <wp:docPr id="1501848073" name="Picture 1501848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為「舀」或「</w:t>
      </w:r>
      <w:r w:rsidRPr="003533B2">
        <w:rPr>
          <w:rFonts w:ascii="新細明體-ExtB" w:eastAsia="新細明體-ExtB" w:hAnsi="新細明體-ExtB" w:cs="新細明體-ExtB" w:hint="eastAsia"/>
        </w:rPr>
        <w:t>𢚧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，讀「擾」，亂、擾亂、侵擾。/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ADFE6A" wp14:editId="5F061D52">
            <wp:extent cx="105080" cy="105080"/>
            <wp:effectExtent l="0" t="0" r="9525" b="9525"/>
            <wp:docPr id="1501848074" name="Picture 150184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」釋「面」。簡文讀為「面，事皆得；其勸而強之」。/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9FB373" wp14:editId="71B40264">
            <wp:extent cx="105080" cy="105080"/>
            <wp:effectExtent l="0" t="0" r="9525" b="9525"/>
            <wp:docPr id="1501848075" name="Picture 1501848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」釋「面」。簡文讀為「面，事皆得其勸而強之」。/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：「面」讀「</w:t>
      </w:r>
      <w:proofErr w:type="gramStart"/>
      <w:r w:rsidRPr="003533B2">
        <w:rPr>
          <w:rFonts w:asciiTheme="majorEastAsia" w:eastAsiaTheme="majorEastAsia" w:hAnsiTheme="majorEastAsia" w:hint="eastAsia"/>
        </w:rPr>
        <w:t>勉</w:t>
      </w:r>
      <w:proofErr w:type="gramEnd"/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37">
    <w:p w14:paraId="2BC77C22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proofErr w:type="gramStart"/>
      <w:r w:rsidRPr="003533B2">
        <w:rPr>
          <w:rFonts w:asciiTheme="majorEastAsia" w:eastAsiaTheme="majorEastAsia" w:hAnsiTheme="majorEastAsia" w:hint="eastAsia"/>
        </w:rPr>
        <w:t>嚾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字同「讙</w:t>
      </w:r>
      <w:proofErr w:type="gramEnd"/>
      <w:r w:rsidRPr="003533B2">
        <w:rPr>
          <w:rFonts w:asciiTheme="majorEastAsia" w:eastAsiaTheme="majorEastAsia" w:hAnsiTheme="majorEastAsia" w:hint="eastAsia"/>
        </w:rPr>
        <w:t>」「喚」，讀「勸」。「</w:t>
      </w:r>
      <w:proofErr w:type="gramStart"/>
      <w:r w:rsidRPr="003533B2">
        <w:rPr>
          <w:rFonts w:asciiTheme="majorEastAsia" w:eastAsiaTheme="majorEastAsia" w:hAnsiTheme="majorEastAsia" w:hint="eastAsia"/>
        </w:rPr>
        <w:t>擾事皆</w:t>
      </w:r>
      <w:proofErr w:type="gramEnd"/>
      <w:r w:rsidRPr="003533B2">
        <w:rPr>
          <w:rFonts w:asciiTheme="majorEastAsia" w:eastAsiaTheme="majorEastAsia" w:hAnsiTheme="majorEastAsia" w:hint="eastAsia"/>
        </w:rPr>
        <w:t>得其勸而強之」作一句。/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</w:t>
      </w:r>
      <w:proofErr w:type="gramStart"/>
      <w:r w:rsidRPr="003533B2">
        <w:rPr>
          <w:rFonts w:asciiTheme="majorEastAsia" w:eastAsiaTheme="majorEastAsia" w:hAnsiTheme="majorEastAsia" w:hint="eastAsia"/>
        </w:rPr>
        <w:t>嚾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讀「權」。「事皆得其權而強之」，凡事皆操其權重而強行之。/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Pr="003533B2">
        <w:rPr>
          <w:rFonts w:asciiTheme="majorEastAsia" w:eastAsiaTheme="majorEastAsia" w:hAnsiTheme="majorEastAsia" w:hint="eastAsia"/>
        </w:rPr>
        <w:t>嚾</w:t>
      </w:r>
      <w:proofErr w:type="gramEnd"/>
      <w:r w:rsidRPr="003533B2">
        <w:rPr>
          <w:rFonts w:asciiTheme="majorEastAsia" w:eastAsiaTheme="majorEastAsia" w:hAnsiTheme="majorEastAsia" w:hint="eastAsia"/>
        </w:rPr>
        <w:t>」讀「權」，後加分號。</w:t>
      </w:r>
    </w:p>
  </w:footnote>
  <w:footnote w:id="138">
    <w:p w14:paraId="1EF1E744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CC9856" wp14:editId="40FCE532">
            <wp:extent cx="102413" cy="125778"/>
            <wp:effectExtent l="0" t="0" r="0" b="7620"/>
            <wp:docPr id="1501848076" name="Picture 1501848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F193B8" wp14:editId="0EBCCA8B">
            <wp:extent cx="117043" cy="130547"/>
            <wp:effectExtent l="0" t="0" r="0" b="3175"/>
            <wp:docPr id="1501848077" name="Picture 1501848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1903" cy="1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」，同「檊」「杆」，讀「姦」。「童」屬上讀「動」。《管子·九守》：「</w:t>
      </w:r>
      <w:proofErr w:type="gramStart"/>
      <w:r w:rsidRPr="003533B2">
        <w:rPr>
          <w:rFonts w:asciiTheme="majorEastAsia" w:eastAsiaTheme="majorEastAsia" w:hAnsiTheme="majorEastAsia" w:hint="eastAsia"/>
        </w:rPr>
        <w:t>姦</w:t>
      </w:r>
      <w:proofErr w:type="gramEnd"/>
      <w:r w:rsidRPr="003533B2">
        <w:rPr>
          <w:rFonts w:asciiTheme="majorEastAsia" w:eastAsiaTheme="majorEastAsia" w:hAnsiTheme="majorEastAsia" w:hint="eastAsia"/>
        </w:rPr>
        <w:t>動則變更也。」/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B30205" wp14:editId="1D617D9E">
            <wp:extent cx="102413" cy="125778"/>
            <wp:effectExtent l="0" t="0" r="0" b="7620"/>
            <wp:docPr id="1501848078" name="Picture 1501848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釋讀為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」。「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童」屬上讀。/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福田哲之：「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1CDD5B" wp14:editId="2E64C66C">
            <wp:extent cx="117043" cy="130547"/>
            <wp:effectExtent l="0" t="0" r="0" b="3175"/>
            <wp:docPr id="1501848079" name="Picture 1501848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1903" cy="1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」屬上讀「</w:t>
      </w:r>
      <w:proofErr w:type="gramStart"/>
      <w:r w:rsidRPr="003533B2">
        <w:rPr>
          <w:rFonts w:asciiTheme="majorEastAsia" w:eastAsiaTheme="majorEastAsia" w:hAnsiTheme="majorEastAsia" w:hint="eastAsia"/>
        </w:rPr>
        <w:t>干</w:t>
      </w:r>
      <w:proofErr w:type="gramEnd"/>
      <w:r w:rsidRPr="003533B2">
        <w:rPr>
          <w:rFonts w:asciiTheme="majorEastAsia" w:eastAsiaTheme="majorEastAsia" w:hAnsiTheme="majorEastAsia" w:hint="eastAsia"/>
        </w:rPr>
        <w:t>」。「童」屬下讀「動」。/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童」讀「安重」。/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單育辰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童」讀「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常」。「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常」猶紀綱。/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侯乃峰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Pr="003533B2">
        <w:rPr>
          <w:rFonts w:asciiTheme="majorEastAsia" w:eastAsiaTheme="majorEastAsia" w:hAnsiTheme="majorEastAsia" w:hint="eastAsia"/>
        </w:rPr>
        <w:t>榦</w:t>
      </w:r>
      <w:proofErr w:type="gramEnd"/>
      <w:r w:rsidRPr="003533B2">
        <w:rPr>
          <w:rFonts w:asciiTheme="majorEastAsia" w:eastAsiaTheme="majorEastAsia" w:hAnsiTheme="majorEastAsia" w:hint="eastAsia"/>
        </w:rPr>
        <w:t>」本為築牆時所用的木柱，常「</w:t>
      </w:r>
      <w:proofErr w:type="gramStart"/>
      <w:r w:rsidRPr="003533B2">
        <w:rPr>
          <w:rFonts w:asciiTheme="majorEastAsia" w:eastAsiaTheme="majorEastAsia" w:hAnsiTheme="majorEastAsia" w:hint="eastAsia"/>
        </w:rPr>
        <w:t>楨榦</w:t>
      </w:r>
      <w:proofErr w:type="gramEnd"/>
      <w:r w:rsidRPr="003533B2">
        <w:rPr>
          <w:rFonts w:asciiTheme="majorEastAsia" w:eastAsiaTheme="majorEastAsia" w:hAnsiTheme="majorEastAsia" w:hint="eastAsia"/>
        </w:rPr>
        <w:t>」並稱，引申指國家社稷中起支柱作用的人或物。「童」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Pr="003533B2">
        <w:rPr>
          <w:rFonts w:asciiTheme="majorEastAsia" w:eastAsiaTheme="majorEastAsia" w:hAnsiTheme="majorEastAsia" w:hint="eastAsia"/>
        </w:rPr>
        <w:t>橦</w:t>
      </w:r>
      <w:proofErr w:type="gramEnd"/>
      <w:r w:rsidRPr="003533B2">
        <w:rPr>
          <w:rFonts w:asciiTheme="majorEastAsia" w:eastAsiaTheme="majorEastAsia" w:hAnsiTheme="majorEastAsia" w:hint="eastAsia"/>
        </w:rPr>
        <w:t>」或「幢」。「</w:t>
      </w:r>
      <w:proofErr w:type="gramStart"/>
      <w:r w:rsidRPr="003533B2">
        <w:rPr>
          <w:rFonts w:asciiTheme="majorEastAsia" w:eastAsiaTheme="majorEastAsia" w:hAnsiTheme="majorEastAsia" w:hint="eastAsia"/>
        </w:rPr>
        <w:t>橦</w:t>
      </w:r>
      <w:proofErr w:type="gramEnd"/>
      <w:r w:rsidRPr="003533B2">
        <w:rPr>
          <w:rFonts w:asciiTheme="majorEastAsia" w:eastAsiaTheme="majorEastAsia" w:hAnsiTheme="majorEastAsia" w:hint="eastAsia"/>
        </w:rPr>
        <w:t>」為帳幕之支柱，「幢」與</w:t>
      </w:r>
      <w:proofErr w:type="gramStart"/>
      <w:r w:rsidRPr="003533B2">
        <w:rPr>
          <w:rFonts w:asciiTheme="majorEastAsia" w:eastAsiaTheme="majorEastAsia" w:hAnsiTheme="majorEastAsia" w:hint="eastAsia"/>
        </w:rPr>
        <w:t>之義近</w:t>
      </w:r>
      <w:proofErr w:type="gramEnd"/>
      <w:r w:rsidRPr="003533B2">
        <w:rPr>
          <w:rFonts w:asciiTheme="majorEastAsia" w:eastAsiaTheme="majorEastAsia" w:hAnsiTheme="majorEastAsia" w:hint="eastAsia"/>
        </w:rPr>
        <w:t>。「</w:t>
      </w:r>
      <w:proofErr w:type="gramStart"/>
      <w:r w:rsidRPr="003533B2">
        <w:rPr>
          <w:rFonts w:asciiTheme="majorEastAsia" w:eastAsiaTheme="majorEastAsia" w:hAnsiTheme="majorEastAsia" w:hint="eastAsia"/>
        </w:rPr>
        <w:t>榦橦</w:t>
      </w:r>
      <w:proofErr w:type="gramEnd"/>
      <w:r w:rsidRPr="003533B2">
        <w:rPr>
          <w:rFonts w:asciiTheme="majorEastAsia" w:eastAsiaTheme="majorEastAsia" w:hAnsiTheme="majorEastAsia" w:hint="eastAsia"/>
        </w:rPr>
        <w:t>」似與「</w:t>
      </w:r>
      <w:proofErr w:type="gramStart"/>
      <w:r w:rsidRPr="003533B2">
        <w:rPr>
          <w:rFonts w:asciiTheme="majorEastAsia" w:eastAsiaTheme="majorEastAsia" w:hAnsiTheme="majorEastAsia" w:hint="eastAsia"/>
        </w:rPr>
        <w:t>楨榦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義近</w:t>
      </w:r>
      <w:proofErr w:type="gramEnd"/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1CF952" wp14:editId="5195A1B2">
            <wp:extent cx="102413" cy="125778"/>
            <wp:effectExtent l="0" t="0" r="0" b="7620"/>
            <wp:docPr id="1501848080" name="Picture 150184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可隸作</w:t>
      </w:r>
      <w:proofErr w:type="gramEnd"/>
      <w:r w:rsidRPr="003533B2">
        <w:rPr>
          <w:rFonts w:asciiTheme="majorEastAsia" w:eastAsiaTheme="majorEastAsia" w:hAnsiTheme="majorEastAsia" w:hint="eastAsia"/>
        </w:rPr>
        <w:t>「檊」。</w:t>
      </w:r>
    </w:p>
  </w:footnote>
  <w:footnote w:id="139">
    <w:p w14:paraId="4141D70C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整理者：「送」</w:t>
      </w:r>
      <w:proofErr w:type="gramStart"/>
      <w:r w:rsidRPr="003533B2">
        <w:rPr>
          <w:rFonts w:asciiTheme="majorEastAsia" w:eastAsiaTheme="majorEastAsia" w:hAnsiTheme="majorEastAsia" w:hint="eastAsia"/>
        </w:rPr>
        <w:t>如字讀</w:t>
      </w:r>
      <w:proofErr w:type="gramEnd"/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：「送」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讀「遜」。/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福田哲之：「送」讀「尊」。/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唐洪志：「送」讀「訓」。「則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有</w:t>
      </w:r>
      <w:proofErr w:type="gramStart"/>
      <w:r w:rsidRPr="003533B2">
        <w:rPr>
          <w:rFonts w:asciiTheme="majorEastAsia" w:eastAsiaTheme="majorEastAsia" w:hAnsiTheme="majorEastAsia" w:hint="eastAsia"/>
        </w:rPr>
        <w:t>姦</w:t>
      </w:r>
      <w:proofErr w:type="gramEnd"/>
      <w:r w:rsidRPr="003533B2">
        <w:rPr>
          <w:rFonts w:asciiTheme="majorEastAsia" w:eastAsiaTheme="majorEastAsia" w:hAnsiTheme="majorEastAsia" w:hint="eastAsia"/>
        </w:rPr>
        <w:t>，動百姓，訓之以」，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是說</w:t>
      </w:r>
      <w:proofErr w:type="gramStart"/>
      <w:r w:rsidRPr="003533B2">
        <w:rPr>
          <w:rFonts w:asciiTheme="majorEastAsia" w:eastAsiaTheme="majorEastAsia" w:hAnsiTheme="majorEastAsia" w:hint="eastAsia"/>
        </w:rPr>
        <w:t>邦</w:t>
      </w:r>
      <w:proofErr w:type="gramEnd"/>
      <w:r w:rsidRPr="003533B2">
        <w:rPr>
          <w:rFonts w:asciiTheme="majorEastAsia" w:eastAsiaTheme="majorEastAsia" w:hAnsiTheme="majorEastAsia" w:hint="eastAsia"/>
        </w:rPr>
        <w:t>有奸人，煽惑百姓，訓之以（道義，威之以刑罰，則</w:t>
      </w:r>
      <w:proofErr w:type="gramStart"/>
      <w:r w:rsidRPr="003533B2">
        <w:rPr>
          <w:rFonts w:asciiTheme="majorEastAsia" w:eastAsiaTheme="majorEastAsia" w:hAnsiTheme="majorEastAsia" w:hint="eastAsia"/>
        </w:rPr>
        <w:t>姦謀息</w:t>
      </w:r>
      <w:proofErr w:type="gramEnd"/>
      <w:r w:rsidRPr="003533B2">
        <w:rPr>
          <w:rFonts w:asciiTheme="majorEastAsia" w:eastAsiaTheme="majorEastAsia" w:hAnsiTheme="majorEastAsia" w:hint="eastAsia"/>
        </w:rPr>
        <w:t>而民復安）。/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單育辰</w:t>
      </w:r>
      <w:proofErr w:type="gramEnd"/>
      <w:r w:rsidRPr="003533B2">
        <w:rPr>
          <w:rFonts w:asciiTheme="majorEastAsia" w:eastAsiaTheme="majorEastAsia" w:hAnsiTheme="majorEastAsia" w:hint="eastAsia"/>
        </w:rPr>
        <w:t>：「送」讀「</w:t>
      </w:r>
      <w:proofErr w:type="gramStart"/>
      <w:r w:rsidRPr="003533B2">
        <w:rPr>
          <w:rFonts w:asciiTheme="majorEastAsia" w:eastAsiaTheme="majorEastAsia" w:hAnsiTheme="majorEastAsia" w:hint="eastAsia"/>
        </w:rPr>
        <w:t>遵</w:t>
      </w:r>
      <w:proofErr w:type="gramEnd"/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40">
    <w:p w14:paraId="15E3BBCE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整理者：簡5</w:t>
      </w:r>
      <w:proofErr w:type="gramStart"/>
      <w:r w:rsidRPr="003533B2">
        <w:rPr>
          <w:rFonts w:asciiTheme="majorEastAsia" w:eastAsiaTheme="majorEastAsia" w:hAnsiTheme="majorEastAsia" w:hint="eastAsia"/>
        </w:rPr>
        <w:t>末殘兩</w:t>
      </w:r>
      <w:proofErr w:type="gramEnd"/>
      <w:r w:rsidRPr="003533B2">
        <w:rPr>
          <w:rFonts w:asciiTheme="majorEastAsia" w:eastAsiaTheme="majorEastAsia" w:hAnsiTheme="majorEastAsia" w:hint="eastAsia"/>
        </w:rPr>
        <w:t>字。/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陳劍：簡5可能位於簡8與21之間。/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李銳：簡5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接於簡18上之後。</w:t>
      </w:r>
    </w:p>
  </w:footnote>
  <w:footnote w:id="141">
    <w:p w14:paraId="72F13985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侯乃峰</w:t>
      </w:r>
      <w:proofErr w:type="gramEnd"/>
      <w:r w:rsidRPr="003533B2">
        <w:rPr>
          <w:rFonts w:asciiTheme="majorEastAsia" w:eastAsiaTheme="majorEastAsia" w:hAnsiTheme="majorEastAsia" w:hint="eastAsia"/>
        </w:rPr>
        <w:t>：簡</w:t>
      </w:r>
      <w:proofErr w:type="gramStart"/>
      <w:r w:rsidRPr="003533B2">
        <w:rPr>
          <w:rFonts w:asciiTheme="majorEastAsia" w:eastAsiaTheme="majorEastAsia" w:hAnsiTheme="majorEastAsia" w:hint="eastAsia"/>
        </w:rPr>
        <w:t>12首重文分</w:t>
      </w:r>
      <w:proofErr w:type="gramEnd"/>
      <w:r w:rsidRPr="003533B2">
        <w:rPr>
          <w:rFonts w:asciiTheme="majorEastAsia" w:eastAsiaTheme="majorEastAsia" w:hAnsiTheme="majorEastAsia" w:hint="eastAsia"/>
        </w:rPr>
        <w:t>屬上下讀。</w:t>
      </w:r>
    </w:p>
  </w:footnote>
  <w:footnote w:id="142">
    <w:p w14:paraId="2B3897E8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整理者：「乘」，繼承；《古文四聲韻》「亦作</w:t>
      </w:r>
      <w:r w:rsidRPr="003533B2">
        <w:rPr>
          <w:rFonts w:ascii="新細明體-ExtB" w:eastAsia="新細明體-ExtB" w:hAnsi="新細明體-ExtB" w:cs="新細明體-ExtB" w:hint="eastAsia"/>
        </w:rPr>
        <w:t>𨍱</w:t>
      </w:r>
      <w:r w:rsidRPr="003533B2">
        <w:rPr>
          <w:rFonts w:asciiTheme="majorEastAsia" w:eastAsiaTheme="majorEastAsia" w:hAnsiTheme="majorEastAsia" w:cs="新細明體" w:hint="eastAsia"/>
        </w:rPr>
        <w:t>」。</w:t>
      </w:r>
      <w:r w:rsidRPr="003533B2">
        <w:rPr>
          <w:rFonts w:asciiTheme="majorEastAsia" w:eastAsiaTheme="majorEastAsia" w:hAnsiTheme="majorEastAsia" w:hint="eastAsia"/>
        </w:rPr>
        <w:t>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：「乘」讀「承」。</w:t>
      </w:r>
    </w:p>
  </w:footnote>
  <w:footnote w:id="143">
    <w:p w14:paraId="35286B09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69CB9EE" wp14:editId="4595957C">
            <wp:extent cx="124358" cy="169579"/>
            <wp:effectExtent l="0" t="0" r="9525" b="1905"/>
            <wp:docPr id="1501848081" name="Picture 150184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0721" cy="17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隸作「穫</w:t>
      </w:r>
      <w:proofErr w:type="gramEnd"/>
      <w:r w:rsidRPr="003533B2">
        <w:rPr>
          <w:rFonts w:asciiTheme="majorEastAsia" w:eastAsiaTheme="majorEastAsia" w:hAnsiTheme="majorEastAsia" w:hint="eastAsia"/>
        </w:rPr>
        <w:t>」，通「</w:t>
      </w:r>
      <w:proofErr w:type="gramStart"/>
      <w:r w:rsidRPr="003533B2">
        <w:rPr>
          <w:rFonts w:asciiTheme="majorEastAsia" w:eastAsiaTheme="majorEastAsia" w:hAnsiTheme="majorEastAsia" w:hint="eastAsia"/>
        </w:rPr>
        <w:t>矱</w:t>
      </w:r>
      <w:proofErr w:type="gramEnd"/>
      <w:r w:rsidRPr="003533B2">
        <w:rPr>
          <w:rFonts w:asciiTheme="majorEastAsia" w:eastAsiaTheme="majorEastAsia" w:hAnsiTheme="majorEastAsia" w:hint="eastAsia"/>
        </w:rPr>
        <w:t>」，法度；或作「收成」「收穫」意。</w:t>
      </w:r>
    </w:p>
  </w:footnote>
  <w:footnote w:id="144">
    <w:p w14:paraId="6A9F043F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俞紹宏、張青松：本</w:t>
      </w:r>
      <w:proofErr w:type="gramStart"/>
      <w:r w:rsidRPr="003533B2">
        <w:rPr>
          <w:rFonts w:asciiTheme="majorEastAsia" w:eastAsiaTheme="majorEastAsia" w:hAnsiTheme="majorEastAsia" w:hint="eastAsia"/>
        </w:rPr>
        <w:t>篇合文</w:t>
      </w:r>
      <w:proofErr w:type="gramEnd"/>
      <w:r w:rsidRPr="003533B2">
        <w:rPr>
          <w:rFonts w:asciiTheme="majorEastAsia" w:eastAsiaTheme="majorEastAsia" w:hAnsiTheme="majorEastAsia" w:hint="eastAsia"/>
        </w:rPr>
        <w:t>「先人」「之所」上面</w:t>
      </w:r>
      <w:proofErr w:type="gramStart"/>
      <w:r w:rsidRPr="003533B2">
        <w:rPr>
          <w:rFonts w:asciiTheme="majorEastAsia" w:eastAsiaTheme="majorEastAsia" w:hAnsiTheme="majorEastAsia" w:hint="eastAsia"/>
        </w:rPr>
        <w:t>均隸作</w:t>
      </w:r>
      <w:proofErr w:type="gramEnd"/>
      <w:r w:rsidRPr="003533B2">
        <w:rPr>
          <w:rFonts w:asciiTheme="majorEastAsia" w:eastAsiaTheme="majorEastAsia" w:hAnsiTheme="majorEastAsia" w:hint="eastAsia"/>
        </w:rPr>
        <w:t>「止」。</w:t>
      </w:r>
    </w:p>
  </w:footnote>
  <w:footnote w:id="145">
    <w:p w14:paraId="7172C5C4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整理者：「善」，善化、喜愛、成功。/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俞紹宏、張青松：「善」，喜愛。</w:t>
      </w:r>
    </w:p>
  </w:footnote>
  <w:footnote w:id="146">
    <w:p w14:paraId="5B19EB16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proofErr w:type="gramStart"/>
      <w:r w:rsidRPr="003533B2">
        <w:rPr>
          <w:rFonts w:asciiTheme="majorEastAsia" w:eastAsiaTheme="majorEastAsia" w:hAnsiTheme="majorEastAsia" w:hint="eastAsia"/>
        </w:rPr>
        <w:t>本簡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948E77" wp14:editId="5C2A2B98">
            <wp:extent cx="95098" cy="131326"/>
            <wp:effectExtent l="0" t="0" r="635" b="2540"/>
            <wp:docPr id="1501848082" name="Picture 150184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3884" cy="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」及簡15下的「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D7412E" wp14:editId="54EC6F2E">
            <wp:extent cx="102413" cy="126993"/>
            <wp:effectExtent l="0" t="0" r="0" b="6985"/>
            <wp:docPr id="1501848083" name="Picture 1501848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4460" cy="1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722004" wp14:editId="6E42E6EF">
            <wp:extent cx="124358" cy="134721"/>
            <wp:effectExtent l="0" t="0" r="9525" b="0"/>
            <wp:docPr id="1501848084" name="Picture 1501848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8080" cy="1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」，讀「變」。/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李銳：讀「使」。/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陳偉：釋「</w:t>
      </w:r>
      <w:proofErr w:type="gramStart"/>
      <w:r w:rsidRPr="003533B2">
        <w:rPr>
          <w:rFonts w:asciiTheme="majorEastAsia" w:eastAsiaTheme="majorEastAsia" w:hAnsiTheme="majorEastAsia" w:hint="eastAsia"/>
        </w:rPr>
        <w:t>弁</w:t>
      </w:r>
      <w:proofErr w:type="gramEnd"/>
      <w:r w:rsidRPr="003533B2">
        <w:rPr>
          <w:rFonts w:asciiTheme="majorEastAsia" w:eastAsiaTheme="majorEastAsia" w:hAnsiTheme="majorEastAsia" w:hint="eastAsia"/>
        </w:rPr>
        <w:t>」，喜樂。/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陳斯鵬：釋「</w:t>
      </w:r>
      <w:proofErr w:type="gramStart"/>
      <w:r w:rsidRPr="003533B2">
        <w:rPr>
          <w:rFonts w:asciiTheme="majorEastAsia" w:eastAsiaTheme="majorEastAsia" w:hAnsiTheme="majorEastAsia" w:hint="eastAsia"/>
        </w:rPr>
        <w:t>弁</w:t>
      </w:r>
      <w:proofErr w:type="gramEnd"/>
      <w:r w:rsidRPr="003533B2">
        <w:rPr>
          <w:rFonts w:asciiTheme="majorEastAsia" w:eastAsiaTheme="majorEastAsia" w:hAnsiTheme="majorEastAsia" w:hint="eastAsia"/>
        </w:rPr>
        <w:t>」字，但可能當作「史」來用，</w:t>
      </w:r>
      <w:proofErr w:type="gramStart"/>
      <w:r w:rsidRPr="003533B2">
        <w:rPr>
          <w:rFonts w:asciiTheme="majorEastAsia" w:eastAsiaTheme="majorEastAsia" w:hAnsiTheme="majorEastAsia" w:hint="eastAsia"/>
        </w:rPr>
        <w:t>放此讀</w:t>
      </w:r>
      <w:proofErr w:type="gramEnd"/>
      <w:r w:rsidRPr="003533B2">
        <w:rPr>
          <w:rFonts w:asciiTheme="majorEastAsia" w:eastAsiaTheme="majorEastAsia" w:hAnsiTheme="majorEastAsia" w:hint="eastAsia"/>
        </w:rPr>
        <w:t>「使」，用。/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黃武智：簡12及簡15下「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7A2427B" wp14:editId="46DD32A3">
            <wp:extent cx="124358" cy="134721"/>
            <wp:effectExtent l="0" t="0" r="9525" b="0"/>
            <wp:docPr id="1501848085" name="Picture 1501848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8080" cy="1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」讀「使」，為事、行事。/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：這</w:t>
      </w:r>
      <w:proofErr w:type="gramStart"/>
      <w:r w:rsidRPr="003533B2">
        <w:rPr>
          <w:rFonts w:asciiTheme="majorEastAsia" w:eastAsiaTheme="majorEastAsia" w:hAnsiTheme="majorEastAsia" w:hint="eastAsia"/>
        </w:rPr>
        <w:t>裏</w:t>
      </w:r>
      <w:proofErr w:type="gramEnd"/>
      <w:r w:rsidRPr="003533B2">
        <w:rPr>
          <w:rFonts w:asciiTheme="majorEastAsia" w:eastAsiaTheme="majorEastAsia" w:hAnsiTheme="majorEastAsia" w:hint="eastAsia"/>
        </w:rPr>
        <w:t>簡文中的「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EEC7BC5" wp14:editId="41550544">
            <wp:extent cx="124358" cy="134721"/>
            <wp:effectExtent l="0" t="0" r="9525" b="0"/>
            <wp:docPr id="1501848086" name="Picture 1501848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8080" cy="1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B7CD3A" wp14:editId="27492DDF">
            <wp:extent cx="95098" cy="131326"/>
            <wp:effectExtent l="0" t="0" r="635" b="2540"/>
            <wp:docPr id="1501848087" name="Picture 1501848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3884" cy="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」讀「使/事」「</w:t>
      </w:r>
      <w:proofErr w:type="gramStart"/>
      <w:r w:rsidRPr="003533B2">
        <w:rPr>
          <w:rFonts w:asciiTheme="majorEastAsia" w:eastAsiaTheme="majorEastAsia" w:hAnsiTheme="majorEastAsia" w:hint="eastAsia"/>
        </w:rPr>
        <w:t>弁</w:t>
      </w:r>
      <w:proofErr w:type="gramEnd"/>
      <w:r w:rsidRPr="003533B2">
        <w:rPr>
          <w:rFonts w:asciiTheme="majorEastAsia" w:eastAsiaTheme="majorEastAsia" w:hAnsiTheme="majorEastAsia" w:hint="eastAsia"/>
        </w:rPr>
        <w:t>」文意均可通，然就字形而言，</w:t>
      </w:r>
      <w:proofErr w:type="gramStart"/>
      <w:r w:rsidRPr="003533B2">
        <w:rPr>
          <w:rFonts w:asciiTheme="majorEastAsia" w:eastAsiaTheme="majorEastAsia" w:hAnsiTheme="majorEastAsia" w:hint="eastAsia"/>
        </w:rPr>
        <w:t>當讀</w:t>
      </w:r>
      <w:proofErr w:type="gramEnd"/>
      <w:r w:rsidRPr="003533B2">
        <w:rPr>
          <w:rFonts w:asciiTheme="majorEastAsia" w:eastAsiaTheme="majorEastAsia" w:hAnsiTheme="majorEastAsia" w:hint="eastAsia"/>
        </w:rPr>
        <w:t>「使/事」，「事」意為做事。</w:t>
      </w:r>
    </w:p>
  </w:footnote>
  <w:footnote w:id="147">
    <w:p w14:paraId="0C5C80A4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整理者：簡12與簡13</w:t>
      </w:r>
      <w:proofErr w:type="gramStart"/>
      <w:r w:rsidRPr="003533B2">
        <w:rPr>
          <w:rFonts w:asciiTheme="majorEastAsia" w:eastAsiaTheme="majorEastAsia" w:hAnsiTheme="majorEastAsia" w:hint="eastAsia"/>
        </w:rPr>
        <w:t>接讀</w:t>
      </w:r>
      <w:proofErr w:type="gramEnd"/>
      <w:r w:rsidRPr="003533B2">
        <w:rPr>
          <w:rFonts w:asciiTheme="majorEastAsia" w:eastAsiaTheme="majorEastAsia" w:hAnsiTheme="majorEastAsia" w:hint="eastAsia"/>
        </w:rPr>
        <w:t>，簡13首補「</w:t>
      </w:r>
      <w:proofErr w:type="gramStart"/>
      <w:r w:rsidRPr="003533B2">
        <w:rPr>
          <w:rFonts w:asciiTheme="majorEastAsia" w:eastAsiaTheme="majorEastAsia" w:hAnsiTheme="majorEastAsia" w:hint="eastAsia"/>
        </w:rPr>
        <w:t>亦變之</w:t>
      </w:r>
      <w:proofErr w:type="gramEnd"/>
      <w:r w:rsidRPr="003533B2">
        <w:rPr>
          <w:rFonts w:asciiTheme="majorEastAsia" w:eastAsiaTheme="majorEastAsia" w:hAnsiTheme="majorEastAsia" w:hint="eastAsia"/>
        </w:rPr>
        <w:t>」。簡15</w:t>
      </w:r>
      <w:proofErr w:type="gramStart"/>
      <w:r w:rsidRPr="003533B2">
        <w:rPr>
          <w:rFonts w:asciiTheme="majorEastAsia" w:eastAsiaTheme="majorEastAsia" w:hAnsiTheme="majorEastAsia" w:hint="eastAsia"/>
        </w:rPr>
        <w:t>上下接讀為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proofErr w:type="gramStart"/>
      <w:r w:rsidRPr="003533B2">
        <w:rPr>
          <w:rFonts w:asciiTheme="majorEastAsia" w:eastAsiaTheme="majorEastAsia" w:hAnsiTheme="majorEastAsia" w:hint="eastAsia"/>
        </w:rPr>
        <w:t>然惡勿變</w:t>
      </w:r>
      <w:proofErr w:type="gramEnd"/>
      <w:r w:rsidRPr="003533B2">
        <w:rPr>
          <w:rFonts w:asciiTheme="majorEastAsia" w:eastAsiaTheme="majorEastAsia" w:hAnsiTheme="majorEastAsia" w:hint="eastAsia"/>
        </w:rPr>
        <w:t>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李銳：簡12後</w:t>
      </w:r>
      <w:proofErr w:type="gramStart"/>
      <w:r w:rsidRPr="003533B2">
        <w:rPr>
          <w:rFonts w:asciiTheme="majorEastAsia" w:eastAsiaTheme="majorEastAsia" w:hAnsiTheme="majorEastAsia" w:hint="eastAsia"/>
        </w:rPr>
        <w:t>接讀簡</w:t>
      </w:r>
      <w:proofErr w:type="gramEnd"/>
      <w:r w:rsidRPr="003533B2">
        <w:rPr>
          <w:rFonts w:asciiTheme="majorEastAsia" w:eastAsiaTheme="majorEastAsia" w:hAnsiTheme="majorEastAsia" w:hint="eastAsia"/>
        </w:rPr>
        <w:t>15下，殘缺文字可補「亦使之，先人之所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r w:rsidRPr="003533B2">
        <w:rPr>
          <w:rFonts w:asciiTheme="majorEastAsia" w:eastAsiaTheme="majorEastAsia" w:hAnsiTheme="majorEastAsia" w:hint="eastAsia"/>
        </w:rPr>
        <w:t>亦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r w:rsidRPr="003533B2">
        <w:rPr>
          <w:rFonts w:asciiTheme="majorEastAsia" w:eastAsiaTheme="majorEastAsia" w:hAnsiTheme="majorEastAsia" w:hint="eastAsia"/>
        </w:rPr>
        <w:t>之，先人之所」。/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簡15下接於簡12後，其上半段約12字，最後4個字是「先人之所」。扣除「亦</w:t>
      </w:r>
      <w:proofErr w:type="gramStart"/>
      <w:r w:rsidRPr="003533B2">
        <w:rPr>
          <w:rFonts w:asciiTheme="majorEastAsia" w:eastAsiaTheme="majorEastAsia" w:hAnsiTheme="majorEastAsia" w:hint="eastAsia"/>
        </w:rPr>
        <w:t>弁</w:t>
      </w:r>
      <w:proofErr w:type="gramEnd"/>
      <w:r w:rsidRPr="003533B2">
        <w:rPr>
          <w:rFonts w:asciiTheme="majorEastAsia" w:eastAsiaTheme="majorEastAsia" w:hAnsiTheme="majorEastAsia" w:hint="eastAsia"/>
        </w:rPr>
        <w:t>之」三字和「先人之所」合書的</w:t>
      </w:r>
      <w:proofErr w:type="gramStart"/>
      <w:r w:rsidRPr="003533B2">
        <w:rPr>
          <w:rFonts w:asciiTheme="majorEastAsia" w:eastAsiaTheme="majorEastAsia" w:hAnsiTheme="majorEastAsia" w:hint="eastAsia"/>
        </w:rPr>
        <w:t>兩個字位</w:t>
      </w:r>
      <w:proofErr w:type="gramEnd"/>
      <w:r w:rsidRPr="003533B2">
        <w:rPr>
          <w:rFonts w:asciiTheme="majorEastAsia" w:eastAsiaTheme="majorEastAsia" w:hAnsiTheme="majorEastAsia" w:hint="eastAsia"/>
        </w:rPr>
        <w:t>，中間</w:t>
      </w:r>
      <w:proofErr w:type="gramStart"/>
      <w:r w:rsidRPr="003533B2">
        <w:rPr>
          <w:rFonts w:asciiTheme="majorEastAsia" w:eastAsiaTheme="majorEastAsia" w:hAnsiTheme="majorEastAsia" w:hint="eastAsia"/>
        </w:rPr>
        <w:t>尚缺約</w:t>
      </w:r>
      <w:proofErr w:type="gramEnd"/>
      <w:r w:rsidRPr="003533B2">
        <w:rPr>
          <w:rFonts w:asciiTheme="majorEastAsia" w:eastAsiaTheme="majorEastAsia" w:hAnsiTheme="majorEastAsia" w:hint="eastAsia"/>
        </w:rPr>
        <w:t>7字。</w:t>
      </w:r>
    </w:p>
  </w:footnote>
  <w:footnote w:id="148">
    <w:p w14:paraId="53BFB84B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陳偉：「先人之所惡勿</w:t>
      </w:r>
      <w:proofErr w:type="gramStart"/>
      <w:r w:rsidRPr="003533B2">
        <w:rPr>
          <w:rFonts w:asciiTheme="majorEastAsia" w:eastAsiaTheme="majorEastAsia" w:hAnsiTheme="majorEastAsia" w:hint="eastAsia"/>
        </w:rPr>
        <w:t>弁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是說先人所厭惡的東西不要喜好。</w:t>
      </w:r>
    </w:p>
  </w:footnote>
  <w:footnote w:id="149">
    <w:p w14:paraId="7D0DEF3B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整理者：「灋」如字讀，刑。/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：「灋」疑讀「廢」。/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唐洪志：「先人之</w:t>
      </w:r>
      <w:proofErr w:type="gramStart"/>
      <w:r w:rsidRPr="003533B2">
        <w:rPr>
          <w:rFonts w:asciiTheme="majorEastAsia" w:eastAsiaTheme="majorEastAsia" w:hAnsiTheme="majorEastAsia" w:hint="eastAsia"/>
        </w:rPr>
        <w:t>所廢勿起</w:t>
      </w:r>
      <w:proofErr w:type="gramEnd"/>
      <w:r w:rsidRPr="003533B2">
        <w:rPr>
          <w:rFonts w:asciiTheme="majorEastAsia" w:eastAsiaTheme="majorEastAsia" w:hAnsiTheme="majorEastAsia" w:hint="eastAsia"/>
        </w:rPr>
        <w:t>」，先人所廢棄的事物不要起用。</w:t>
      </w:r>
    </w:p>
  </w:footnote>
  <w:footnote w:id="150">
    <w:p w14:paraId="1A9FB068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718AF8" wp14:editId="47ED2675">
            <wp:extent cx="117514" cy="137100"/>
            <wp:effectExtent l="0" t="0" r="0" b="0"/>
            <wp:docPr id="15018480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765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1869" cy="1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」，《說文》「起」古文。「起」，發生，興起。/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proofErr w:type="gramStart"/>
      <w:r w:rsidRPr="003533B2">
        <w:rPr>
          <w:rFonts w:asciiTheme="majorEastAsia" w:eastAsiaTheme="majorEastAsia" w:hAnsiTheme="majorEastAsia" w:hint="eastAsia"/>
        </w:rPr>
        <w:t>惡勿變</w:t>
      </w:r>
      <w:proofErr w:type="gramEnd"/>
      <w:r w:rsidRPr="003533B2">
        <w:rPr>
          <w:rFonts w:asciiTheme="majorEastAsia" w:eastAsiaTheme="majorEastAsia" w:hAnsiTheme="majorEastAsia" w:hint="eastAsia"/>
        </w:rPr>
        <w:t>，先人之</w:t>
      </w:r>
      <w:proofErr w:type="gramStart"/>
      <w:r w:rsidRPr="003533B2">
        <w:rPr>
          <w:rFonts w:asciiTheme="majorEastAsia" w:eastAsiaTheme="majorEastAsia" w:hAnsiTheme="majorEastAsia" w:hint="eastAsia"/>
        </w:rPr>
        <w:t>所廢勿起</w:t>
      </w:r>
      <w:proofErr w:type="gramEnd"/>
      <w:r w:rsidRPr="003533B2">
        <w:rPr>
          <w:rFonts w:asciiTheme="majorEastAsia" w:eastAsiaTheme="majorEastAsia" w:hAnsiTheme="majorEastAsia" w:hint="eastAsia"/>
        </w:rPr>
        <w:t>」，國家有缺失卻不肯改變，先人所荒廢的事情不肯復興，那麼人民就會為不善而犯罪，迷失了父子兄弟的倫常，而去行賄受</w:t>
      </w:r>
      <w:proofErr w:type="gramStart"/>
      <w:r w:rsidRPr="003533B2">
        <w:rPr>
          <w:rFonts w:asciiTheme="majorEastAsia" w:eastAsiaTheme="majorEastAsia" w:hAnsiTheme="majorEastAsia" w:hint="eastAsia"/>
        </w:rPr>
        <w:t>賂</w:t>
      </w:r>
      <w:proofErr w:type="gramEnd"/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白海燕：「善」「使」「起」等應該在談選人用人之道。/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俞紹宏、張青松：《說文》「起」古文從「辵」「巳」聲，滬簡此字多從「已」，第六冊《用曰》簡18、第七冊《鄭子家喪》甲簡6等字形從「巳」。「起」，起用。/</w:t>
      </w:r>
      <w:r w:rsidRPr="003533B2">
        <w:rPr>
          <w:rFonts w:asciiTheme="majorEastAsia" w:eastAsiaTheme="majorEastAsia" w:hAnsiTheme="majorEastAsia"/>
        </w:rPr>
        <w:t xml:space="preserve"> </w:t>
      </w:r>
      <w:bookmarkStart w:id="29" w:name="_Hlk191388017"/>
      <w:r w:rsidRPr="003533B2">
        <w:rPr>
          <w:rFonts w:asciiTheme="majorEastAsia" w:eastAsiaTheme="majorEastAsia" w:hAnsiTheme="majorEastAsia" w:hint="eastAsia"/>
        </w:rPr>
        <w:t>何有祖：簡文「灋勿起」，郭店《老子甲》31號簡有「奇物滋起，灋物滋彰」，與之近似。</w:t>
      </w:r>
    </w:p>
    <w:bookmarkEnd w:id="29"/>
  </w:footnote>
  <w:footnote w:id="151">
    <w:p w14:paraId="7B3F56ED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FE93297" wp14:editId="6046ADC2">
            <wp:extent cx="113405" cy="146304"/>
            <wp:effectExtent l="0" t="0" r="1270" b="6350"/>
            <wp:docPr id="1501848089" name="Picture 1501848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284E2B1" wp14:editId="0EF95368">
            <wp:extent cx="117043" cy="121378"/>
            <wp:effectExtent l="0" t="0" r="0" b="0"/>
            <wp:docPr id="1501848090" name="Picture 1501848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3416" cy="1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」，從「辵」，「坐」聲，讀「坐」。《史記·田叔傳》：「</w:t>
      </w:r>
      <w:proofErr w:type="gramStart"/>
      <w:r w:rsidRPr="003533B2">
        <w:rPr>
          <w:rFonts w:asciiTheme="majorEastAsia" w:eastAsiaTheme="majorEastAsia" w:hAnsiTheme="majorEastAsia" w:hint="eastAsia"/>
        </w:rPr>
        <w:t>坐法失官</w:t>
      </w:r>
      <w:proofErr w:type="gramEnd"/>
      <w:r w:rsidRPr="003533B2">
        <w:rPr>
          <w:rFonts w:asciiTheme="majorEastAsia" w:eastAsiaTheme="majorEastAsia" w:hAnsiTheme="majorEastAsia" w:hint="eastAsia"/>
        </w:rPr>
        <w:t>。」或用作副詞，遂、便、漸、將。/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</w:t>
      </w:r>
      <w:proofErr w:type="gramStart"/>
      <w:r w:rsidRPr="003533B2">
        <w:rPr>
          <w:rFonts w:asciiTheme="majorEastAsia" w:eastAsiaTheme="majorEastAsia" w:hAnsiTheme="majorEastAsia" w:hint="eastAsia"/>
        </w:rPr>
        <w:t>昇</w:t>
      </w:r>
      <w:proofErr w:type="gramEnd"/>
      <w:r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016B9D" wp14:editId="678A2DAA">
            <wp:extent cx="111947" cy="140970"/>
            <wp:effectExtent l="0" t="0" r="2540" b="0"/>
            <wp:docPr id="1501848091" name="Picture 150184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16176" cy="1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」讀「坐」，犯罪叫「坐」。/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B06C579" wp14:editId="0DD29052">
            <wp:extent cx="87782" cy="97911"/>
            <wp:effectExtent l="0" t="0" r="7620" b="0"/>
            <wp:docPr id="1501848092" name="Picture 1501848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5648" cy="1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」右</w:t>
      </w:r>
      <w:proofErr w:type="gramStart"/>
      <w:r w:rsidRPr="003533B2">
        <w:rPr>
          <w:rFonts w:asciiTheme="majorEastAsia" w:eastAsiaTheme="majorEastAsia" w:hAnsiTheme="majorEastAsia" w:hint="eastAsia"/>
        </w:rPr>
        <w:t>部與上博容</w:t>
      </w:r>
      <w:proofErr w:type="gramEnd"/>
      <w:r w:rsidRPr="003533B2">
        <w:rPr>
          <w:rFonts w:asciiTheme="majorEastAsia" w:eastAsiaTheme="majorEastAsia" w:hAnsiTheme="majorEastAsia" w:hint="eastAsia"/>
        </w:rPr>
        <w:t>成氏簡48「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F759B3" wp14:editId="693925E8">
            <wp:extent cx="109923" cy="122606"/>
            <wp:effectExtent l="0" t="0" r="4445" b="0"/>
            <wp:docPr id="1501848093" name="Picture 1501848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4520" cy="1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」所從同，可讀「降」，</w:t>
      </w:r>
      <w:proofErr w:type="gramStart"/>
      <w:r w:rsidRPr="003533B2">
        <w:rPr>
          <w:rFonts w:asciiTheme="majorEastAsia" w:eastAsiaTheme="majorEastAsia" w:hAnsiTheme="majorEastAsia" w:hint="eastAsia"/>
        </w:rPr>
        <w:t>歸也</w:t>
      </w:r>
      <w:proofErr w:type="gramEnd"/>
      <w:r w:rsidRPr="003533B2">
        <w:rPr>
          <w:rFonts w:asciiTheme="majorEastAsia" w:eastAsiaTheme="majorEastAsia" w:hAnsiTheme="majorEastAsia" w:hint="eastAsia"/>
        </w:rPr>
        <w:t>。</w:t>
      </w:r>
      <w:proofErr w:type="gramStart"/>
      <w:r w:rsidRPr="003533B2">
        <w:rPr>
          <w:rFonts w:asciiTheme="majorEastAsia" w:eastAsiaTheme="majorEastAsia" w:hAnsiTheme="majorEastAsia" w:hint="eastAsia"/>
        </w:rPr>
        <w:t>此必指</w:t>
      </w:r>
      <w:proofErr w:type="gramEnd"/>
      <w:r w:rsidRPr="003533B2">
        <w:rPr>
          <w:rFonts w:asciiTheme="majorEastAsia" w:eastAsiaTheme="majorEastAsia" w:hAnsiTheme="majorEastAsia" w:hint="eastAsia"/>
        </w:rPr>
        <w:t>民報之以不善。/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070151D" wp14:editId="76E6DF96">
            <wp:extent cx="113405" cy="146304"/>
            <wp:effectExtent l="0" t="0" r="1270" b="6350"/>
            <wp:docPr id="1501848094" name="Picture 150184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」釋「坐」可疑。/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21C6678" wp14:editId="6693CF80">
            <wp:extent cx="113405" cy="146304"/>
            <wp:effectExtent l="0" t="0" r="1270" b="6350"/>
            <wp:docPr id="1501848095" name="Picture 1501848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為「逐」。/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F8C4D65" wp14:editId="54820B1C">
            <wp:extent cx="113405" cy="146304"/>
            <wp:effectExtent l="0" t="0" r="1270" b="6350"/>
            <wp:docPr id="1501848096" name="Picture 150184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」在楚簡中同時對應兩個字：一是上博五《三德》簡11、12「</w:t>
      </w:r>
      <w:proofErr w:type="gramStart"/>
      <w:r w:rsidRPr="003533B2">
        <w:rPr>
          <w:rFonts w:asciiTheme="majorEastAsia" w:eastAsiaTheme="majorEastAsia" w:hAnsiTheme="majorEastAsia" w:hint="eastAsia"/>
        </w:rPr>
        <w:t>陞丘毋歌</w:t>
      </w:r>
      <w:proofErr w:type="gramEnd"/>
      <w:r w:rsidRPr="003533B2">
        <w:rPr>
          <w:rFonts w:asciiTheme="majorEastAsia" w:eastAsiaTheme="majorEastAsia" w:hAnsiTheme="majorEastAsia" w:hint="eastAsia"/>
        </w:rPr>
        <w:t>」中的「</w:t>
      </w:r>
      <w:proofErr w:type="gramStart"/>
      <w:r w:rsidRPr="003533B2">
        <w:rPr>
          <w:rFonts w:asciiTheme="majorEastAsia" w:eastAsiaTheme="majorEastAsia" w:hAnsiTheme="majorEastAsia" w:hint="eastAsia"/>
        </w:rPr>
        <w:t>陞</w:t>
      </w:r>
      <w:proofErr w:type="gramEnd"/>
      <w:r w:rsidRPr="003533B2">
        <w:rPr>
          <w:rFonts w:asciiTheme="majorEastAsia" w:eastAsiaTheme="majorEastAsia" w:hAnsiTheme="majorEastAsia" w:hint="eastAsia"/>
        </w:rPr>
        <w:t>（整理者讀「登」），一是</w:t>
      </w:r>
      <w:proofErr w:type="gramStart"/>
      <w:r w:rsidRPr="003533B2">
        <w:rPr>
          <w:rFonts w:asciiTheme="majorEastAsia" w:eastAsiaTheme="majorEastAsia" w:hAnsiTheme="majorEastAsia" w:hint="eastAsia"/>
        </w:rPr>
        <w:t>郭</w:t>
      </w:r>
      <w:proofErr w:type="gramEnd"/>
      <w:r w:rsidRPr="003533B2">
        <w:rPr>
          <w:rFonts w:asciiTheme="majorEastAsia" w:eastAsiaTheme="majorEastAsia" w:hAnsiTheme="majorEastAsia" w:hint="eastAsia"/>
        </w:rPr>
        <w:t>店《性自命出》簡60「凡於</w:t>
      </w:r>
      <w:proofErr w:type="gramStart"/>
      <w:r w:rsidRPr="003533B2">
        <w:rPr>
          <w:rFonts w:asciiTheme="majorEastAsia" w:eastAsiaTheme="majorEastAsia" w:hAnsiTheme="majorEastAsia" w:hint="eastAsia"/>
        </w:rPr>
        <w:t>路毋畏</w:t>
      </w:r>
      <w:proofErr w:type="gramEnd"/>
      <w:r w:rsidRPr="003533B2">
        <w:rPr>
          <w:rFonts w:asciiTheme="majorEastAsia" w:eastAsiaTheme="majorEastAsia" w:hAnsiTheme="majorEastAsia" w:hint="eastAsia"/>
        </w:rPr>
        <w:t>」的「路」。此處可能讀「懲」，克制、制止。「懲不善」即克制不善。如果釋「路」，</w:t>
      </w:r>
      <w:proofErr w:type="gramStart"/>
      <w:r w:rsidRPr="003533B2">
        <w:rPr>
          <w:rFonts w:asciiTheme="majorEastAsia" w:eastAsiaTheme="majorEastAsia" w:hAnsiTheme="majorEastAsia" w:hint="eastAsia"/>
        </w:rPr>
        <w:t>則應讀</w:t>
      </w:r>
      <w:proofErr w:type="gramEnd"/>
      <w:r w:rsidRPr="003533B2">
        <w:rPr>
          <w:rFonts w:asciiTheme="majorEastAsia" w:eastAsiaTheme="majorEastAsia" w:hAnsiTheme="majorEastAsia" w:hint="eastAsia"/>
        </w:rPr>
        <w:t>「格」，糾正、匡正。二者之間尚難取捨，</w:t>
      </w:r>
      <w:proofErr w:type="gramStart"/>
      <w:r w:rsidRPr="003533B2">
        <w:rPr>
          <w:rFonts w:asciiTheme="majorEastAsia" w:eastAsiaTheme="majorEastAsia" w:hAnsiTheme="majorEastAsia" w:hint="eastAsia"/>
        </w:rPr>
        <w:t>姑讀</w:t>
      </w:r>
      <w:proofErr w:type="gramEnd"/>
      <w:r w:rsidRPr="003533B2">
        <w:rPr>
          <w:rFonts w:asciiTheme="majorEastAsia" w:eastAsiaTheme="majorEastAsia" w:hAnsiTheme="majorEastAsia" w:hint="eastAsia"/>
        </w:rPr>
        <w:t>「懲」。/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楊澤生：「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F10ED6" wp14:editId="09D2DD2B">
            <wp:extent cx="113405" cy="146304"/>
            <wp:effectExtent l="0" t="0" r="1270" b="6350"/>
            <wp:docPr id="1501848097" name="Picture 150184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97B81A6" wp14:editId="1229C501">
            <wp:extent cx="138989" cy="135799"/>
            <wp:effectExtent l="0" t="0" r="0" b="0"/>
            <wp:docPr id="1501848098" name="Picture 1501848098" descr="&amp;8.EB84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amp;8.EB84;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9" cy="14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讀「登」。「登不善」即進不善。「</w:t>
      </w:r>
      <w:proofErr w:type="gramStart"/>
      <w:r w:rsidRPr="003533B2">
        <w:rPr>
          <w:rFonts w:asciiTheme="majorEastAsia" w:eastAsiaTheme="majorEastAsia" w:hAnsiTheme="majorEastAsia" w:hint="eastAsia"/>
        </w:rPr>
        <w:t>進善</w:t>
      </w:r>
      <w:proofErr w:type="gramEnd"/>
      <w:r w:rsidRPr="003533B2">
        <w:rPr>
          <w:rFonts w:asciiTheme="majorEastAsia" w:eastAsiaTheme="majorEastAsia" w:hAnsiTheme="majorEastAsia" w:hint="eastAsia"/>
        </w:rPr>
        <w:t>」「進不善」古書常見。「</w:t>
      </w:r>
      <w:proofErr w:type="gramStart"/>
      <w:r w:rsidRPr="003533B2">
        <w:rPr>
          <w:rFonts w:asciiTheme="majorEastAsia" w:eastAsiaTheme="majorEastAsia" w:hAnsiTheme="majorEastAsia" w:hint="eastAsia"/>
        </w:rPr>
        <w:t>惡勿變</w:t>
      </w:r>
      <w:proofErr w:type="gramEnd"/>
      <w:r w:rsidRPr="003533B2">
        <w:rPr>
          <w:rFonts w:asciiTheme="majorEastAsia" w:eastAsiaTheme="majorEastAsia" w:hAnsiTheme="majorEastAsia" w:hint="eastAsia"/>
        </w:rPr>
        <w:t>，先人之所灋勿起」，這樣就會「民登不善」。從</w:t>
      </w:r>
      <w:proofErr w:type="gramStart"/>
      <w:r w:rsidRPr="003533B2">
        <w:rPr>
          <w:rFonts w:asciiTheme="majorEastAsia" w:eastAsiaTheme="majorEastAsia" w:hAnsiTheme="majorEastAsia" w:hint="eastAsia"/>
        </w:rPr>
        <w:t>原釋簡</w:t>
      </w:r>
      <w:proofErr w:type="gramEnd"/>
      <w:r w:rsidRPr="003533B2">
        <w:rPr>
          <w:rFonts w:asciiTheme="majorEastAsia" w:eastAsiaTheme="majorEastAsia" w:hAnsiTheme="majorEastAsia" w:hint="eastAsia"/>
        </w:rPr>
        <w:t>15上、</w:t>
      </w:r>
      <w:proofErr w:type="gramStart"/>
      <w:r w:rsidRPr="003533B2">
        <w:rPr>
          <w:rFonts w:asciiTheme="majorEastAsia" w:eastAsiaTheme="majorEastAsia" w:hAnsiTheme="majorEastAsia" w:hint="eastAsia"/>
        </w:rPr>
        <w:t>下拼接</w:t>
      </w:r>
      <w:proofErr w:type="gramEnd"/>
      <w:r w:rsidRPr="003533B2">
        <w:rPr>
          <w:rFonts w:asciiTheme="majorEastAsia" w:eastAsiaTheme="majorEastAsia" w:hAnsiTheme="majorEastAsia" w:hint="eastAsia"/>
        </w:rPr>
        <w:t>為一簡之說。/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劉信芳：「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77690A" wp14:editId="6B058EE1">
            <wp:extent cx="117043" cy="121725"/>
            <wp:effectExtent l="0" t="0" r="0" b="0"/>
            <wp:docPr id="1501848099" name="Picture 150184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1599" cy="1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」即「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F473D4E" wp14:editId="7B07C501">
            <wp:extent cx="102412" cy="100061"/>
            <wp:effectExtent l="0" t="0" r="0" b="0"/>
            <wp:docPr id="1501848100" name="Picture 1501848100" descr="&amp;8.E0F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8.E0FB;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9" cy="1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」之省，同「路」，此處</w:t>
      </w:r>
      <w:proofErr w:type="gramStart"/>
      <w:r w:rsidRPr="003533B2">
        <w:rPr>
          <w:rFonts w:asciiTheme="majorEastAsia" w:eastAsiaTheme="majorEastAsia" w:hAnsiTheme="majorEastAsia" w:hint="eastAsia"/>
        </w:rPr>
        <w:t>似讀「賂</w:t>
      </w:r>
      <w:proofErr w:type="gramEnd"/>
      <w:r w:rsidRPr="003533B2">
        <w:rPr>
          <w:rFonts w:asciiTheme="majorEastAsia" w:eastAsiaTheme="majorEastAsia" w:hAnsiTheme="majorEastAsia" w:hint="eastAsia"/>
        </w:rPr>
        <w:t>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劉國勝：「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41DB83D" wp14:editId="3331E62F">
            <wp:extent cx="113405" cy="146304"/>
            <wp:effectExtent l="0" t="0" r="1270" b="6350"/>
            <wp:docPr id="1501848101" name="Picture 150184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」從「辵」「升」，「陞」字異體，簡文中讀「徵」，明、審。「</w:t>
      </w:r>
      <w:proofErr w:type="gramStart"/>
      <w:r w:rsidRPr="003533B2">
        <w:rPr>
          <w:rFonts w:asciiTheme="majorEastAsia" w:eastAsiaTheme="majorEastAsia" w:hAnsiTheme="majorEastAsia" w:hint="eastAsia"/>
        </w:rPr>
        <w:t>民徵不善</w:t>
      </w:r>
      <w:proofErr w:type="gramEnd"/>
      <w:r w:rsidRPr="003533B2">
        <w:rPr>
          <w:rFonts w:asciiTheme="majorEastAsia" w:eastAsiaTheme="majorEastAsia" w:hAnsiTheme="majorEastAsia" w:hint="eastAsia"/>
        </w:rPr>
        <w:t>」意為民</w:t>
      </w:r>
      <w:proofErr w:type="gramStart"/>
      <w:r w:rsidRPr="003533B2">
        <w:rPr>
          <w:rFonts w:asciiTheme="majorEastAsia" w:eastAsiaTheme="majorEastAsia" w:hAnsiTheme="majorEastAsia" w:hint="eastAsia"/>
        </w:rPr>
        <w:t>能審知不善</w:t>
      </w:r>
      <w:proofErr w:type="gramEnd"/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C5873D1" wp14:editId="085FCB22">
            <wp:extent cx="117043" cy="121725"/>
            <wp:effectExtent l="0" t="0" r="0" b="0"/>
            <wp:docPr id="1501848102" name="Picture 1501848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1599" cy="1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」字形從劉信芳說，讀「格」，匡正。</w:t>
      </w:r>
    </w:p>
  </w:footnote>
  <w:footnote w:id="152">
    <w:p w14:paraId="47F6B76F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007F49" wp14:editId="54200C9A">
            <wp:extent cx="105549" cy="163601"/>
            <wp:effectExtent l="0" t="0" r="8890" b="8255"/>
            <wp:docPr id="1501848103" name="Picture 1501848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7176" cy="1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隸作</w:t>
      </w:r>
      <w:proofErr w:type="gramEnd"/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C905E2A" wp14:editId="79795283">
            <wp:extent cx="146304" cy="168031"/>
            <wp:effectExtent l="0" t="0" r="6350" b="3810"/>
            <wp:docPr id="839817664" name="Picture 839817664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」，同「</w:t>
      </w:r>
      <w:proofErr w:type="gramStart"/>
      <w:r w:rsidRPr="003533B2">
        <w:rPr>
          <w:rFonts w:asciiTheme="majorEastAsia" w:eastAsiaTheme="majorEastAsia" w:hAnsiTheme="majorEastAsia" w:hint="eastAsia"/>
        </w:rPr>
        <w:t>眯</w:t>
      </w:r>
      <w:proofErr w:type="gramEnd"/>
      <w:r w:rsidRPr="003533B2">
        <w:rPr>
          <w:rFonts w:asciiTheme="majorEastAsia" w:eastAsiaTheme="majorEastAsia" w:hAnsiTheme="majorEastAsia" w:hint="eastAsia"/>
        </w:rPr>
        <w:t>」，或作「</w:t>
      </w:r>
      <w:proofErr w:type="gramStart"/>
      <w:r w:rsidRPr="003533B2">
        <w:rPr>
          <w:rFonts w:asciiTheme="majorEastAsia" w:eastAsiaTheme="majorEastAsia" w:hAnsiTheme="majorEastAsia" w:hint="eastAsia"/>
        </w:rPr>
        <w:t>眛</w:t>
      </w:r>
      <w:proofErr w:type="gramEnd"/>
      <w:r w:rsidRPr="003533B2">
        <w:rPr>
          <w:rFonts w:asciiTheme="majorEastAsia" w:eastAsiaTheme="majorEastAsia" w:hAnsiTheme="majorEastAsia" w:hint="eastAsia"/>
        </w:rPr>
        <w:t>」，讀「迷」，</w:t>
      </w:r>
      <w:proofErr w:type="gramStart"/>
      <w:r w:rsidRPr="003533B2">
        <w:rPr>
          <w:rFonts w:asciiTheme="majorEastAsia" w:eastAsiaTheme="majorEastAsia" w:hAnsiTheme="majorEastAsia" w:hint="eastAsia"/>
        </w:rPr>
        <w:t>迷誤</w:t>
      </w:r>
      <w:proofErr w:type="gramEnd"/>
      <w:r w:rsidRPr="003533B2">
        <w:rPr>
          <w:rFonts w:asciiTheme="majorEastAsia" w:eastAsiaTheme="majorEastAsia" w:hAnsiTheme="majorEastAsia" w:hint="eastAsia"/>
        </w:rPr>
        <w:t>、迷惑。/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E5F631A" wp14:editId="6C69AB7E">
            <wp:extent cx="146304" cy="168031"/>
            <wp:effectExtent l="0" t="0" r="6350" b="3810"/>
            <wp:docPr id="839817665" name="Picture 839817665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」釋「類」。/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CE4F2D1" wp14:editId="66440115">
            <wp:extent cx="146304" cy="168031"/>
            <wp:effectExtent l="0" t="0" r="6350" b="3810"/>
            <wp:docPr id="1501848104" name="Picture 1501848104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</w:t>
      </w:r>
      <w:proofErr w:type="gramStart"/>
      <w:r w:rsidRPr="003533B2">
        <w:rPr>
          <w:rFonts w:asciiTheme="majorEastAsia" w:eastAsiaTheme="majorEastAsia" w:hAnsiTheme="majorEastAsia" w:hint="eastAsia"/>
        </w:rPr>
        <w:t>眯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Pr="003533B2">
        <w:rPr>
          <w:rFonts w:asciiTheme="majorEastAsia" w:eastAsiaTheme="majorEastAsia" w:hAnsiTheme="majorEastAsia" w:hint="eastAsia"/>
        </w:rPr>
        <w:t>敉</w:t>
      </w:r>
      <w:proofErr w:type="gramEnd"/>
      <w:r w:rsidRPr="003533B2">
        <w:rPr>
          <w:rFonts w:asciiTheme="majorEastAsia" w:eastAsiaTheme="majorEastAsia" w:hAnsiTheme="majorEastAsia" w:hint="eastAsia"/>
        </w:rPr>
        <w:t>」，安撫。/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黃武智：「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9EA7591" wp14:editId="12AD2DF2">
            <wp:extent cx="146304" cy="168031"/>
            <wp:effectExtent l="0" t="0" r="6350" b="3810"/>
            <wp:docPr id="1501848105" name="Picture 1501848105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</w:t>
      </w:r>
      <w:proofErr w:type="gramStart"/>
      <w:r w:rsidRPr="003533B2">
        <w:rPr>
          <w:rFonts w:asciiTheme="majorEastAsia" w:eastAsiaTheme="majorEastAsia" w:hAnsiTheme="majorEastAsia" w:hint="eastAsia"/>
        </w:rPr>
        <w:t>靡</w:t>
      </w:r>
      <w:proofErr w:type="gramEnd"/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53">
    <w:p w14:paraId="5EE8088C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整理者：「爯」，《說文繫傳》「並舉也」，與「稱」義近。「稱」，舉薦。「</w:t>
      </w:r>
      <w:proofErr w:type="gramStart"/>
      <w:r w:rsidRPr="003533B2">
        <w:rPr>
          <w:rFonts w:asciiTheme="majorEastAsia" w:eastAsiaTheme="majorEastAsia" w:hAnsiTheme="majorEastAsia" w:hint="eastAsia"/>
        </w:rPr>
        <w:t>賕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物賄</w:t>
      </w:r>
      <w:proofErr w:type="gramEnd"/>
      <w:r w:rsidRPr="003533B2">
        <w:rPr>
          <w:rFonts w:asciiTheme="majorEastAsia" w:eastAsiaTheme="majorEastAsia" w:hAnsiTheme="majorEastAsia" w:hint="eastAsia"/>
        </w:rPr>
        <w:t>，貪污行賄。/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劉國勝：「</w:t>
      </w:r>
      <w:proofErr w:type="gramStart"/>
      <w:r w:rsidRPr="003533B2">
        <w:rPr>
          <w:rFonts w:asciiTheme="majorEastAsia" w:eastAsiaTheme="majorEastAsia" w:hAnsiTheme="majorEastAsia" w:hint="eastAsia"/>
        </w:rPr>
        <w:t>賕</w:t>
      </w:r>
      <w:proofErr w:type="gramEnd"/>
      <w:r w:rsidRPr="003533B2">
        <w:rPr>
          <w:rFonts w:asciiTheme="majorEastAsia" w:eastAsiaTheme="majorEastAsia" w:hAnsiTheme="majorEastAsia" w:hint="eastAsia"/>
        </w:rPr>
        <w:t>」</w:t>
      </w:r>
      <w:proofErr w:type="gramStart"/>
      <w:r w:rsidRPr="003533B2">
        <w:rPr>
          <w:rFonts w:asciiTheme="majorEastAsia" w:eastAsiaTheme="majorEastAsia" w:hAnsiTheme="majorEastAsia" w:hint="eastAsia"/>
        </w:rPr>
        <w:t>疑</w:t>
      </w:r>
      <w:proofErr w:type="gramEnd"/>
      <w:r w:rsidRPr="003533B2">
        <w:rPr>
          <w:rFonts w:asciiTheme="majorEastAsia" w:eastAsiaTheme="majorEastAsia" w:hAnsiTheme="majorEastAsia" w:hint="eastAsia"/>
        </w:rPr>
        <w:t>讀「</w:t>
      </w:r>
      <w:proofErr w:type="gramStart"/>
      <w:r w:rsidRPr="003533B2">
        <w:rPr>
          <w:rFonts w:asciiTheme="majorEastAsia" w:eastAsiaTheme="majorEastAsia" w:hAnsiTheme="majorEastAsia" w:hint="eastAsia"/>
        </w:rPr>
        <w:t>讎</w:t>
      </w:r>
      <w:proofErr w:type="gramEnd"/>
      <w:r w:rsidRPr="003533B2">
        <w:rPr>
          <w:rFonts w:asciiTheme="majorEastAsia" w:eastAsiaTheme="majorEastAsia" w:hAnsiTheme="majorEastAsia" w:hint="eastAsia"/>
        </w:rPr>
        <w:t>」，</w:t>
      </w:r>
      <w:proofErr w:type="gramStart"/>
      <w:r w:rsidRPr="003533B2">
        <w:rPr>
          <w:rFonts w:asciiTheme="majorEastAsia" w:eastAsiaTheme="majorEastAsia" w:hAnsiTheme="majorEastAsia" w:hint="eastAsia"/>
        </w:rPr>
        <w:t>讎</w:t>
      </w:r>
      <w:proofErr w:type="gramEnd"/>
      <w:r w:rsidRPr="003533B2">
        <w:rPr>
          <w:rFonts w:asciiTheme="majorEastAsia" w:eastAsiaTheme="majorEastAsia" w:hAnsiTheme="majorEastAsia" w:hint="eastAsia"/>
        </w:rPr>
        <w:t>人。「稱</w:t>
      </w:r>
      <w:proofErr w:type="gramStart"/>
      <w:r w:rsidRPr="003533B2">
        <w:rPr>
          <w:rFonts w:asciiTheme="majorEastAsia" w:eastAsiaTheme="majorEastAsia" w:hAnsiTheme="majorEastAsia" w:hint="eastAsia"/>
        </w:rPr>
        <w:t>讎</w:t>
      </w:r>
      <w:proofErr w:type="gramEnd"/>
      <w:r w:rsidRPr="003533B2">
        <w:rPr>
          <w:rFonts w:asciiTheme="majorEastAsia" w:eastAsiaTheme="majorEastAsia" w:hAnsiTheme="majorEastAsia" w:hint="eastAsia"/>
        </w:rPr>
        <w:t>」，舉薦</w:t>
      </w:r>
      <w:proofErr w:type="gramStart"/>
      <w:r w:rsidRPr="003533B2">
        <w:rPr>
          <w:rFonts w:asciiTheme="majorEastAsia" w:eastAsiaTheme="majorEastAsia" w:hAnsiTheme="majorEastAsia" w:hint="eastAsia"/>
        </w:rPr>
        <w:t>讎</w:t>
      </w:r>
      <w:proofErr w:type="gramEnd"/>
      <w:r w:rsidRPr="003533B2">
        <w:rPr>
          <w:rFonts w:asciiTheme="majorEastAsia" w:eastAsiaTheme="majorEastAsia" w:hAnsiTheme="majorEastAsia" w:hint="eastAsia"/>
        </w:rPr>
        <w:t>人。「迷父兄子弟而稱</w:t>
      </w:r>
      <w:proofErr w:type="gramStart"/>
      <w:r w:rsidRPr="003533B2">
        <w:rPr>
          <w:rFonts w:asciiTheme="majorEastAsia" w:eastAsiaTheme="majorEastAsia" w:hAnsiTheme="majorEastAsia" w:hint="eastAsia"/>
        </w:rPr>
        <w:t>讎</w:t>
      </w:r>
      <w:proofErr w:type="gramEnd"/>
      <w:r w:rsidRPr="003533B2">
        <w:rPr>
          <w:rFonts w:asciiTheme="majorEastAsia" w:eastAsiaTheme="majorEastAsia" w:hAnsiTheme="majorEastAsia" w:hint="eastAsia"/>
        </w:rPr>
        <w:t>」，大概是說能夠疑惑於父兄子弟而舉薦</w:t>
      </w:r>
      <w:proofErr w:type="gramStart"/>
      <w:r w:rsidRPr="003533B2">
        <w:rPr>
          <w:rFonts w:asciiTheme="majorEastAsia" w:eastAsiaTheme="majorEastAsia" w:hAnsiTheme="majorEastAsia" w:hint="eastAsia"/>
        </w:rPr>
        <w:t>讎</w:t>
      </w:r>
      <w:proofErr w:type="gramEnd"/>
      <w:r w:rsidRPr="003533B2">
        <w:rPr>
          <w:rFonts w:asciiTheme="majorEastAsia" w:eastAsiaTheme="majorEastAsia" w:hAnsiTheme="majorEastAsia" w:hint="eastAsia"/>
        </w:rPr>
        <w:t>人。因民</w:t>
      </w:r>
      <w:proofErr w:type="gramStart"/>
      <w:r w:rsidRPr="003533B2">
        <w:rPr>
          <w:rFonts w:asciiTheme="majorEastAsia" w:eastAsiaTheme="majorEastAsia" w:hAnsiTheme="majorEastAsia" w:hint="eastAsia"/>
        </w:rPr>
        <w:t>能審知不善</w:t>
      </w:r>
      <w:proofErr w:type="gramEnd"/>
      <w:r w:rsidRPr="003533B2">
        <w:rPr>
          <w:rFonts w:asciiTheme="majorEastAsia" w:eastAsiaTheme="majorEastAsia" w:hAnsiTheme="majorEastAsia" w:hint="eastAsia"/>
        </w:rPr>
        <w:t>，故</w:t>
      </w:r>
      <w:proofErr w:type="gramStart"/>
      <w:r w:rsidRPr="003533B2">
        <w:rPr>
          <w:rFonts w:asciiTheme="majorEastAsia" w:eastAsiaTheme="majorEastAsia" w:hAnsiTheme="majorEastAsia" w:hint="eastAsia"/>
        </w:rPr>
        <w:t>能舉賢</w:t>
      </w:r>
      <w:proofErr w:type="gramEnd"/>
      <w:r w:rsidRPr="003533B2">
        <w:rPr>
          <w:rFonts w:asciiTheme="majorEastAsia" w:eastAsiaTheme="majorEastAsia" w:hAnsiTheme="majorEastAsia" w:hint="eastAsia"/>
        </w:rPr>
        <w:t>不惟親，</w:t>
      </w:r>
      <w:proofErr w:type="gramStart"/>
      <w:r w:rsidRPr="003533B2">
        <w:rPr>
          <w:rFonts w:asciiTheme="majorEastAsia" w:eastAsiaTheme="majorEastAsia" w:hAnsiTheme="majorEastAsia" w:hint="eastAsia"/>
        </w:rPr>
        <w:t>不辟怨。</w:t>
      </w:r>
      <w:proofErr w:type="gramEnd"/>
      <w:r w:rsidRPr="003533B2">
        <w:rPr>
          <w:rFonts w:asciiTheme="majorEastAsia" w:eastAsiaTheme="majorEastAsia" w:hAnsiTheme="majorEastAsia" w:hint="eastAsia"/>
        </w:rPr>
        <w:t>/</w:t>
      </w:r>
      <w:r w:rsidRPr="003533B2">
        <w:rPr>
          <w:rFonts w:asciiTheme="majorEastAsia" w:eastAsiaTheme="majorEastAsia" w:hAnsiTheme="majorEastAsia"/>
        </w:rPr>
        <w:t xml:space="preserve"> </w:t>
      </w:r>
      <w:proofErr w:type="gramStart"/>
      <w:r w:rsidRPr="003533B2">
        <w:rPr>
          <w:rFonts w:asciiTheme="majorEastAsia" w:eastAsiaTheme="majorEastAsia" w:hAnsiTheme="majorEastAsia" w:hint="eastAsia"/>
        </w:rPr>
        <w:t>顧史考</w:t>
      </w:r>
      <w:proofErr w:type="gramEnd"/>
      <w:r w:rsidRPr="003533B2">
        <w:rPr>
          <w:rFonts w:asciiTheme="majorEastAsia" w:eastAsiaTheme="majorEastAsia" w:hAnsiTheme="majorEastAsia" w:hint="eastAsia"/>
        </w:rPr>
        <w:t>：「爯賕」讀「拯救」。</w:t>
      </w:r>
    </w:p>
  </w:footnote>
  <w:footnote w:id="154">
    <w:p w14:paraId="3885D97A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整理者：簡</w:t>
      </w:r>
      <w:r w:rsidRPr="0078269E">
        <w:rPr>
          <w:rFonts w:ascii="Times New Roman" w:eastAsiaTheme="majorEastAsia" w:hAnsi="Times New Roman" w:cs="Times New Roman"/>
        </w:rPr>
        <w:t>16</w:t>
      </w:r>
      <w:proofErr w:type="gramStart"/>
      <w:r w:rsidRPr="0078269E">
        <w:rPr>
          <w:rFonts w:ascii="Times New Roman" w:eastAsiaTheme="majorEastAsia" w:hAnsi="Times New Roman" w:cs="Times New Roman"/>
        </w:rPr>
        <w:t>上端殘約</w:t>
      </w:r>
      <w:proofErr w:type="gramEnd"/>
      <w:r w:rsidRPr="0078269E">
        <w:rPr>
          <w:rFonts w:ascii="Times New Roman" w:eastAsiaTheme="majorEastAsia" w:hAnsi="Times New Roman" w:cs="Times New Roman"/>
        </w:rPr>
        <w:t>23</w:t>
      </w:r>
      <w:r w:rsidRPr="0078269E">
        <w:rPr>
          <w:rFonts w:ascii="Times New Roman" w:eastAsiaTheme="majorEastAsia" w:hAnsi="Times New Roman" w:cs="Times New Roman"/>
        </w:rPr>
        <w:t>字。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福田哲之：</w:t>
      </w:r>
      <w:proofErr w:type="gramStart"/>
      <w:r w:rsidRPr="0078269E">
        <w:rPr>
          <w:rFonts w:ascii="Times New Roman" w:eastAsiaTheme="majorEastAsia" w:hAnsi="Times New Roman" w:cs="Times New Roman"/>
        </w:rPr>
        <w:t>本簡與</w:t>
      </w:r>
      <w:proofErr w:type="gramEnd"/>
      <w:r w:rsidRPr="0078269E">
        <w:rPr>
          <w:rFonts w:ascii="Times New Roman" w:eastAsiaTheme="majorEastAsia" w:hAnsi="Times New Roman" w:cs="Times New Roman"/>
        </w:rPr>
        <w:t>《昔者君老》簡</w:t>
      </w:r>
      <w:r w:rsidRPr="0078269E">
        <w:rPr>
          <w:rFonts w:ascii="Times New Roman" w:eastAsiaTheme="majorEastAsia" w:hAnsi="Times New Roman" w:cs="Times New Roman"/>
        </w:rPr>
        <w:t>2</w:t>
      </w:r>
      <w:r w:rsidRPr="0078269E">
        <w:rPr>
          <w:rFonts w:ascii="Times New Roman" w:eastAsiaTheme="majorEastAsia" w:hAnsi="Times New Roman" w:cs="Times New Roman"/>
        </w:rPr>
        <w:t>綴合。</w:t>
      </w:r>
    </w:p>
  </w:footnote>
  <w:footnote w:id="155">
    <w:p w14:paraId="01F4E63B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整理者：「敬」，謹慎、慎重、</w:t>
      </w:r>
      <w:proofErr w:type="gramStart"/>
      <w:r w:rsidRPr="0078269E">
        <w:rPr>
          <w:rFonts w:ascii="Times New Roman" w:eastAsiaTheme="majorEastAsia" w:hAnsi="Times New Roman" w:cs="Times New Roman"/>
        </w:rPr>
        <w:t>敬恭</w:t>
      </w:r>
      <w:proofErr w:type="gramEnd"/>
      <w:r w:rsidRPr="0078269E">
        <w:rPr>
          <w:rFonts w:ascii="Times New Roman" w:eastAsiaTheme="majorEastAsia" w:hAnsi="Times New Roman" w:cs="Times New Roman"/>
        </w:rPr>
        <w:t>。</w:t>
      </w:r>
    </w:p>
  </w:footnote>
  <w:footnote w:id="156">
    <w:p w14:paraId="2B310ECC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整理者：「女」屬下讀「如」。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王化平：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「如」</w:t>
      </w:r>
      <w:proofErr w:type="gramStart"/>
      <w:r w:rsidRPr="0078269E">
        <w:rPr>
          <w:rFonts w:ascii="Times New Roman" w:eastAsiaTheme="majorEastAsia" w:hAnsi="Times New Roman" w:cs="Times New Roman"/>
        </w:rPr>
        <w:t>字宜從</w:t>
      </w:r>
      <w:proofErr w:type="gramEnd"/>
      <w:r w:rsidRPr="0078269E">
        <w:rPr>
          <w:rFonts w:ascii="Times New Roman" w:eastAsiaTheme="majorEastAsia" w:hAnsi="Times New Roman" w:cs="Times New Roman"/>
        </w:rPr>
        <w:t>上讀，作詞尾。</w:t>
      </w:r>
    </w:p>
  </w:footnote>
  <w:footnote w:id="157">
    <w:p w14:paraId="141165C8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11DCAF" wp14:editId="784C29F8">
            <wp:extent cx="60960" cy="80010"/>
            <wp:effectExtent l="0" t="0" r="0" b="0"/>
            <wp:docPr id="731458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878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771" cy="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隸作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F30DCD" wp14:editId="33652AF2">
            <wp:extent cx="97536" cy="128570"/>
            <wp:effectExtent l="0" t="0" r="0" b="5080"/>
            <wp:docPr id="1040674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7474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00681" cy="1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」，讀「則」。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陳偉：釋「賓」，字見</w:t>
      </w:r>
      <w:proofErr w:type="gramStart"/>
      <w:r w:rsidRPr="0078269E">
        <w:rPr>
          <w:rFonts w:ascii="Times New Roman" w:eastAsiaTheme="majorEastAsia" w:hAnsi="Times New Roman" w:cs="Times New Roman"/>
        </w:rPr>
        <w:t>郭</w:t>
      </w:r>
      <w:proofErr w:type="gramEnd"/>
      <w:r w:rsidRPr="0078269E">
        <w:rPr>
          <w:rFonts w:ascii="Times New Roman" w:eastAsiaTheme="majorEastAsia" w:hAnsi="Times New Roman" w:cs="Times New Roman"/>
        </w:rPr>
        <w:t>店《性自命出》簡</w:t>
      </w:r>
      <w:r w:rsidRPr="0078269E">
        <w:rPr>
          <w:rFonts w:ascii="Times New Roman" w:eastAsiaTheme="majorEastAsia" w:hAnsi="Times New Roman" w:cs="Times New Roman"/>
        </w:rPr>
        <w:t>66</w:t>
      </w:r>
      <w:r w:rsidRPr="0078269E">
        <w:rPr>
          <w:rFonts w:ascii="Times New Roman" w:eastAsiaTheme="majorEastAsia" w:hAnsi="Times New Roman" w:cs="Times New Roman"/>
        </w:rPr>
        <w:t>號，只是</w:t>
      </w:r>
      <w:proofErr w:type="gramStart"/>
      <w:r w:rsidRPr="0078269E">
        <w:rPr>
          <w:rFonts w:ascii="Times New Roman" w:eastAsiaTheme="majorEastAsia" w:hAnsi="Times New Roman" w:cs="Times New Roman"/>
        </w:rPr>
        <w:t>人旁在</w:t>
      </w:r>
      <w:proofErr w:type="gramEnd"/>
      <w:r w:rsidRPr="0078269E">
        <w:rPr>
          <w:rFonts w:ascii="Times New Roman" w:eastAsiaTheme="majorEastAsia" w:hAnsi="Times New Roman" w:cs="Times New Roman"/>
        </w:rPr>
        <w:t>左。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78269E">
        <w:rPr>
          <w:rFonts w:ascii="Times New Roman" w:eastAsiaTheme="majorEastAsia" w:hAnsi="Times New Roman" w:cs="Times New Roman"/>
        </w:rPr>
        <w:t>張通海</w:t>
      </w:r>
      <w:proofErr w:type="gramEnd"/>
      <w:r w:rsidRPr="0078269E">
        <w:rPr>
          <w:rFonts w:ascii="Times New Roman" w:eastAsiaTheme="majorEastAsia" w:hAnsi="Times New Roman" w:cs="Times New Roman"/>
        </w:rPr>
        <w:t>：</w:t>
      </w:r>
      <w:proofErr w:type="gramStart"/>
      <w:r w:rsidRPr="0078269E">
        <w:rPr>
          <w:rFonts w:ascii="Times New Roman" w:eastAsiaTheme="majorEastAsia" w:hAnsi="Times New Roman" w:cs="Times New Roman"/>
        </w:rPr>
        <w:t>隸作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4B2D459A" wp14:editId="22D40DEC">
            <wp:extent cx="166907" cy="161925"/>
            <wp:effectExtent l="0" t="0" r="5080" b="0"/>
            <wp:docPr id="899751622" name="圖片 1" descr="一張含有 黑色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1622" name="圖片 1" descr="一張含有 黑色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19" cy="16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」，「賓」異體。《郭</w:t>
      </w:r>
      <w:r w:rsidRPr="0078269E">
        <w:rPr>
          <w:rFonts w:ascii="Times New Roman" w:eastAsiaTheme="majorEastAsia" w:hAnsi="Times New Roman" w:cs="Times New Roman"/>
        </w:rPr>
        <w:t>·</w:t>
      </w:r>
      <w:r w:rsidRPr="0078269E">
        <w:rPr>
          <w:rFonts w:ascii="Times New Roman" w:eastAsiaTheme="majorEastAsia" w:hAnsi="Times New Roman" w:cs="Times New Roman"/>
        </w:rPr>
        <w:t>性》簡</w:t>
      </w:r>
      <w:r w:rsidRPr="0078269E">
        <w:rPr>
          <w:rFonts w:ascii="Times New Roman" w:eastAsiaTheme="majorEastAsia" w:hAnsi="Times New Roman" w:cs="Times New Roman"/>
        </w:rPr>
        <w:t>66</w:t>
      </w:r>
      <w:r w:rsidRPr="0078269E">
        <w:rPr>
          <w:rFonts w:ascii="Times New Roman" w:eastAsiaTheme="majorEastAsia" w:hAnsi="Times New Roman" w:cs="Times New Roman"/>
        </w:rPr>
        <w:t>有與此字極為相似的字形，</w:t>
      </w:r>
      <w:proofErr w:type="gramStart"/>
      <w:r w:rsidRPr="0078269E">
        <w:rPr>
          <w:rFonts w:ascii="Times New Roman" w:eastAsiaTheme="majorEastAsia" w:hAnsi="Times New Roman" w:cs="Times New Roman"/>
        </w:rPr>
        <w:t>所異者唯</w:t>
      </w:r>
      <w:proofErr w:type="gramEnd"/>
      <w:r w:rsidRPr="0078269E">
        <w:rPr>
          <w:rFonts w:ascii="Times New Roman" w:eastAsiaTheme="majorEastAsia" w:hAnsi="Times New Roman" w:cs="Times New Roman"/>
        </w:rPr>
        <w:t>左右不同而已。「人」旁與「刀」形似，以及「人」旁放在右邊而使</w:t>
      </w:r>
      <w:proofErr w:type="gramStart"/>
      <w:r w:rsidRPr="0078269E">
        <w:rPr>
          <w:rFonts w:ascii="Times New Roman" w:eastAsiaTheme="majorEastAsia" w:hAnsi="Times New Roman" w:cs="Times New Roman"/>
        </w:rPr>
        <w:t>原釋致</w:t>
      </w:r>
      <w:proofErr w:type="gramEnd"/>
      <w:r w:rsidRPr="0078269E">
        <w:rPr>
          <w:rFonts w:ascii="Times New Roman" w:eastAsiaTheme="majorEastAsia" w:hAnsi="Times New Roman" w:cs="Times New Roman"/>
        </w:rPr>
        <w:t>誤。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俞紹宏、張青松：「賓」字中間的構件《說文》篆文作「</w:t>
      </w:r>
      <w:proofErr w:type="gramStart"/>
      <w:r w:rsidRPr="0078269E">
        <w:rPr>
          <w:rFonts w:ascii="Times New Roman" w:eastAsiaTheme="majorEastAsia" w:hAnsi="Times New Roman" w:cs="Times New Roman"/>
        </w:rPr>
        <w:t>丐</w:t>
      </w:r>
      <w:proofErr w:type="gramEnd"/>
      <w:r w:rsidRPr="0078269E">
        <w:rPr>
          <w:rFonts w:ascii="Times New Roman" w:eastAsiaTheme="majorEastAsia" w:hAnsi="Times New Roman" w:cs="Times New Roman"/>
        </w:rPr>
        <w:t>」形、古文作「元」形。實際上其「元」形為「</w:t>
      </w:r>
      <w:proofErr w:type="gramStart"/>
      <w:r w:rsidRPr="0078269E">
        <w:rPr>
          <w:rFonts w:ascii="Times New Roman" w:eastAsiaTheme="majorEastAsia" w:hAnsi="Times New Roman" w:cs="Times New Roman"/>
        </w:rPr>
        <w:t>丐</w:t>
      </w:r>
      <w:proofErr w:type="gramEnd"/>
      <w:r w:rsidRPr="0078269E">
        <w:rPr>
          <w:rFonts w:ascii="Times New Roman" w:eastAsiaTheme="majorEastAsia" w:hAnsi="Times New Roman" w:cs="Times New Roman"/>
        </w:rPr>
        <w:t>」形的變異寫法，「</w:t>
      </w:r>
      <w:proofErr w:type="gramStart"/>
      <w:r w:rsidRPr="0078269E">
        <w:rPr>
          <w:rFonts w:ascii="Times New Roman" w:eastAsiaTheme="majorEastAsia" w:hAnsi="Times New Roman" w:cs="Times New Roman"/>
        </w:rPr>
        <w:t>丐</w:t>
      </w:r>
      <w:proofErr w:type="gramEnd"/>
      <w:r w:rsidRPr="0078269E">
        <w:rPr>
          <w:rFonts w:ascii="Times New Roman" w:eastAsiaTheme="majorEastAsia" w:hAnsi="Times New Roman" w:cs="Times New Roman"/>
        </w:rPr>
        <w:t>」形或「元」形又訛寫作「</w:t>
      </w:r>
      <w:proofErr w:type="gramStart"/>
      <w:r w:rsidRPr="0078269E">
        <w:rPr>
          <w:rFonts w:ascii="Times New Roman" w:eastAsiaTheme="majorEastAsia" w:hAnsi="Times New Roman" w:cs="Times New Roman"/>
        </w:rPr>
        <w:t>万</w:t>
      </w:r>
      <w:proofErr w:type="gramEnd"/>
      <w:r w:rsidRPr="0078269E">
        <w:rPr>
          <w:rFonts w:ascii="Times New Roman" w:eastAsiaTheme="majorEastAsia" w:hAnsi="Times New Roman" w:cs="Times New Roman"/>
        </w:rPr>
        <w:t>」形，「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26DC91" wp14:editId="39E88B9B">
            <wp:extent cx="60960" cy="80010"/>
            <wp:effectExtent l="0" t="0" r="0" b="0"/>
            <wp:docPr id="2925615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878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771" cy="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」中的「人」形構件又是「</w:t>
      </w:r>
      <w:proofErr w:type="gramStart"/>
      <w:r w:rsidRPr="0078269E">
        <w:rPr>
          <w:rFonts w:ascii="Times New Roman" w:eastAsiaTheme="majorEastAsia" w:hAnsi="Times New Roman" w:cs="Times New Roman"/>
        </w:rPr>
        <w:t>万</w:t>
      </w:r>
      <w:proofErr w:type="gramEnd"/>
      <w:r w:rsidRPr="0078269E">
        <w:rPr>
          <w:rFonts w:ascii="Times New Roman" w:eastAsiaTheme="majorEastAsia" w:hAnsi="Times New Roman" w:cs="Times New Roman"/>
        </w:rPr>
        <w:t>」形構件的訛寫。</w:t>
      </w:r>
    </w:p>
  </w:footnote>
  <w:footnote w:id="158">
    <w:p w14:paraId="7A7A609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40867D" wp14:editId="2B742056">
            <wp:extent cx="79248" cy="125129"/>
            <wp:effectExtent l="0" t="0" r="0" b="8255"/>
            <wp:docPr id="37617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716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1569" cy="1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proofErr w:type="gramStart"/>
      <w:r w:rsidRPr="0078269E">
        <w:rPr>
          <w:rFonts w:ascii="Times New Roman" w:eastAsiaTheme="majorEastAsia" w:hAnsi="Times New Roman" w:cs="Times New Roman"/>
        </w:rPr>
        <w:t>廌</w:t>
      </w:r>
      <w:proofErr w:type="gramEnd"/>
      <w:r w:rsidRPr="0078269E">
        <w:rPr>
          <w:rFonts w:ascii="Times New Roman" w:eastAsiaTheme="majorEastAsia" w:hAnsi="Times New Roman" w:cs="Times New Roman"/>
        </w:rPr>
        <w:t>」，讀「薦」，進</w:t>
      </w:r>
      <w:proofErr w:type="gramStart"/>
      <w:r w:rsidRPr="0078269E">
        <w:rPr>
          <w:rFonts w:ascii="Times New Roman" w:eastAsiaTheme="majorEastAsia" w:hAnsi="Times New Roman" w:cs="Times New Roman"/>
        </w:rPr>
        <w:t>獻</w:t>
      </w:r>
      <w:proofErr w:type="gramEnd"/>
      <w:r w:rsidRPr="0078269E">
        <w:rPr>
          <w:rFonts w:ascii="Times New Roman" w:eastAsiaTheme="majorEastAsia" w:hAnsi="Times New Roman" w:cs="Times New Roman"/>
        </w:rPr>
        <w:t>，上供。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</w:t>
      </w:r>
      <w:proofErr w:type="gramStart"/>
      <w:r w:rsidRPr="0078269E">
        <w:rPr>
          <w:rFonts w:ascii="Times New Roman" w:eastAsiaTheme="majorEastAsia" w:hAnsi="Times New Roman" w:cs="Times New Roman"/>
        </w:rPr>
        <w:t>楚簡「廌</w:t>
      </w:r>
      <w:proofErr w:type="gramEnd"/>
      <w:r w:rsidRPr="0078269E">
        <w:rPr>
          <w:rFonts w:ascii="Times New Roman" w:eastAsiaTheme="majorEastAsia" w:hAnsi="Times New Roman" w:cs="Times New Roman"/>
        </w:rPr>
        <w:t>」似無《說文》「薦」</w:t>
      </w:r>
      <w:proofErr w:type="gramStart"/>
      <w:r w:rsidRPr="0078269E">
        <w:rPr>
          <w:rFonts w:ascii="Times New Roman" w:eastAsiaTheme="majorEastAsia" w:hAnsi="Times New Roman" w:cs="Times New Roman"/>
        </w:rPr>
        <w:t>字本用</w:t>
      </w:r>
      <w:proofErr w:type="gramEnd"/>
      <w:r w:rsidRPr="0078269E">
        <w:rPr>
          <w:rFonts w:ascii="Times New Roman" w:eastAsiaTheme="majorEastAsia" w:hAnsi="Times New Roman" w:cs="Times New Roman"/>
        </w:rPr>
        <w:t>之例，讀「存」之「</w:t>
      </w:r>
      <w:proofErr w:type="gramStart"/>
      <w:r w:rsidRPr="0078269E">
        <w:rPr>
          <w:rFonts w:ascii="Times New Roman" w:eastAsiaTheme="majorEastAsia" w:hAnsi="Times New Roman" w:cs="Times New Roman"/>
        </w:rPr>
        <w:t>廌</w:t>
      </w:r>
      <w:proofErr w:type="gramEnd"/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為「薦」</w:t>
      </w:r>
      <w:proofErr w:type="gramStart"/>
      <w:r w:rsidRPr="0078269E">
        <w:rPr>
          <w:rFonts w:ascii="Times New Roman" w:eastAsiaTheme="majorEastAsia" w:hAnsi="Times New Roman" w:cs="Times New Roman"/>
        </w:rPr>
        <w:t>之省形</w:t>
      </w:r>
      <w:proofErr w:type="gramEnd"/>
      <w:r w:rsidRPr="0078269E">
        <w:rPr>
          <w:rFonts w:ascii="Times New Roman" w:eastAsiaTheme="majorEastAsia" w:hAnsi="Times New Roman" w:cs="Times New Roman"/>
        </w:rPr>
        <w:t>。</w:t>
      </w:r>
    </w:p>
  </w:footnote>
  <w:footnote w:id="159">
    <w:p w14:paraId="43D7ED1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整理者：簡</w:t>
      </w:r>
      <w:r w:rsidRPr="0078269E">
        <w:rPr>
          <w:rFonts w:ascii="Times New Roman" w:eastAsiaTheme="majorEastAsia" w:hAnsi="Times New Roman" w:cs="Times New Roman"/>
        </w:rPr>
        <w:t>17</w:t>
      </w:r>
      <w:proofErr w:type="gramStart"/>
      <w:r w:rsidRPr="0078269E">
        <w:rPr>
          <w:rFonts w:ascii="Times New Roman" w:eastAsiaTheme="majorEastAsia" w:hAnsi="Times New Roman" w:cs="Times New Roman"/>
        </w:rPr>
        <w:t>上端殘</w:t>
      </w:r>
      <w:proofErr w:type="gramEnd"/>
      <w:r w:rsidRPr="0078269E">
        <w:rPr>
          <w:rFonts w:ascii="Times New Roman" w:eastAsiaTheme="majorEastAsia" w:hAnsi="Times New Roman" w:cs="Times New Roman"/>
        </w:rPr>
        <w:t>18</w:t>
      </w:r>
      <w:r w:rsidRPr="0078269E">
        <w:rPr>
          <w:rFonts w:ascii="Times New Roman" w:eastAsiaTheme="majorEastAsia" w:hAnsi="Times New Roman" w:cs="Times New Roman"/>
        </w:rPr>
        <w:t>字，可補「庚子曰」。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李銳：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簡</w:t>
      </w:r>
      <w:r w:rsidRPr="0078269E">
        <w:rPr>
          <w:rFonts w:ascii="Times New Roman" w:eastAsiaTheme="majorEastAsia" w:hAnsi="Times New Roman" w:cs="Times New Roman"/>
        </w:rPr>
        <w:t>17</w:t>
      </w:r>
      <w:proofErr w:type="gramStart"/>
      <w:r w:rsidRPr="0078269E">
        <w:rPr>
          <w:rFonts w:ascii="Times New Roman" w:eastAsiaTheme="majorEastAsia" w:hAnsi="Times New Roman" w:cs="Times New Roman"/>
        </w:rPr>
        <w:t>接簡</w:t>
      </w:r>
      <w:proofErr w:type="gramEnd"/>
      <w:r w:rsidRPr="0078269E">
        <w:rPr>
          <w:rFonts w:ascii="Times New Roman" w:eastAsiaTheme="majorEastAsia" w:hAnsi="Times New Roman" w:cs="Times New Roman"/>
        </w:rPr>
        <w:t>23</w:t>
      </w:r>
      <w:r w:rsidRPr="0078269E">
        <w:rPr>
          <w:rFonts w:ascii="Times New Roman" w:eastAsiaTheme="majorEastAsia" w:hAnsi="Times New Roman" w:cs="Times New Roman"/>
        </w:rPr>
        <w:t>之前。</w:t>
      </w:r>
    </w:p>
  </w:footnote>
  <w:footnote w:id="160">
    <w:p w14:paraId="4DAECD8A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許慜慧：「因」訓「因襲」。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唐洪志：白於藍以為「因故迹禮」似可通，但簡前有闕文，故宜待考。「章」讀「彰」可從。</w:t>
      </w:r>
    </w:p>
  </w:footnote>
  <w:footnote w:id="161">
    <w:p w14:paraId="46100697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陳偉：「古」</w:t>
      </w:r>
      <w:proofErr w:type="gramStart"/>
      <w:r w:rsidRPr="0078269E">
        <w:rPr>
          <w:rFonts w:ascii="Times New Roman" w:eastAsiaTheme="majorEastAsia" w:hAnsi="Times New Roman" w:cs="Times New Roman"/>
        </w:rPr>
        <w:t>似讀</w:t>
      </w:r>
      <w:proofErr w:type="gramEnd"/>
      <w:r w:rsidRPr="0078269E">
        <w:rPr>
          <w:rFonts w:ascii="Times New Roman" w:eastAsiaTheme="majorEastAsia" w:hAnsi="Times New Roman" w:cs="Times New Roman"/>
        </w:rPr>
        <w:t>「故」，</w:t>
      </w:r>
      <w:proofErr w:type="gramStart"/>
      <w:r w:rsidRPr="0078269E">
        <w:rPr>
          <w:rFonts w:ascii="Times New Roman" w:eastAsiaTheme="majorEastAsia" w:hAnsi="Times New Roman" w:cs="Times New Roman"/>
        </w:rPr>
        <w:t>舊典</w:t>
      </w:r>
      <w:proofErr w:type="gramEnd"/>
      <w:r w:rsidRPr="0078269E">
        <w:rPr>
          <w:rFonts w:ascii="Times New Roman" w:eastAsiaTheme="majorEastAsia" w:hAnsi="Times New Roman" w:cs="Times New Roman"/>
        </w:rPr>
        <w:t>、成例。</w:t>
      </w:r>
    </w:p>
  </w:footnote>
  <w:footnote w:id="162">
    <w:p w14:paraId="6FD9B86D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093C31" wp14:editId="7A56D912">
            <wp:extent cx="116610" cy="134550"/>
            <wp:effectExtent l="0" t="0" r="0" b="0"/>
            <wp:docPr id="15441640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52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9540" cy="1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「册」之古文，讀「典」。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78269E">
        <w:rPr>
          <w:rFonts w:ascii="Times New Roman" w:eastAsiaTheme="majorEastAsia" w:hAnsi="Times New Roman" w:cs="Times New Roman"/>
        </w:rPr>
        <w:t>禤健聰</w:t>
      </w:r>
      <w:proofErr w:type="gramEnd"/>
      <w:r w:rsidRPr="0078269E">
        <w:rPr>
          <w:rFonts w:ascii="Times New Roman" w:eastAsiaTheme="majorEastAsia" w:hAnsi="Times New Roman" w:cs="Times New Roman"/>
        </w:rPr>
        <w:t>：若果是「典」字之省，在簡文中則應是用為動詞。《廣雅</w:t>
      </w:r>
      <w:r w:rsidRPr="0078269E">
        <w:rPr>
          <w:rFonts w:ascii="Times New Roman" w:eastAsiaTheme="majorEastAsia" w:hAnsi="Times New Roman" w:cs="Times New Roman"/>
        </w:rPr>
        <w:t>·</w:t>
      </w:r>
      <w:r w:rsidRPr="0078269E">
        <w:rPr>
          <w:rFonts w:ascii="Times New Roman" w:eastAsiaTheme="majorEastAsia" w:hAnsi="Times New Roman" w:cs="Times New Roman"/>
        </w:rPr>
        <w:t>釋詁三》：「典，主也。」簡文意為，因其</w:t>
      </w:r>
      <w:proofErr w:type="gramStart"/>
      <w:r w:rsidRPr="0078269E">
        <w:rPr>
          <w:rFonts w:ascii="Times New Roman" w:eastAsiaTheme="majorEastAsia" w:hAnsi="Times New Roman" w:cs="Times New Roman"/>
        </w:rPr>
        <w:t>故典其禮</w:t>
      </w:r>
      <w:proofErr w:type="gramEnd"/>
      <w:r w:rsidRPr="0078269E">
        <w:rPr>
          <w:rFonts w:ascii="Times New Roman" w:eastAsiaTheme="majorEastAsia" w:hAnsi="Times New Roman" w:cs="Times New Roman"/>
        </w:rPr>
        <w:t>而彰之。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陳偉：「册」「典」聲韻俱遠，恐難通假。猜想簡文「册」讀「迹」，遵循、仿效。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楊澤生：</w:t>
      </w:r>
      <w:proofErr w:type="gramStart"/>
      <w:r w:rsidRPr="0078269E">
        <w:rPr>
          <w:rFonts w:ascii="Times New Roman" w:eastAsiaTheme="majorEastAsia" w:hAnsi="Times New Roman" w:cs="Times New Roman"/>
        </w:rPr>
        <w:t>上部隸作從</w:t>
      </w:r>
      <w:proofErr w:type="gramEnd"/>
      <w:r w:rsidRPr="0078269E">
        <w:rPr>
          <w:rFonts w:ascii="Times New Roman" w:eastAsiaTheme="majorEastAsia" w:hAnsi="Times New Roman" w:cs="Times New Roman"/>
        </w:rPr>
        <w:t>「竹」。</w:t>
      </w:r>
      <w:r w:rsidRPr="0078269E">
        <w:rPr>
          <w:rFonts w:ascii="Times New Roman" w:eastAsiaTheme="majorEastAsia" w:hAnsi="Times New Roman" w:cs="Times New Roman"/>
        </w:rPr>
        <w:t>/</w:t>
      </w:r>
      <w:r w:rsidRPr="0078269E">
        <w:rPr>
          <w:rFonts w:ascii="Times New Roman" w:eastAsiaTheme="majorEastAsia" w:hAnsi="Times New Roman" w:cs="Times New Roman"/>
        </w:rPr>
        <w:t>陳偉武：「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D28D5C" wp14:editId="5885EC25">
            <wp:extent cx="78740" cy="96911"/>
            <wp:effectExtent l="0" t="0" r="0" b="0"/>
            <wp:docPr id="3682693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938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1915" cy="1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」讀為「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」，《說文》「告也」，段玉裁注「簡牘曰册，以簡告誡曰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，册行而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廢」。「册（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）禮」即祝告禮儀。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C12CAC" wp14:editId="21DB852C">
            <wp:extent cx="116610" cy="134550"/>
            <wp:effectExtent l="0" t="0" r="0" b="0"/>
            <wp:docPr id="20073494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52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9540" cy="1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」上「</w:t>
      </w:r>
      <w:proofErr w:type="gramStart"/>
      <w:r w:rsidRPr="0078269E">
        <w:rPr>
          <w:rFonts w:ascii="Times New Roman" w:eastAsiaTheme="majorEastAsia" w:hAnsi="Times New Roman" w:cs="Times New Roman"/>
        </w:rPr>
        <w:t>艸</w:t>
      </w:r>
      <w:proofErr w:type="gramEnd"/>
      <w:r w:rsidRPr="0078269E">
        <w:rPr>
          <w:rFonts w:ascii="Times New Roman" w:eastAsiaTheme="majorEastAsia" w:hAnsi="Times New Roman" w:cs="Times New Roman"/>
        </w:rPr>
        <w:t>」形陳劍有說。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78269E">
        <w:rPr>
          <w:rFonts w:ascii="Times New Roman" w:eastAsiaTheme="majorEastAsia" w:hAnsi="Times New Roman" w:cs="Times New Roman"/>
        </w:rPr>
        <w:t>侯乃峰</w:t>
      </w:r>
      <w:proofErr w:type="gramEnd"/>
      <w:r w:rsidRPr="0078269E">
        <w:rPr>
          <w:rFonts w:ascii="Times New Roman" w:eastAsiaTheme="majorEastAsia" w:hAnsi="Times New Roman" w:cs="Times New Roman"/>
        </w:rPr>
        <w:t>：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「册」為「典」之省訛。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俞紹宏、張青松：西周克鼎銘文中「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90B5C8" wp14:editId="339AC0D4">
            <wp:extent cx="109728" cy="119269"/>
            <wp:effectExtent l="0" t="0" r="5080" b="0"/>
            <wp:docPr id="11788375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832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1888" cy="1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」用作「册」，而「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E45291" wp14:editId="1C405E71">
            <wp:extent cx="109728" cy="119269"/>
            <wp:effectExtent l="0" t="0" r="5080" b="0"/>
            <wp:docPr id="15783275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832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1888" cy="1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」為「典」，顯然是「典」同義換讀為「册」。這</w:t>
      </w:r>
      <w:proofErr w:type="gramStart"/>
      <w:r w:rsidRPr="0078269E">
        <w:rPr>
          <w:rFonts w:ascii="Times New Roman" w:eastAsiaTheme="majorEastAsia" w:hAnsi="Times New Roman" w:cs="Times New Roman"/>
        </w:rPr>
        <w:t>裏</w:t>
      </w:r>
      <w:proofErr w:type="gramEnd"/>
      <w:r w:rsidRPr="0078269E">
        <w:rPr>
          <w:rFonts w:ascii="Times New Roman" w:eastAsiaTheme="majorEastAsia" w:hAnsi="Times New Roman" w:cs="Times New Roman"/>
        </w:rPr>
        <w:t>則是「册」同義換讀為「典」。</w:t>
      </w:r>
      <w:proofErr w:type="gramStart"/>
      <w:r w:rsidRPr="0078269E">
        <w:rPr>
          <w:rFonts w:ascii="Times New Roman" w:eastAsiaTheme="majorEastAsia" w:hAnsi="Times New Roman" w:cs="Times New Roman"/>
        </w:rPr>
        <w:t>侯乃峰</w:t>
      </w:r>
      <w:proofErr w:type="gramEnd"/>
      <w:r w:rsidRPr="0078269E">
        <w:rPr>
          <w:rFonts w:ascii="Times New Roman" w:eastAsiaTheme="majorEastAsia" w:hAnsi="Times New Roman" w:cs="Times New Roman"/>
        </w:rPr>
        <w:t>也指出這</w:t>
      </w:r>
      <w:proofErr w:type="gramStart"/>
      <w:r w:rsidRPr="0078269E">
        <w:rPr>
          <w:rFonts w:ascii="Times New Roman" w:eastAsiaTheme="majorEastAsia" w:hAnsi="Times New Roman" w:cs="Times New Roman"/>
        </w:rPr>
        <w:t>裏</w:t>
      </w:r>
      <w:proofErr w:type="gramEnd"/>
      <w:r w:rsidRPr="0078269E">
        <w:rPr>
          <w:rFonts w:ascii="Times New Roman" w:eastAsiaTheme="majorEastAsia" w:hAnsi="Times New Roman" w:cs="Times New Roman"/>
        </w:rPr>
        <w:t>可能屬於</w:t>
      </w:r>
      <w:proofErr w:type="gramStart"/>
      <w:r w:rsidRPr="0078269E">
        <w:rPr>
          <w:rFonts w:ascii="Times New Roman" w:eastAsiaTheme="majorEastAsia" w:hAnsi="Times New Roman" w:cs="Times New Roman"/>
        </w:rPr>
        <w:t>同義換讀</w:t>
      </w:r>
      <w:proofErr w:type="gramEnd"/>
      <w:r w:rsidRPr="0078269E">
        <w:rPr>
          <w:rFonts w:ascii="Times New Roman" w:eastAsiaTheme="majorEastAsia" w:hAnsi="Times New Roman" w:cs="Times New Roman"/>
        </w:rPr>
        <w:t>。簡文中「典」可參</w:t>
      </w:r>
      <w:proofErr w:type="gramStart"/>
      <w:r w:rsidRPr="0078269E">
        <w:rPr>
          <w:rFonts w:ascii="Times New Roman" w:eastAsiaTheme="majorEastAsia" w:hAnsi="Times New Roman" w:cs="Times New Roman"/>
        </w:rPr>
        <w:t>禤健聰說</w:t>
      </w:r>
      <w:proofErr w:type="gramEnd"/>
      <w:r w:rsidRPr="0078269E">
        <w:rPr>
          <w:rFonts w:ascii="Times New Roman" w:eastAsiaTheme="majorEastAsia" w:hAnsi="Times New Roman" w:cs="Times New Roman"/>
        </w:rPr>
        <w:t>。</w:t>
      </w:r>
    </w:p>
  </w:footnote>
  <w:footnote w:id="163">
    <w:p w14:paraId="0E852B2E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整理者：「章」，法規條款；或讀「彰」。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唐洪志、侯乃峰：「章」讀「彰」可從。</w:t>
      </w:r>
    </w:p>
  </w:footnote>
  <w:footnote w:id="164">
    <w:p w14:paraId="25D647AC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整理者：「百事」前一</w:t>
      </w:r>
      <w:proofErr w:type="gramStart"/>
      <w:r w:rsidRPr="0078269E">
        <w:rPr>
          <w:rFonts w:ascii="Times New Roman" w:eastAsiaTheme="majorEastAsia" w:hAnsi="Times New Roman" w:cs="Times New Roman"/>
        </w:rPr>
        <w:t>字釋「</w:t>
      </w:r>
      <w:proofErr w:type="gramEnd"/>
      <w:r w:rsidRPr="0078269E">
        <w:rPr>
          <w:rFonts w:ascii="Times New Roman" w:eastAsiaTheme="majorEastAsia" w:hAnsi="Times New Roman" w:cs="Times New Roman"/>
        </w:rPr>
        <w:t>逆」，不順從，違反。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楊澤生：</w:t>
      </w:r>
      <w:proofErr w:type="gramStart"/>
      <w:r w:rsidRPr="0078269E">
        <w:rPr>
          <w:rFonts w:ascii="Times New Roman" w:eastAsiaTheme="majorEastAsia" w:hAnsi="Times New Roman" w:cs="Times New Roman"/>
        </w:rPr>
        <w:t>隸作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73DFC0" wp14:editId="345BCCA0">
            <wp:extent cx="85344" cy="123749"/>
            <wp:effectExtent l="0" t="0" r="0" b="0"/>
            <wp:docPr id="1828625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5663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7195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」，讀「</w:t>
      </w:r>
      <w:proofErr w:type="gramStart"/>
      <w:r w:rsidRPr="0078269E">
        <w:rPr>
          <w:rFonts w:ascii="Times New Roman" w:eastAsiaTheme="majorEastAsia" w:hAnsi="Times New Roman" w:cs="Times New Roman"/>
        </w:rPr>
        <w:t>眊</w:t>
      </w:r>
      <w:proofErr w:type="gramEnd"/>
      <w:r w:rsidRPr="0078269E">
        <w:rPr>
          <w:rFonts w:ascii="Times New Roman" w:eastAsiaTheme="majorEastAsia" w:hAnsi="Times New Roman" w:cs="Times New Roman"/>
        </w:rPr>
        <w:t>」「</w:t>
      </w:r>
      <w:proofErr w:type="gramStart"/>
      <w:r w:rsidRPr="0078269E">
        <w:rPr>
          <w:rFonts w:ascii="Times New Roman" w:eastAsiaTheme="majorEastAsia" w:hAnsi="Times New Roman" w:cs="Times New Roman"/>
        </w:rPr>
        <w:t>秏</w:t>
      </w:r>
      <w:proofErr w:type="gramEnd"/>
      <w:r w:rsidRPr="0078269E">
        <w:rPr>
          <w:rFonts w:ascii="Times New Roman" w:eastAsiaTheme="majorEastAsia" w:hAnsi="Times New Roman" w:cs="Times New Roman"/>
        </w:rPr>
        <w:t>」或「耗」，昏聵、惑亂。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proofErr w:type="gramStart"/>
      <w:r w:rsidRPr="0078269E">
        <w:rPr>
          <w:rFonts w:ascii="Times New Roman" w:eastAsiaTheme="majorEastAsia" w:hAnsi="Times New Roman" w:cs="Times New Roman"/>
        </w:rPr>
        <w:t>毋逆</w:t>
      </w:r>
      <w:proofErr w:type="gramEnd"/>
      <w:r w:rsidRPr="0078269E">
        <w:rPr>
          <w:rFonts w:ascii="Times New Roman" w:eastAsiaTheme="majorEastAsia" w:hAnsi="Times New Roman" w:cs="Times New Roman"/>
        </w:rPr>
        <w:t>」作一句。</w:t>
      </w:r>
    </w:p>
  </w:footnote>
  <w:footnote w:id="165">
    <w:p w14:paraId="288861A9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白海燕：「百事」，事事，凡事，其前加句號。</w:t>
      </w:r>
    </w:p>
  </w:footnote>
  <w:footnote w:id="166">
    <w:p w14:paraId="1317518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C5E3FA" wp14:editId="02C7BD19">
            <wp:extent cx="79248" cy="95098"/>
            <wp:effectExtent l="0" t="0" r="0" b="635"/>
            <wp:docPr id="996797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78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82566" cy="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」釋「旨」，讀「皆」。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</w:t>
      </w:r>
      <w:proofErr w:type="gramStart"/>
      <w:r w:rsidRPr="0078269E">
        <w:rPr>
          <w:rFonts w:ascii="Times New Roman" w:eastAsiaTheme="majorEastAsia" w:hAnsi="Times New Roman" w:cs="Times New Roman"/>
        </w:rPr>
        <w:t>殘筆實</w:t>
      </w:r>
      <w:proofErr w:type="gramEnd"/>
      <w:r w:rsidRPr="0078269E">
        <w:rPr>
          <w:rFonts w:ascii="Times New Roman" w:eastAsiaTheme="majorEastAsia" w:hAnsi="Times New Roman" w:cs="Times New Roman"/>
        </w:rPr>
        <w:t>與上博《孔子詩論》簡</w:t>
      </w:r>
      <w:r w:rsidRPr="0078269E">
        <w:rPr>
          <w:rFonts w:ascii="Times New Roman" w:eastAsiaTheme="majorEastAsia" w:hAnsi="Times New Roman" w:cs="Times New Roman"/>
        </w:rPr>
        <w:t>8</w:t>
      </w:r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3AE224D" wp14:editId="0A66C2FD">
            <wp:extent cx="103632" cy="129540"/>
            <wp:effectExtent l="0" t="0" r="0" b="3810"/>
            <wp:docPr id="196599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126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7313" cy="1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形近</w:t>
      </w:r>
      <w:proofErr w:type="gramEnd"/>
      <w:r w:rsidRPr="0078269E">
        <w:rPr>
          <w:rFonts w:ascii="Times New Roman" w:eastAsiaTheme="majorEastAsia" w:hAnsi="Times New Roman" w:cs="Times New Roman"/>
        </w:rPr>
        <w:t>，可</w:t>
      </w:r>
      <w:proofErr w:type="gramStart"/>
      <w:r w:rsidRPr="0078269E">
        <w:rPr>
          <w:rFonts w:ascii="Times New Roman" w:eastAsiaTheme="majorEastAsia" w:hAnsi="Times New Roman" w:cs="Times New Roman"/>
        </w:rPr>
        <w:t>徑隸作</w:t>
      </w:r>
      <w:proofErr w:type="gramEnd"/>
      <w:r w:rsidRPr="0078269E">
        <w:rPr>
          <w:rFonts w:ascii="Times New Roman" w:eastAsiaTheme="majorEastAsia" w:hAnsi="Times New Roman" w:cs="Times New Roman"/>
        </w:rPr>
        <w:t>「皆」。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陳斯鵬：此即楚簡中常見的「昏」字，所從「</w:t>
      </w:r>
      <w:proofErr w:type="gramStart"/>
      <w:r w:rsidRPr="0078269E">
        <w:rPr>
          <w:rFonts w:ascii="Times New Roman" w:eastAsiaTheme="majorEastAsia" w:hAnsi="Times New Roman" w:cs="Times New Roman"/>
        </w:rPr>
        <w:t>氐</w:t>
      </w:r>
      <w:proofErr w:type="gramEnd"/>
      <w:r w:rsidRPr="0078269E">
        <w:rPr>
          <w:rFonts w:ascii="Times New Roman" w:eastAsiaTheme="majorEastAsia" w:hAnsi="Times New Roman" w:cs="Times New Roman"/>
        </w:rPr>
        <w:t>」與「日」</w:t>
      </w:r>
      <w:proofErr w:type="gramStart"/>
      <w:r w:rsidRPr="0078269E">
        <w:rPr>
          <w:rFonts w:ascii="Times New Roman" w:eastAsiaTheme="majorEastAsia" w:hAnsi="Times New Roman" w:cs="Times New Roman"/>
        </w:rPr>
        <w:t>發生借筆</w:t>
      </w:r>
      <w:proofErr w:type="gramEnd"/>
      <w:r w:rsidRPr="0078269E">
        <w:rPr>
          <w:rFonts w:ascii="Times New Roman" w:eastAsiaTheme="majorEastAsia" w:hAnsi="Times New Roman" w:cs="Times New Roman"/>
        </w:rPr>
        <w:t>，讀「聞」。「</w:t>
      </w:r>
      <w:proofErr w:type="gramStart"/>
      <w:r w:rsidRPr="0078269E">
        <w:rPr>
          <w:rFonts w:ascii="Times New Roman" w:eastAsiaTheme="majorEastAsia" w:hAnsi="Times New Roman" w:cs="Times New Roman"/>
        </w:rPr>
        <w:t>聞請行之</w:t>
      </w:r>
      <w:proofErr w:type="gramEnd"/>
      <w:r w:rsidRPr="0078269E">
        <w:rPr>
          <w:rFonts w:ascii="Times New Roman" w:eastAsiaTheme="majorEastAsia" w:hAnsi="Times New Roman" w:cs="Times New Roman"/>
        </w:rPr>
        <w:t>」，意謂有所聞（一般指聞善道）則請</w:t>
      </w:r>
      <w:proofErr w:type="gramStart"/>
      <w:r w:rsidRPr="0078269E">
        <w:rPr>
          <w:rFonts w:ascii="Times New Roman" w:eastAsiaTheme="majorEastAsia" w:hAnsi="Times New Roman" w:cs="Times New Roman"/>
        </w:rPr>
        <w:t>踐行</w:t>
      </w:r>
      <w:proofErr w:type="gramEnd"/>
      <w:r w:rsidRPr="0078269E">
        <w:rPr>
          <w:rFonts w:ascii="Times New Roman" w:eastAsiaTheme="majorEastAsia" w:hAnsi="Times New Roman" w:cs="Times New Roman"/>
        </w:rPr>
        <w:t>之。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劉洪濤：釋「皆」，讀「之」，簡文讀為「</w:t>
      </w:r>
      <w:proofErr w:type="gramStart"/>
      <w:r w:rsidRPr="0078269E">
        <w:rPr>
          <w:rFonts w:ascii="Times New Roman" w:eastAsiaTheme="majorEastAsia" w:hAnsi="Times New Roman" w:cs="Times New Roman"/>
        </w:rPr>
        <w:t>毋逆百</w:t>
      </w:r>
      <w:proofErr w:type="gramEnd"/>
      <w:r w:rsidRPr="0078269E">
        <w:rPr>
          <w:rFonts w:ascii="Times New Roman" w:eastAsiaTheme="majorEastAsia" w:hAnsi="Times New Roman" w:cs="Times New Roman"/>
        </w:rPr>
        <w:t>事之情，行之</w:t>
      </w:r>
      <w:r w:rsidRPr="0078269E">
        <w:rPr>
          <w:rFonts w:ascii="Times New Roman" w:eastAsiaTheme="majorEastAsia" w:hAnsi="Times New Roman" w:cs="Times New Roman"/>
        </w:rPr>
        <w:t>…</w:t>
      </w:r>
      <w:proofErr w:type="gramStart"/>
      <w:r w:rsidRPr="0078269E">
        <w:rPr>
          <w:rFonts w:ascii="Times New Roman" w:eastAsiaTheme="majorEastAsia" w:hAnsi="Times New Roman" w:cs="Times New Roman"/>
        </w:rPr>
        <w:t>…</w:t>
      </w:r>
      <w:proofErr w:type="gramEnd"/>
      <w:r w:rsidRPr="0078269E">
        <w:rPr>
          <w:rFonts w:ascii="Times New Roman" w:eastAsiaTheme="majorEastAsia" w:hAnsi="Times New Roman" w:cs="Times New Roman"/>
        </w:rPr>
        <w:t>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白海燕：本篇一些字首次出現書寫較完整，或</w:t>
      </w:r>
      <w:proofErr w:type="gramStart"/>
      <w:r w:rsidRPr="0078269E">
        <w:rPr>
          <w:rFonts w:ascii="Times New Roman" w:eastAsiaTheme="majorEastAsia" w:hAnsi="Times New Roman" w:cs="Times New Roman"/>
        </w:rPr>
        <w:t>說較繁</w:t>
      </w:r>
      <w:proofErr w:type="gramEnd"/>
      <w:r w:rsidRPr="0078269E">
        <w:rPr>
          <w:rFonts w:ascii="Times New Roman" w:eastAsiaTheme="majorEastAsia" w:hAnsi="Times New Roman" w:cs="Times New Roman"/>
        </w:rPr>
        <w:t>，再次出現</w:t>
      </w:r>
      <w:proofErr w:type="gramStart"/>
      <w:r w:rsidRPr="0078269E">
        <w:rPr>
          <w:rFonts w:ascii="Times New Roman" w:eastAsiaTheme="majorEastAsia" w:hAnsi="Times New Roman" w:cs="Times New Roman"/>
        </w:rPr>
        <w:t>書寫較簡</w:t>
      </w:r>
      <w:proofErr w:type="gramEnd"/>
      <w:r w:rsidRPr="0078269E">
        <w:rPr>
          <w:rFonts w:ascii="Times New Roman" w:eastAsiaTheme="majorEastAsia" w:hAnsi="Times New Roman" w:cs="Times New Roman"/>
        </w:rPr>
        <w:t>，如「備」「民」「中」「皆」等。「皆」簡化為「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3531451" wp14:editId="453F27F0">
            <wp:extent cx="79248" cy="95098"/>
            <wp:effectExtent l="0" t="0" r="0" b="635"/>
            <wp:docPr id="974889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78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82566" cy="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」，這種</w:t>
      </w:r>
      <w:proofErr w:type="gramStart"/>
      <w:r w:rsidRPr="0078269E">
        <w:rPr>
          <w:rFonts w:ascii="Times New Roman" w:eastAsiaTheme="majorEastAsia" w:hAnsi="Times New Roman" w:cs="Times New Roman"/>
        </w:rPr>
        <w:t>簡省</w:t>
      </w:r>
      <w:proofErr w:type="gramEnd"/>
      <w:r w:rsidRPr="0078269E">
        <w:rPr>
          <w:rFonts w:ascii="Times New Roman" w:eastAsiaTheme="majorEastAsia" w:hAnsi="Times New Roman" w:cs="Times New Roman"/>
        </w:rPr>
        <w:t>形式含有書手個人因素。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俞紹宏、張青松：「皆」或也可讀「偕」，俱，同。</w:t>
      </w:r>
    </w:p>
  </w:footnote>
  <w:footnote w:id="167">
    <w:p w14:paraId="009EBC27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整理者：「青」讀「請」。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劉洪濤：「情」，道理，情理。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俞紹宏、張青松：「青」或可讀「靖」，</w:t>
      </w:r>
      <w:proofErr w:type="gramStart"/>
      <w:r w:rsidRPr="0078269E">
        <w:rPr>
          <w:rFonts w:ascii="Times New Roman" w:eastAsiaTheme="majorEastAsia" w:hAnsi="Times New Roman" w:cs="Times New Roman"/>
        </w:rPr>
        <w:t>謙恭貌。</w:t>
      </w:r>
      <w:proofErr w:type="gramEnd"/>
    </w:p>
  </w:footnote>
  <w:footnote w:id="168">
    <w:p w14:paraId="64A4C210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白海燕：「之」</w:t>
      </w:r>
      <w:proofErr w:type="gramStart"/>
      <w:r w:rsidRPr="0078269E">
        <w:rPr>
          <w:rFonts w:ascii="Times New Roman" w:eastAsiaTheme="majorEastAsia" w:hAnsi="Times New Roman" w:cs="Times New Roman"/>
        </w:rPr>
        <w:t>指代</w:t>
      </w:r>
      <w:proofErr w:type="gramEnd"/>
      <w:r w:rsidRPr="0078269E">
        <w:rPr>
          <w:rFonts w:ascii="Times New Roman" w:eastAsiaTheme="majorEastAsia" w:hAnsi="Times New Roman" w:cs="Times New Roman"/>
        </w:rPr>
        <w:t>「故」和「禮」。意即「承襲舊有成例、成規，遵循禮儀，不要違背，凡事都要這麼做」。此間接反映出君子</w:t>
      </w:r>
      <w:proofErr w:type="gramStart"/>
      <w:r w:rsidRPr="0078269E">
        <w:rPr>
          <w:rFonts w:ascii="Times New Roman" w:eastAsiaTheme="majorEastAsia" w:hAnsi="Times New Roman" w:cs="Times New Roman"/>
        </w:rPr>
        <w:t>要順禮</w:t>
      </w:r>
      <w:proofErr w:type="gramEnd"/>
      <w:r w:rsidRPr="0078269E">
        <w:rPr>
          <w:rFonts w:ascii="Times New Roman" w:eastAsiaTheme="majorEastAsia" w:hAnsi="Times New Roman" w:cs="Times New Roman"/>
        </w:rPr>
        <w:t>、因襲成規的思想。</w:t>
      </w:r>
    </w:p>
  </w:footnote>
  <w:footnote w:id="169">
    <w:p w14:paraId="1FB5CBDD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整理者：簡</w:t>
      </w:r>
      <w:r w:rsidRPr="0078269E">
        <w:rPr>
          <w:rFonts w:ascii="Times New Roman" w:eastAsiaTheme="majorEastAsia" w:hAnsi="Times New Roman" w:cs="Times New Roman"/>
        </w:rPr>
        <w:t>22</w:t>
      </w:r>
      <w:r w:rsidRPr="0078269E">
        <w:rPr>
          <w:rFonts w:ascii="Times New Roman" w:eastAsiaTheme="majorEastAsia" w:hAnsi="Times New Roman" w:cs="Times New Roman"/>
        </w:rPr>
        <w:t>下首字「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2EC0B17" wp14:editId="54723038">
            <wp:extent cx="103632" cy="107950"/>
            <wp:effectExtent l="0" t="0" r="0" b="6350"/>
            <wp:docPr id="1561756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5691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6303" cy="11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隸作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B0BD65" wp14:editId="065E987F">
            <wp:extent cx="109728" cy="106571"/>
            <wp:effectExtent l="0" t="0" r="5080" b="8255"/>
            <wp:docPr id="1492369964" name="圖片 2" descr="&amp;9.E6B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amp;9.E6BC;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36" cy="11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」，讀「滅」。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季旭</w:t>
      </w:r>
      <w:proofErr w:type="gramStart"/>
      <w:r w:rsidRPr="0078269E">
        <w:rPr>
          <w:rFonts w:ascii="Times New Roman" w:eastAsiaTheme="majorEastAsia" w:hAnsi="Times New Roman" w:cs="Times New Roman"/>
        </w:rPr>
        <w:t>昇</w:t>
      </w:r>
      <w:proofErr w:type="gramEnd"/>
      <w:r w:rsidRPr="0078269E">
        <w:rPr>
          <w:rFonts w:ascii="Times New Roman" w:eastAsiaTheme="majorEastAsia" w:hAnsi="Times New Roman" w:cs="Times New Roman"/>
        </w:rPr>
        <w:t>：此字上部不太</w:t>
      </w:r>
      <w:proofErr w:type="gramStart"/>
      <w:r w:rsidRPr="0078269E">
        <w:rPr>
          <w:rFonts w:ascii="Times New Roman" w:eastAsiaTheme="majorEastAsia" w:hAnsi="Times New Roman" w:cs="Times New Roman"/>
        </w:rPr>
        <w:t>清楚，</w:t>
      </w:r>
      <w:proofErr w:type="gramEnd"/>
      <w:r w:rsidRPr="0078269E">
        <w:rPr>
          <w:rFonts w:ascii="Times New Roman" w:eastAsiaTheme="majorEastAsia" w:hAnsi="Times New Roman" w:cs="Times New Roman"/>
        </w:rPr>
        <w:t>待考。</w:t>
      </w:r>
    </w:p>
  </w:footnote>
  <w:footnote w:id="170">
    <w:p w14:paraId="1C5A9961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0CFA94" wp14:editId="6AF5F3AD">
            <wp:extent cx="50419" cy="100839"/>
            <wp:effectExtent l="0" t="0" r="6985" b="0"/>
            <wp:docPr id="858853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3523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352" cy="1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</w:t>
      </w:r>
      <w:proofErr w:type="gramStart"/>
      <w:r w:rsidRPr="0078269E">
        <w:rPr>
          <w:rFonts w:ascii="Times New Roman" w:eastAsiaTheme="majorEastAsia" w:hAnsi="Times New Roman" w:cs="Times New Roman"/>
        </w:rPr>
        <w:t>隸作</w:t>
      </w:r>
      <w:proofErr w:type="gramEnd"/>
      <w:r w:rsidRPr="0078269E">
        <w:rPr>
          <w:rFonts w:ascii="Times New Roman" w:eastAsiaTheme="majorEastAsia" w:hAnsi="Times New Roman" w:cs="Times New Roman"/>
        </w:rPr>
        <w:t>「速」。</w:t>
      </w:r>
    </w:p>
  </w:footnote>
  <w:footnote w:id="171">
    <w:p w14:paraId="5ABAEBA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92340C" wp14:editId="1BE3A879">
            <wp:extent cx="91440" cy="102413"/>
            <wp:effectExtent l="0" t="0" r="3810" b="0"/>
            <wp:docPr id="7779525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254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4716" cy="1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」同「恆」，長久。「恆」後加感嘆號。</w:t>
      </w:r>
      <w:r w:rsidRPr="0078269E">
        <w:rPr>
          <w:rFonts w:ascii="Times New Roman" w:eastAsiaTheme="majorEastAsia" w:hAnsi="Times New Roman" w:cs="Times New Roman"/>
        </w:rPr>
        <w:t xml:space="preserve">/  </w:t>
      </w:r>
      <w:proofErr w:type="gramStart"/>
      <w:r w:rsidRPr="0078269E">
        <w:rPr>
          <w:rFonts w:ascii="Times New Roman" w:eastAsiaTheme="majorEastAsia" w:hAnsi="Times New Roman" w:cs="Times New Roman"/>
        </w:rPr>
        <w:t>禤健聰</w:t>
      </w:r>
      <w:proofErr w:type="gramEnd"/>
      <w:r w:rsidRPr="0078269E">
        <w:rPr>
          <w:rFonts w:ascii="Times New Roman" w:eastAsiaTheme="majorEastAsia" w:hAnsi="Times New Roman" w:cs="Times New Roman"/>
        </w:rPr>
        <w:t>：「恆」下加逗號。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白海燕：這</w:t>
      </w:r>
      <w:proofErr w:type="gramStart"/>
      <w:r w:rsidRPr="0078269E">
        <w:rPr>
          <w:rFonts w:ascii="Times New Roman" w:eastAsiaTheme="majorEastAsia" w:hAnsi="Times New Roman" w:cs="Times New Roman"/>
        </w:rPr>
        <w:t>裏</w:t>
      </w:r>
      <w:proofErr w:type="gramEnd"/>
      <w:r w:rsidRPr="0078269E">
        <w:rPr>
          <w:rFonts w:ascii="Times New Roman" w:eastAsiaTheme="majorEastAsia" w:hAnsi="Times New Roman" w:cs="Times New Roman"/>
        </w:rPr>
        <w:t>「亟」</w:t>
      </w:r>
      <w:proofErr w:type="gramStart"/>
      <w:r w:rsidRPr="0078269E">
        <w:rPr>
          <w:rFonts w:ascii="Times New Roman" w:eastAsiaTheme="majorEastAsia" w:hAnsi="Times New Roman" w:cs="Times New Roman"/>
        </w:rPr>
        <w:t>義同</w:t>
      </w:r>
      <w:proofErr w:type="gramEnd"/>
      <w:r w:rsidRPr="0078269E">
        <w:rPr>
          <w:rFonts w:ascii="Times New Roman" w:eastAsiaTheme="majorEastAsia" w:hAnsi="Times New Roman" w:cs="Times New Roman"/>
        </w:rPr>
        <w:t>「速」，疾速，與緩慢相對。</w:t>
      </w:r>
    </w:p>
  </w:footnote>
  <w:footnote w:id="172">
    <w:p w14:paraId="4FEEBE68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整理者：「才」屬下讀「災」。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何有祖：「才」</w:t>
      </w:r>
      <w:proofErr w:type="gramStart"/>
      <w:r w:rsidRPr="0078269E">
        <w:rPr>
          <w:rFonts w:ascii="Times New Roman" w:eastAsiaTheme="majorEastAsia" w:hAnsi="Times New Roman" w:cs="Times New Roman"/>
        </w:rPr>
        <w:t>疑</w:t>
      </w:r>
      <w:proofErr w:type="gramEnd"/>
      <w:r w:rsidRPr="0078269E">
        <w:rPr>
          <w:rFonts w:ascii="Times New Roman" w:eastAsiaTheme="majorEastAsia" w:hAnsi="Times New Roman" w:cs="Times New Roman"/>
        </w:rPr>
        <w:t>屬上</w:t>
      </w:r>
      <w:proofErr w:type="gramStart"/>
      <w:r w:rsidRPr="0078269E">
        <w:rPr>
          <w:rFonts w:ascii="Times New Roman" w:eastAsiaTheme="majorEastAsia" w:hAnsi="Times New Roman" w:cs="Times New Roman"/>
        </w:rPr>
        <w:t>讀「哉</w:t>
      </w:r>
      <w:proofErr w:type="gramEnd"/>
      <w:r w:rsidRPr="0078269E">
        <w:rPr>
          <w:rFonts w:ascii="Times New Roman" w:eastAsiaTheme="majorEastAsia" w:hAnsi="Times New Roman" w:cs="Times New Roman"/>
        </w:rPr>
        <w:t>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78269E">
        <w:rPr>
          <w:rFonts w:ascii="Times New Roman" w:eastAsiaTheme="majorEastAsia" w:hAnsi="Times New Roman" w:cs="Times New Roman"/>
        </w:rPr>
        <w:t>禤健聰</w:t>
      </w:r>
      <w:proofErr w:type="gramEnd"/>
      <w:r w:rsidRPr="0078269E">
        <w:rPr>
          <w:rFonts w:ascii="Times New Roman" w:eastAsiaTheme="majorEastAsia" w:hAnsi="Times New Roman" w:cs="Times New Roman"/>
        </w:rPr>
        <w:t>：「才」讀「在」。</w:t>
      </w:r>
      <w:r w:rsidRPr="0078269E">
        <w:rPr>
          <w:rFonts w:ascii="Times New Roman" w:eastAsiaTheme="majorEastAsia" w:hAnsi="Times New Roman" w:cs="Times New Roman"/>
        </w:rPr>
        <w:t xml:space="preserve">/  </w:t>
      </w:r>
      <w:r w:rsidRPr="0078269E">
        <w:rPr>
          <w:rFonts w:ascii="Times New Roman" w:eastAsiaTheme="majorEastAsia" w:hAnsi="Times New Roman" w:cs="Times New Roman"/>
        </w:rPr>
        <w:t>俞紹宏、張青松：「才」讀「在」也可備一說。</w:t>
      </w:r>
    </w:p>
  </w:footnote>
  <w:footnote w:id="173">
    <w:p w14:paraId="150B6EBB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李守奎、曲冰、孫偉龍：「</w:t>
      </w:r>
      <w:r w:rsidRPr="0078269E">
        <w:rPr>
          <w:rFonts w:ascii="Times New Roman" w:eastAsia="新細明體-ExtB" w:hAnsi="Times New Roman" w:cs="Times New Roman"/>
        </w:rPr>
        <w:t>𨒥</w:t>
      </w:r>
      <w:r w:rsidRPr="0078269E">
        <w:rPr>
          <w:rFonts w:ascii="Times New Roman" w:eastAsiaTheme="majorEastAsia" w:hAnsi="Times New Roman" w:cs="Times New Roman"/>
        </w:rPr>
        <w:t>」理解為重文，分屬前後讀。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</w:t>
      </w:r>
      <w:proofErr w:type="gramStart"/>
      <w:r w:rsidRPr="0078269E">
        <w:rPr>
          <w:rFonts w:ascii="Times New Roman" w:eastAsiaTheme="majorEastAsia" w:hAnsi="Times New Roman" w:cs="Times New Roman"/>
        </w:rPr>
        <w:t>重文</w:t>
      </w:r>
      <w:proofErr w:type="gramEnd"/>
      <w:r w:rsidRPr="0078269E">
        <w:rPr>
          <w:rFonts w:ascii="Times New Roman" w:eastAsiaTheme="majorEastAsia" w:hAnsi="Times New Roman" w:cs="Times New Roman"/>
        </w:rPr>
        <w:t>「後」前者或可讀「厚」，重。「</w:t>
      </w:r>
      <w:proofErr w:type="gramStart"/>
      <w:r w:rsidRPr="0078269E">
        <w:rPr>
          <w:rFonts w:ascii="Times New Roman" w:eastAsiaTheme="majorEastAsia" w:hAnsi="Times New Roman" w:cs="Times New Roman"/>
        </w:rPr>
        <w:t>災厚</w:t>
      </w:r>
      <w:proofErr w:type="gramEnd"/>
      <w:r w:rsidRPr="0078269E">
        <w:rPr>
          <w:rFonts w:ascii="Times New Roman" w:eastAsiaTheme="majorEastAsia" w:hAnsi="Times New Roman" w:cs="Times New Roman"/>
        </w:rPr>
        <w:t>」作一句。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</w:t>
      </w:r>
      <w:proofErr w:type="gramStart"/>
      <w:r w:rsidRPr="0078269E">
        <w:rPr>
          <w:rFonts w:ascii="Times New Roman" w:eastAsiaTheme="majorEastAsia" w:hAnsi="Times New Roman" w:cs="Times New Roman"/>
        </w:rPr>
        <w:t>簡文斷讀為</w:t>
      </w:r>
      <w:proofErr w:type="gramEnd"/>
      <w:r w:rsidRPr="0078269E">
        <w:rPr>
          <w:rFonts w:ascii="Times New Roman" w:eastAsiaTheme="majorEastAsia" w:hAnsi="Times New Roman" w:cs="Times New Roman"/>
        </w:rPr>
        <w:t>「後之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比亂，</w:t>
      </w:r>
      <w:proofErr w:type="gramStart"/>
      <w:r w:rsidRPr="0078269E">
        <w:rPr>
          <w:rFonts w:ascii="Times New Roman" w:eastAsiaTheme="majorEastAsia" w:hAnsi="Times New Roman" w:cs="Times New Roman"/>
        </w:rPr>
        <w:t>邦相壞毀</w:t>
      </w:r>
      <w:proofErr w:type="gramEnd"/>
      <w:r w:rsidRPr="0078269E">
        <w:rPr>
          <w:rFonts w:ascii="Times New Roman" w:eastAsiaTheme="majorEastAsia" w:hAnsi="Times New Roman" w:cs="Times New Roman"/>
        </w:rPr>
        <w:t>」。</w:t>
      </w:r>
    </w:p>
  </w:footnote>
  <w:footnote w:id="174">
    <w:p w14:paraId="72A3B254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整理者：「後」為「後之」</w:t>
      </w:r>
      <w:proofErr w:type="gramStart"/>
      <w:r w:rsidRPr="0078269E">
        <w:rPr>
          <w:rFonts w:ascii="Times New Roman" w:eastAsiaTheme="majorEastAsia" w:hAnsi="Times New Roman" w:cs="Times New Roman"/>
        </w:rPr>
        <w:t>合文</w:t>
      </w:r>
      <w:proofErr w:type="gramEnd"/>
      <w:r w:rsidRPr="0078269E">
        <w:rPr>
          <w:rFonts w:ascii="Times New Roman" w:eastAsiaTheme="majorEastAsia" w:hAnsi="Times New Roman" w:cs="Times New Roman"/>
        </w:rPr>
        <w:t>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何有祖：「後之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」表達後世概念，而不是緊接着某次災難的某一世。</w:t>
      </w:r>
    </w:p>
  </w:footnote>
  <w:footnote w:id="175">
    <w:p w14:paraId="0CFD3BC7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 </w:t>
      </w:r>
      <w:r w:rsidRPr="0078269E">
        <w:rPr>
          <w:rFonts w:ascii="Times New Roman" w:eastAsiaTheme="majorEastAsia" w:hAnsi="Times New Roman" w:cs="Times New Roman"/>
        </w:rPr>
        <w:t>何有祖：「比」，及也。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俞紹宏、張青松：「比」，次第。《莊子</w:t>
      </w:r>
      <w:r w:rsidRPr="0078269E">
        <w:rPr>
          <w:rFonts w:ascii="Times New Roman" w:eastAsiaTheme="majorEastAsia" w:hAnsi="Times New Roman" w:cs="Times New Roman"/>
        </w:rPr>
        <w:t>·</w:t>
      </w:r>
      <w:r w:rsidRPr="0078269E">
        <w:rPr>
          <w:rFonts w:ascii="Times New Roman" w:eastAsiaTheme="majorEastAsia" w:hAnsi="Times New Roman" w:cs="Times New Roman"/>
        </w:rPr>
        <w:t>徐無鬼》：「此</w:t>
      </w:r>
      <w:proofErr w:type="gramStart"/>
      <w:r w:rsidRPr="0078269E">
        <w:rPr>
          <w:rFonts w:ascii="Times New Roman" w:eastAsiaTheme="majorEastAsia" w:hAnsi="Times New Roman" w:cs="Times New Roman"/>
        </w:rPr>
        <w:t>皆順比於</w:t>
      </w:r>
      <w:proofErr w:type="gramEnd"/>
      <w:r w:rsidRPr="0078269E">
        <w:rPr>
          <w:rFonts w:ascii="Times New Roman" w:eastAsiaTheme="majorEastAsia" w:hAnsi="Times New Roman" w:cs="Times New Roman"/>
        </w:rPr>
        <w:t>歲。」</w:t>
      </w:r>
      <w:proofErr w:type="gramStart"/>
      <w:r w:rsidRPr="0078269E">
        <w:rPr>
          <w:rFonts w:ascii="Times New Roman" w:eastAsiaTheme="majorEastAsia" w:hAnsi="Times New Roman" w:cs="Times New Roman"/>
        </w:rPr>
        <w:t>成玄英疏</w:t>
      </w:r>
      <w:proofErr w:type="gramEnd"/>
      <w:r w:rsidRPr="0078269E">
        <w:rPr>
          <w:rFonts w:ascii="Times New Roman" w:eastAsiaTheme="majorEastAsia" w:hAnsi="Times New Roman" w:cs="Times New Roman"/>
        </w:rPr>
        <w:t>：「比，次第也。」</w:t>
      </w:r>
    </w:p>
  </w:footnote>
  <w:footnote w:id="176">
    <w:p w14:paraId="69EAED20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7C2E408" wp14:editId="5AB2B19D">
            <wp:extent cx="139711" cy="148725"/>
            <wp:effectExtent l="0" t="0" r="0" b="3810"/>
            <wp:docPr id="12498402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91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5678" cy="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」為「亂」古文，屬上讀。</w:t>
      </w:r>
    </w:p>
  </w:footnote>
  <w:footnote w:id="177">
    <w:p w14:paraId="7497C86D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整理者：「相」，輔佐者、重臣。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俞紹宏、張青松：「相」，递相，先後。「毋恆」至此，簡文可能是說，沒有恆心、朝秦暮楚，就會多災禍，後止</w:t>
      </w:r>
      <w:proofErr w:type="gramStart"/>
      <w:r w:rsidRPr="0078269E">
        <w:rPr>
          <w:rFonts w:ascii="Times New Roman" w:eastAsiaTheme="majorEastAsia" w:hAnsi="Times New Roman" w:cs="Times New Roman"/>
        </w:rPr>
        <w:t>次第生亂</w:t>
      </w:r>
      <w:proofErr w:type="gramEnd"/>
      <w:r w:rsidRPr="0078269E">
        <w:rPr>
          <w:rFonts w:ascii="Times New Roman" w:eastAsiaTheme="majorEastAsia" w:hAnsi="Times New Roman" w:cs="Times New Roman"/>
        </w:rPr>
        <w:t>，邦國先後毀壞。「才」若讀「在」，則簡文或可</w:t>
      </w:r>
      <w:proofErr w:type="gramStart"/>
      <w:r w:rsidRPr="0078269E">
        <w:rPr>
          <w:rFonts w:ascii="Times New Roman" w:eastAsiaTheme="majorEastAsia" w:hAnsi="Times New Roman" w:cs="Times New Roman"/>
        </w:rPr>
        <w:t>斷讀作「滅速</w:t>
      </w:r>
      <w:proofErr w:type="gramEnd"/>
      <w:r w:rsidRPr="0078269E">
        <w:rPr>
          <w:rFonts w:ascii="Times New Roman" w:eastAsiaTheme="majorEastAsia" w:hAnsi="Times New Roman" w:cs="Times New Roman"/>
        </w:rPr>
        <w:t>毋恆在後，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比亂，</w:t>
      </w:r>
      <w:proofErr w:type="gramStart"/>
      <w:r w:rsidRPr="0078269E">
        <w:rPr>
          <w:rFonts w:ascii="Times New Roman" w:eastAsiaTheme="majorEastAsia" w:hAnsi="Times New Roman" w:cs="Times New Roman"/>
        </w:rPr>
        <w:t>邦相壞毀</w:t>
      </w:r>
      <w:proofErr w:type="gramEnd"/>
      <w:r w:rsidRPr="0078269E">
        <w:rPr>
          <w:rFonts w:ascii="Times New Roman" w:eastAsiaTheme="majorEastAsia" w:hAnsi="Times New Roman" w:cs="Times New Roman"/>
        </w:rPr>
        <w:t>」，大意</w:t>
      </w:r>
      <w:proofErr w:type="gramStart"/>
      <w:r w:rsidRPr="0078269E">
        <w:rPr>
          <w:rFonts w:ascii="Times New Roman" w:eastAsiaTheme="majorEastAsia" w:hAnsi="Times New Roman" w:cs="Times New Roman"/>
        </w:rPr>
        <w:t>是說在後世</w:t>
      </w:r>
      <w:proofErr w:type="gramEnd"/>
      <w:r w:rsidRPr="0078269E">
        <w:rPr>
          <w:rFonts w:ascii="Times New Roman" w:eastAsiaTheme="majorEastAsia" w:hAnsi="Times New Roman" w:cs="Times New Roman"/>
        </w:rPr>
        <w:t>會</w:t>
      </w:r>
      <w:proofErr w:type="gramStart"/>
      <w:r w:rsidRPr="0078269E">
        <w:rPr>
          <w:rFonts w:ascii="Times New Roman" w:eastAsiaTheme="majorEastAsia" w:hAnsi="Times New Roman" w:cs="Times New Roman"/>
        </w:rPr>
        <w:t>迅速地滅失</w:t>
      </w:r>
      <w:proofErr w:type="gramEnd"/>
      <w:r w:rsidRPr="0078269E">
        <w:rPr>
          <w:rFonts w:ascii="Times New Roman" w:eastAsiaTheme="majorEastAsia" w:hAnsi="Times New Roman" w:cs="Times New Roman"/>
        </w:rPr>
        <w:t>而不會恆久，世間</w:t>
      </w:r>
      <w:proofErr w:type="gramStart"/>
      <w:r w:rsidRPr="0078269E">
        <w:rPr>
          <w:rFonts w:ascii="Times New Roman" w:eastAsiaTheme="majorEastAsia" w:hAnsi="Times New Roman" w:cs="Times New Roman"/>
        </w:rPr>
        <w:t>次第生亂</w:t>
      </w:r>
      <w:proofErr w:type="gramEnd"/>
      <w:r w:rsidRPr="0078269E">
        <w:rPr>
          <w:rFonts w:ascii="Times New Roman" w:eastAsiaTheme="majorEastAsia" w:hAnsi="Times New Roman" w:cs="Times New Roman"/>
        </w:rPr>
        <w:t>，邦國先後毀壞。</w:t>
      </w:r>
    </w:p>
  </w:footnote>
  <w:footnote w:id="178">
    <w:p w14:paraId="7DF0FBB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54C268" wp14:editId="12B2D89D">
            <wp:extent cx="79248" cy="138684"/>
            <wp:effectExtent l="0" t="0" r="0" b="0"/>
            <wp:docPr id="1419412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29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1356" cy="1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」釋「懷」。</w:t>
      </w:r>
      <w:proofErr w:type="gramStart"/>
      <w:r w:rsidRPr="0078269E">
        <w:rPr>
          <w:rFonts w:ascii="Times New Roman" w:eastAsiaTheme="majorEastAsia" w:hAnsi="Times New Roman" w:cs="Times New Roman"/>
        </w:rPr>
        <w:t>簡文斷讀為</w:t>
      </w:r>
      <w:proofErr w:type="gramEnd"/>
      <w:r w:rsidRPr="0078269E">
        <w:rPr>
          <w:rFonts w:ascii="Times New Roman" w:eastAsiaTheme="majorEastAsia" w:hAnsi="Times New Roman" w:cs="Times New Roman"/>
        </w:rPr>
        <w:t>「災後之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比亂，</w:t>
      </w:r>
      <w:proofErr w:type="gramStart"/>
      <w:r w:rsidRPr="0078269E">
        <w:rPr>
          <w:rFonts w:ascii="Times New Roman" w:eastAsiaTheme="majorEastAsia" w:hAnsi="Times New Roman" w:cs="Times New Roman"/>
        </w:rPr>
        <w:t>邦相懷毀</w:t>
      </w:r>
      <w:proofErr w:type="gramEnd"/>
      <w:r w:rsidRPr="0078269E">
        <w:rPr>
          <w:rFonts w:ascii="Times New Roman" w:eastAsiaTheme="majorEastAsia" w:hAnsi="Times New Roman" w:cs="Times New Roman"/>
        </w:rPr>
        <w:t>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季旭</w:t>
      </w:r>
      <w:proofErr w:type="gramStart"/>
      <w:r w:rsidRPr="0078269E">
        <w:rPr>
          <w:rFonts w:ascii="Times New Roman" w:eastAsiaTheme="majorEastAsia" w:hAnsi="Times New Roman" w:cs="Times New Roman"/>
        </w:rPr>
        <w:t>昇</w:t>
      </w:r>
      <w:proofErr w:type="gramEnd"/>
      <w:r w:rsidRPr="0078269E">
        <w:rPr>
          <w:rFonts w:ascii="Times New Roman" w:eastAsiaTheme="majorEastAsia" w:hAnsi="Times New Roman" w:cs="Times New Roman"/>
        </w:rPr>
        <w:t>：</w:t>
      </w:r>
      <w:proofErr w:type="gramStart"/>
      <w:r w:rsidRPr="0078269E">
        <w:rPr>
          <w:rFonts w:ascii="Times New Roman" w:eastAsiaTheme="majorEastAsia" w:hAnsi="Times New Roman" w:cs="Times New Roman"/>
        </w:rPr>
        <w:t>隸作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2CC7CA" wp14:editId="3AF97889">
            <wp:extent cx="118547" cy="132225"/>
            <wp:effectExtent l="0" t="0" r="0" b="1270"/>
            <wp:docPr id="1282458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85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4300" cy="13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」，即「威」或「畏」之異體。「</w:t>
      </w:r>
      <w:proofErr w:type="gramStart"/>
      <w:r w:rsidRPr="0078269E">
        <w:rPr>
          <w:rFonts w:ascii="Times New Roman" w:eastAsiaTheme="majorEastAsia" w:hAnsi="Times New Roman" w:cs="Times New Roman"/>
        </w:rPr>
        <w:t>相威毀</w:t>
      </w:r>
      <w:proofErr w:type="gramEnd"/>
      <w:r w:rsidRPr="0078269E">
        <w:rPr>
          <w:rFonts w:ascii="Times New Roman" w:eastAsiaTheme="majorEastAsia" w:hAnsi="Times New Roman" w:cs="Times New Roman"/>
        </w:rPr>
        <w:t>」互相威脅毀滅。簡</w:t>
      </w:r>
      <w:r w:rsidRPr="0078269E">
        <w:rPr>
          <w:rFonts w:ascii="Times New Roman" w:eastAsiaTheme="majorEastAsia" w:hAnsi="Times New Roman" w:cs="Times New Roman"/>
        </w:rPr>
        <w:t>22.</w:t>
      </w:r>
      <w:r w:rsidRPr="0078269E">
        <w:rPr>
          <w:rFonts w:ascii="Times New Roman" w:eastAsiaTheme="majorEastAsia" w:hAnsi="Times New Roman" w:cs="Times New Roman"/>
        </w:rPr>
        <w:t>上、下兩段部分簡文似可讀為「苟能固守，</w:t>
      </w:r>
      <w:proofErr w:type="gramStart"/>
      <w:r w:rsidRPr="0078269E">
        <w:rPr>
          <w:rFonts w:ascii="Times New Roman" w:eastAsiaTheme="majorEastAsia" w:hAnsi="Times New Roman" w:cs="Times New Roman"/>
        </w:rPr>
        <w:t>滅速毋恆</w:t>
      </w:r>
      <w:proofErr w:type="gramEnd"/>
      <w:r w:rsidRPr="0078269E">
        <w:rPr>
          <w:rFonts w:ascii="Times New Roman" w:eastAsiaTheme="majorEastAsia" w:hAnsi="Times New Roman" w:cs="Times New Roman"/>
        </w:rPr>
        <w:t>！災後之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，比亂</w:t>
      </w:r>
      <w:proofErr w:type="gramStart"/>
      <w:r w:rsidRPr="0078269E">
        <w:rPr>
          <w:rFonts w:ascii="Times New Roman" w:eastAsiaTheme="majorEastAsia" w:hAnsi="Times New Roman" w:cs="Times New Roman"/>
        </w:rPr>
        <w:t>邦</w:t>
      </w:r>
      <w:proofErr w:type="gramEnd"/>
      <w:r w:rsidRPr="0078269E">
        <w:rPr>
          <w:rFonts w:ascii="Times New Roman" w:eastAsiaTheme="majorEastAsia" w:hAnsi="Times New Roman" w:cs="Times New Roman"/>
        </w:rPr>
        <w:t>，</w:t>
      </w:r>
      <w:proofErr w:type="gramStart"/>
      <w:r w:rsidRPr="0078269E">
        <w:rPr>
          <w:rFonts w:ascii="Times New Roman" w:eastAsiaTheme="majorEastAsia" w:hAnsi="Times New Roman" w:cs="Times New Roman"/>
        </w:rPr>
        <w:t>相威毀</w:t>
      </w:r>
      <w:proofErr w:type="gramEnd"/>
      <w:r w:rsidRPr="0078269E">
        <w:rPr>
          <w:rFonts w:ascii="Times New Roman" w:eastAsiaTheme="majorEastAsia" w:hAnsi="Times New Roman" w:cs="Times New Roman"/>
        </w:rPr>
        <w:t>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78269E">
        <w:rPr>
          <w:rFonts w:ascii="Times New Roman" w:eastAsiaTheme="majorEastAsia" w:hAnsi="Times New Roman" w:cs="Times New Roman"/>
        </w:rPr>
        <w:t>禤健聰</w:t>
      </w:r>
      <w:proofErr w:type="gramEnd"/>
      <w:r w:rsidRPr="0078269E">
        <w:rPr>
          <w:rFonts w:ascii="Times New Roman" w:eastAsiaTheme="majorEastAsia" w:hAnsi="Times New Roman" w:cs="Times New Roman"/>
        </w:rPr>
        <w:t>：</w:t>
      </w:r>
      <w:proofErr w:type="gramStart"/>
      <w:r w:rsidRPr="0078269E">
        <w:rPr>
          <w:rFonts w:ascii="Times New Roman" w:eastAsiaTheme="majorEastAsia" w:hAnsi="Times New Roman" w:cs="Times New Roman"/>
        </w:rPr>
        <w:t>原釋「</w:t>
      </w:r>
      <w:proofErr w:type="gramEnd"/>
      <w:r w:rsidRPr="0078269E">
        <w:rPr>
          <w:rFonts w:ascii="Times New Roman" w:eastAsiaTheme="majorEastAsia" w:hAnsi="Times New Roman" w:cs="Times New Roman"/>
        </w:rPr>
        <w:t>懷」可從。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唐洪志：</w:t>
      </w:r>
      <w:proofErr w:type="gramStart"/>
      <w:r w:rsidRPr="0078269E">
        <w:rPr>
          <w:rFonts w:ascii="Times New Roman" w:eastAsiaTheme="majorEastAsia" w:hAnsi="Times New Roman" w:cs="Times New Roman"/>
        </w:rPr>
        <w:t>原釋「</w:t>
      </w:r>
      <w:proofErr w:type="gramEnd"/>
      <w:r w:rsidRPr="0078269E">
        <w:rPr>
          <w:rFonts w:ascii="Times New Roman" w:eastAsiaTheme="majorEastAsia" w:hAnsi="Times New Roman" w:cs="Times New Roman"/>
        </w:rPr>
        <w:t>懷」之字從季旭</w:t>
      </w:r>
      <w:proofErr w:type="gramStart"/>
      <w:r w:rsidRPr="0078269E">
        <w:rPr>
          <w:rFonts w:ascii="Times New Roman" w:eastAsiaTheme="majorEastAsia" w:hAnsi="Times New Roman" w:cs="Times New Roman"/>
        </w:rPr>
        <w:t>昇隸定</w:t>
      </w:r>
      <w:proofErr w:type="gramEnd"/>
      <w:r w:rsidRPr="0078269E">
        <w:rPr>
          <w:rFonts w:ascii="Times New Roman" w:eastAsiaTheme="majorEastAsia" w:hAnsi="Times New Roman" w:cs="Times New Roman"/>
        </w:rPr>
        <w:t>，釋「愧」，從白</w:t>
      </w:r>
      <w:proofErr w:type="gramStart"/>
      <w:r w:rsidRPr="0078269E">
        <w:rPr>
          <w:rFonts w:ascii="Times New Roman" w:eastAsiaTheme="majorEastAsia" w:hAnsi="Times New Roman" w:cs="Times New Roman"/>
        </w:rPr>
        <w:t>於藍讀</w:t>
      </w:r>
      <w:proofErr w:type="gramEnd"/>
      <w:r w:rsidRPr="0078269E">
        <w:rPr>
          <w:rFonts w:ascii="Times New Roman" w:eastAsiaTheme="majorEastAsia" w:hAnsi="Times New Roman" w:cs="Times New Roman"/>
        </w:rPr>
        <w:t>「壞」。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白海燕：「</w:t>
      </w:r>
      <w:proofErr w:type="gramStart"/>
      <w:r w:rsidRPr="0078269E">
        <w:rPr>
          <w:rFonts w:ascii="Times New Roman" w:eastAsiaTheme="majorEastAsia" w:hAnsi="Times New Roman" w:cs="Times New Roman"/>
        </w:rPr>
        <w:t>相威</w:t>
      </w:r>
      <w:proofErr w:type="gramEnd"/>
      <w:r w:rsidRPr="0078269E">
        <w:rPr>
          <w:rFonts w:ascii="Times New Roman" w:eastAsiaTheme="majorEastAsia" w:hAnsi="Times New Roman" w:cs="Times New Roman"/>
        </w:rPr>
        <w:t>」，互相威脅。「毀」，毀謗。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張峰：「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91E5D5" wp14:editId="6B2AC97C">
            <wp:extent cx="79248" cy="138684"/>
            <wp:effectExtent l="0" t="0" r="0" b="0"/>
            <wp:docPr id="1843306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29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1356" cy="1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」讀「危」，「相」讀「將」。「</w:t>
      </w:r>
      <w:proofErr w:type="gramStart"/>
      <w:r w:rsidRPr="0078269E">
        <w:rPr>
          <w:rFonts w:ascii="Times New Roman" w:eastAsiaTheme="majorEastAsia" w:hAnsi="Times New Roman" w:cs="Times New Roman"/>
        </w:rPr>
        <w:t>邦將危毀</w:t>
      </w:r>
      <w:proofErr w:type="gramEnd"/>
      <w:r w:rsidRPr="0078269E">
        <w:rPr>
          <w:rFonts w:ascii="Times New Roman" w:eastAsiaTheme="majorEastAsia" w:hAnsi="Times New Roman" w:cs="Times New Roman"/>
        </w:rPr>
        <w:t>」與「國將危亡」</w:t>
      </w:r>
      <w:proofErr w:type="gramStart"/>
      <w:r w:rsidRPr="0078269E">
        <w:rPr>
          <w:rFonts w:ascii="Times New Roman" w:eastAsiaTheme="majorEastAsia" w:hAnsi="Times New Roman" w:cs="Times New Roman"/>
        </w:rPr>
        <w:t>義近</w:t>
      </w:r>
      <w:proofErr w:type="gramEnd"/>
      <w:r w:rsidRPr="0078269E">
        <w:rPr>
          <w:rFonts w:ascii="Times New Roman" w:eastAsiaTheme="majorEastAsia" w:hAnsi="Times New Roman" w:cs="Times New Roman"/>
        </w:rPr>
        <w:t>。</w:t>
      </w:r>
      <w:r w:rsidRPr="0078269E">
        <w:rPr>
          <w:rFonts w:ascii="Times New Roman" w:eastAsiaTheme="majorEastAsia" w:hAnsi="Times New Roman" w:cs="Times New Roman"/>
        </w:rPr>
        <w:t xml:space="preserve">/ </w:t>
      </w:r>
    </w:p>
  </w:footnote>
  <w:footnote w:id="179">
    <w:p w14:paraId="20F4F6D8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78269E">
        <w:rPr>
          <w:rFonts w:ascii="Times New Roman" w:eastAsiaTheme="majorEastAsia" w:hAnsi="Times New Roman" w:cs="Times New Roman"/>
        </w:rPr>
        <w:t>顧史考</w:t>
      </w:r>
      <w:proofErr w:type="gramEnd"/>
      <w:r w:rsidRPr="0078269E">
        <w:rPr>
          <w:rFonts w:ascii="Times New Roman" w:eastAsiaTheme="majorEastAsia" w:hAnsi="Times New Roman" w:cs="Times New Roman"/>
        </w:rPr>
        <w:t>：「毀」下加逗號。</w:t>
      </w:r>
    </w:p>
  </w:footnote>
  <w:footnote w:id="180">
    <w:p w14:paraId="70AE76D6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整理者：「眾</w:t>
      </w:r>
      <w:proofErr w:type="gramStart"/>
      <w:r w:rsidRPr="0078269E">
        <w:rPr>
          <w:rFonts w:ascii="Times New Roman" w:eastAsiaTheme="majorEastAsia" w:hAnsi="Times New Roman" w:cs="Times New Roman"/>
        </w:rPr>
        <w:t>必惡善</w:t>
      </w:r>
      <w:proofErr w:type="gramEnd"/>
      <w:r w:rsidRPr="0078269E">
        <w:rPr>
          <w:rFonts w:ascii="Times New Roman" w:eastAsiaTheme="majorEastAsia" w:hAnsi="Times New Roman" w:cs="Times New Roman"/>
        </w:rPr>
        <w:t>」，反映了災後亂世的社會道德現象。簡</w:t>
      </w:r>
      <w:r w:rsidRPr="0078269E">
        <w:rPr>
          <w:rFonts w:ascii="Times New Roman" w:eastAsiaTheme="majorEastAsia" w:hAnsi="Times New Roman" w:cs="Times New Roman"/>
        </w:rPr>
        <w:t>22</w:t>
      </w:r>
      <w:r w:rsidRPr="0078269E">
        <w:rPr>
          <w:rFonts w:ascii="Times New Roman" w:eastAsiaTheme="majorEastAsia" w:hAnsi="Times New Roman" w:cs="Times New Roman"/>
        </w:rPr>
        <w:t>下</w:t>
      </w:r>
      <w:proofErr w:type="gramStart"/>
      <w:r w:rsidRPr="0078269E">
        <w:rPr>
          <w:rFonts w:ascii="Times New Roman" w:eastAsiaTheme="majorEastAsia" w:hAnsi="Times New Roman" w:cs="Times New Roman"/>
        </w:rPr>
        <w:t>接讀簡</w:t>
      </w:r>
      <w:proofErr w:type="gramEnd"/>
      <w:r w:rsidRPr="0078269E">
        <w:rPr>
          <w:rFonts w:ascii="Times New Roman" w:eastAsiaTheme="majorEastAsia" w:hAnsi="Times New Roman" w:cs="Times New Roman"/>
        </w:rPr>
        <w:t>23</w:t>
      </w:r>
      <w:r w:rsidRPr="0078269E">
        <w:rPr>
          <w:rFonts w:ascii="Times New Roman" w:eastAsiaTheme="majorEastAsia" w:hAnsi="Times New Roman" w:cs="Times New Roman"/>
        </w:rPr>
        <w:t>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</w:t>
      </w:r>
      <w:proofErr w:type="gramStart"/>
      <w:r w:rsidRPr="0078269E">
        <w:rPr>
          <w:rFonts w:ascii="Times New Roman" w:eastAsiaTheme="majorEastAsia" w:hAnsi="Times New Roman" w:cs="Times New Roman"/>
        </w:rPr>
        <w:t>簡文斷讀為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proofErr w:type="gramStart"/>
      <w:r w:rsidRPr="0078269E">
        <w:rPr>
          <w:rFonts w:ascii="Times New Roman" w:eastAsiaTheme="majorEastAsia" w:hAnsi="Times New Roman" w:cs="Times New Roman"/>
        </w:rPr>
        <w:t>滅速毋恆</w:t>
      </w:r>
      <w:proofErr w:type="gramEnd"/>
      <w:r w:rsidRPr="0078269E">
        <w:rPr>
          <w:rFonts w:ascii="Times New Roman" w:eastAsiaTheme="majorEastAsia" w:hAnsi="Times New Roman" w:cs="Times New Roman"/>
        </w:rPr>
        <w:t>哉！後之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比，亂</w:t>
      </w:r>
      <w:proofErr w:type="gramStart"/>
      <w:r w:rsidRPr="0078269E">
        <w:rPr>
          <w:rFonts w:ascii="Times New Roman" w:eastAsiaTheme="majorEastAsia" w:hAnsi="Times New Roman" w:cs="Times New Roman"/>
        </w:rPr>
        <w:t>邦相威毀</w:t>
      </w:r>
      <w:proofErr w:type="gramEnd"/>
      <w:r w:rsidRPr="0078269E">
        <w:rPr>
          <w:rFonts w:ascii="Times New Roman" w:eastAsiaTheme="majorEastAsia" w:hAnsi="Times New Roman" w:cs="Times New Roman"/>
        </w:rPr>
        <w:t>」。言後世會緊接着之前的破壞，亂邦之間會互相威脅毀滅。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78269E">
        <w:rPr>
          <w:rFonts w:ascii="Times New Roman" w:eastAsiaTheme="majorEastAsia" w:hAnsi="Times New Roman" w:cs="Times New Roman"/>
        </w:rPr>
        <w:t>禤健聰</w:t>
      </w:r>
      <w:proofErr w:type="gramEnd"/>
      <w:r w:rsidRPr="0078269E">
        <w:rPr>
          <w:rFonts w:ascii="Times New Roman" w:eastAsiaTheme="majorEastAsia" w:hAnsi="Times New Roman" w:cs="Times New Roman"/>
        </w:rPr>
        <w:t>：</w:t>
      </w:r>
      <w:proofErr w:type="gramStart"/>
      <w:r w:rsidRPr="0078269E">
        <w:rPr>
          <w:rFonts w:ascii="Times New Roman" w:eastAsiaTheme="majorEastAsia" w:hAnsi="Times New Roman" w:cs="Times New Roman"/>
        </w:rPr>
        <w:t>簡文斷讀為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proofErr w:type="gramStart"/>
      <w:r w:rsidRPr="0078269E">
        <w:rPr>
          <w:rFonts w:ascii="Times New Roman" w:eastAsiaTheme="majorEastAsia" w:hAnsi="Times New Roman" w:cs="Times New Roman"/>
        </w:rPr>
        <w:t>麃速無恆</w:t>
      </w:r>
      <w:proofErr w:type="gramEnd"/>
      <w:r w:rsidRPr="0078269E">
        <w:rPr>
          <w:rFonts w:ascii="Times New Roman" w:eastAsiaTheme="majorEastAsia" w:hAnsi="Times New Roman" w:cs="Times New Roman"/>
        </w:rPr>
        <w:t>，在後之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。比亂</w:t>
      </w:r>
      <w:proofErr w:type="gramStart"/>
      <w:r w:rsidRPr="0078269E">
        <w:rPr>
          <w:rFonts w:ascii="Times New Roman" w:eastAsiaTheme="majorEastAsia" w:hAnsi="Times New Roman" w:cs="Times New Roman"/>
        </w:rPr>
        <w:t>邦相懷毀</w:t>
      </w:r>
      <w:proofErr w:type="gramEnd"/>
      <w:r w:rsidRPr="0078269E">
        <w:rPr>
          <w:rFonts w:ascii="Times New Roman" w:eastAsiaTheme="majorEastAsia" w:hAnsi="Times New Roman" w:cs="Times New Roman"/>
        </w:rPr>
        <w:t>，眾</w:t>
      </w:r>
      <w:proofErr w:type="gramStart"/>
      <w:r w:rsidRPr="0078269E">
        <w:rPr>
          <w:rFonts w:ascii="Times New Roman" w:eastAsiaTheme="majorEastAsia" w:hAnsi="Times New Roman" w:cs="Times New Roman"/>
        </w:rPr>
        <w:t>必惡善</w:t>
      </w:r>
      <w:proofErr w:type="gramEnd"/>
      <w:r w:rsidRPr="0078269E">
        <w:rPr>
          <w:rFonts w:ascii="Times New Roman" w:eastAsiaTheme="majorEastAsia" w:hAnsi="Times New Roman" w:cs="Times New Roman"/>
        </w:rPr>
        <w:t>，賢人</w:t>
      </w:r>
      <w:r w:rsidRPr="0078269E">
        <w:rPr>
          <w:rFonts w:ascii="Times New Roman" w:eastAsiaTheme="majorEastAsia" w:hAnsi="Times New Roman" w:cs="Times New Roman"/>
        </w:rPr>
        <w:t>…</w:t>
      </w:r>
      <w:proofErr w:type="gramStart"/>
      <w:r w:rsidRPr="0078269E">
        <w:rPr>
          <w:rFonts w:ascii="Times New Roman" w:eastAsiaTheme="majorEastAsia" w:hAnsi="Times New Roman" w:cs="Times New Roman"/>
        </w:rPr>
        <w:t>…</w:t>
      </w:r>
      <w:proofErr w:type="gramEnd"/>
      <w:r w:rsidRPr="0078269E">
        <w:rPr>
          <w:rFonts w:ascii="Times New Roman" w:eastAsiaTheme="majorEastAsia" w:hAnsi="Times New Roman" w:cs="Times New Roman"/>
        </w:rPr>
        <w:t>」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唐洪志：</w:t>
      </w:r>
      <w:proofErr w:type="gramStart"/>
      <w:r w:rsidRPr="0078269E">
        <w:rPr>
          <w:rFonts w:ascii="Times New Roman" w:eastAsiaTheme="majorEastAsia" w:hAnsi="Times New Roman" w:cs="Times New Roman"/>
        </w:rPr>
        <w:t>簡文斷讀為</w:t>
      </w:r>
      <w:proofErr w:type="gramEnd"/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</w:rPr>
        <w:t>□</w:t>
      </w:r>
      <w:r w:rsidRPr="0078269E">
        <w:rPr>
          <w:rFonts w:ascii="Times New Roman" w:eastAsiaTheme="majorEastAsia" w:hAnsi="Times New Roman" w:cs="Times New Roman"/>
        </w:rPr>
        <w:t>速毋恆！災後之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比亂，</w:t>
      </w:r>
      <w:proofErr w:type="gramStart"/>
      <w:r w:rsidRPr="0078269E">
        <w:rPr>
          <w:rFonts w:ascii="Times New Roman" w:eastAsiaTheme="majorEastAsia" w:hAnsi="Times New Roman" w:cs="Times New Roman"/>
        </w:rPr>
        <w:t>邦</w:t>
      </w:r>
      <w:proofErr w:type="gramEnd"/>
      <w:r w:rsidRPr="0078269E">
        <w:rPr>
          <w:rFonts w:ascii="Times New Roman" w:eastAsiaTheme="majorEastAsia" w:hAnsi="Times New Roman" w:cs="Times New Roman"/>
        </w:rPr>
        <w:t>相</w:t>
      </w:r>
      <w:proofErr w:type="gramStart"/>
      <w:r w:rsidRPr="0078269E">
        <w:rPr>
          <w:rFonts w:ascii="Times New Roman" w:eastAsiaTheme="majorEastAsia" w:hAnsi="Times New Roman" w:cs="Times New Roman"/>
        </w:rPr>
        <w:t>壤</w:t>
      </w:r>
      <w:proofErr w:type="gramEnd"/>
      <w:r w:rsidRPr="0078269E">
        <w:rPr>
          <w:rFonts w:ascii="Times New Roman" w:eastAsiaTheme="majorEastAsia" w:hAnsi="Times New Roman" w:cs="Times New Roman"/>
        </w:rPr>
        <w:t>毀，眾</w:t>
      </w:r>
      <w:proofErr w:type="gramStart"/>
      <w:r w:rsidRPr="0078269E">
        <w:rPr>
          <w:rFonts w:ascii="Times New Roman" w:eastAsiaTheme="majorEastAsia" w:hAnsi="Times New Roman" w:cs="Times New Roman"/>
        </w:rPr>
        <w:t>必惡善</w:t>
      </w:r>
      <w:proofErr w:type="gramEnd"/>
      <w:r w:rsidRPr="0078269E">
        <w:rPr>
          <w:rFonts w:ascii="Times New Roman" w:eastAsiaTheme="majorEastAsia" w:hAnsi="Times New Roman" w:cs="Times New Roman"/>
        </w:rPr>
        <w:t>。賢人」。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李守奎、曲冰、孫偉龍：</w:t>
      </w:r>
      <w:proofErr w:type="gramStart"/>
      <w:r w:rsidRPr="0078269E">
        <w:rPr>
          <w:rFonts w:ascii="Times New Roman" w:eastAsiaTheme="majorEastAsia" w:hAnsi="Times New Roman" w:cs="Times New Roman"/>
        </w:rPr>
        <w:t>簡文斷讀為</w:t>
      </w:r>
      <w:proofErr w:type="gramEnd"/>
      <w:r w:rsidRPr="0078269E">
        <w:rPr>
          <w:rFonts w:ascii="Times New Roman" w:eastAsiaTheme="majorEastAsia" w:hAnsi="Times New Roman" w:cs="Times New Roman"/>
        </w:rPr>
        <w:t>「烕速。</w:t>
      </w:r>
      <w:proofErr w:type="gramStart"/>
      <w:r w:rsidRPr="0078269E">
        <w:rPr>
          <w:rFonts w:ascii="Times New Roman" w:eastAsiaTheme="majorEastAsia" w:hAnsi="Times New Roman" w:cs="Times New Roman"/>
        </w:rPr>
        <w:t>毋恆才後</w:t>
      </w:r>
      <w:proofErr w:type="gramEnd"/>
      <w:r w:rsidRPr="0078269E">
        <w:rPr>
          <w:rFonts w:ascii="Times New Roman" w:eastAsiaTheme="majorEastAsia" w:hAnsi="Times New Roman" w:cs="Times New Roman"/>
        </w:rPr>
        <w:t>，後世比亂，</w:t>
      </w:r>
      <w:proofErr w:type="gramStart"/>
      <w:r w:rsidRPr="0078269E">
        <w:rPr>
          <w:rFonts w:ascii="Times New Roman" w:eastAsiaTheme="majorEastAsia" w:hAnsi="Times New Roman" w:cs="Times New Roman"/>
        </w:rPr>
        <w:t>邦相壞毀</w:t>
      </w:r>
      <w:proofErr w:type="gramEnd"/>
      <w:r w:rsidRPr="0078269E">
        <w:rPr>
          <w:rFonts w:ascii="Times New Roman" w:eastAsiaTheme="majorEastAsia" w:hAnsi="Times New Roman" w:cs="Times New Roman"/>
        </w:rPr>
        <w:t>，眾</w:t>
      </w:r>
      <w:proofErr w:type="gramStart"/>
      <w:r w:rsidRPr="0078269E">
        <w:rPr>
          <w:rFonts w:ascii="Times New Roman" w:eastAsiaTheme="majorEastAsia" w:hAnsi="Times New Roman" w:cs="Times New Roman"/>
        </w:rPr>
        <w:t>必惡善</w:t>
      </w:r>
      <w:proofErr w:type="gramEnd"/>
      <w:r w:rsidRPr="0078269E">
        <w:rPr>
          <w:rFonts w:ascii="Times New Roman" w:eastAsiaTheme="majorEastAsia" w:hAnsi="Times New Roman" w:cs="Times New Roman"/>
        </w:rPr>
        <w:t>。賢人」。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許慜慧：簡</w:t>
      </w:r>
      <w:r w:rsidRPr="0078269E">
        <w:rPr>
          <w:rFonts w:ascii="Times New Roman" w:eastAsiaTheme="majorEastAsia" w:hAnsi="Times New Roman" w:cs="Times New Roman"/>
        </w:rPr>
        <w:t>20</w:t>
      </w:r>
      <w:r w:rsidRPr="0078269E">
        <w:rPr>
          <w:rFonts w:ascii="Times New Roman" w:eastAsiaTheme="majorEastAsia" w:hAnsi="Times New Roman" w:cs="Times New Roman"/>
        </w:rPr>
        <w:t>後</w:t>
      </w:r>
      <w:proofErr w:type="gramStart"/>
      <w:r w:rsidRPr="0078269E">
        <w:rPr>
          <w:rFonts w:ascii="Times New Roman" w:eastAsiaTheme="majorEastAsia" w:hAnsi="Times New Roman" w:cs="Times New Roman"/>
        </w:rPr>
        <w:t>接讀簡</w:t>
      </w:r>
      <w:proofErr w:type="gramEnd"/>
      <w:r w:rsidRPr="0078269E">
        <w:rPr>
          <w:rFonts w:ascii="Times New Roman" w:eastAsiaTheme="majorEastAsia" w:hAnsi="Times New Roman" w:cs="Times New Roman"/>
        </w:rPr>
        <w:t>22</w:t>
      </w:r>
      <w:r w:rsidRPr="0078269E">
        <w:rPr>
          <w:rFonts w:ascii="Times New Roman" w:eastAsiaTheme="majorEastAsia" w:hAnsi="Times New Roman" w:cs="Times New Roman"/>
        </w:rPr>
        <w:t>下，</w:t>
      </w:r>
      <w:proofErr w:type="gramStart"/>
      <w:r w:rsidRPr="0078269E">
        <w:rPr>
          <w:rFonts w:ascii="Times New Roman" w:eastAsiaTheme="majorEastAsia" w:hAnsi="Times New Roman" w:cs="Times New Roman"/>
        </w:rPr>
        <w:t>斷讀為</w:t>
      </w:r>
      <w:proofErr w:type="gramEnd"/>
      <w:r w:rsidRPr="0078269E">
        <w:rPr>
          <w:rFonts w:ascii="Times New Roman" w:eastAsiaTheme="majorEastAsia" w:hAnsi="Times New Roman" w:cs="Times New Roman"/>
        </w:rPr>
        <w:t>「各烕速毋恆哉！後之</w:t>
      </w:r>
      <w:proofErr w:type="gramStart"/>
      <w:r w:rsidRPr="0078269E">
        <w:rPr>
          <w:rFonts w:ascii="Times New Roman" w:eastAsiaTheme="majorEastAsia" w:hAnsi="Times New Roman" w:cs="Times New Roman"/>
        </w:rPr>
        <w:t>世</w:t>
      </w:r>
      <w:proofErr w:type="gramEnd"/>
      <w:r w:rsidRPr="0078269E">
        <w:rPr>
          <w:rFonts w:ascii="Times New Roman" w:eastAsiaTheme="majorEastAsia" w:hAnsi="Times New Roman" w:cs="Times New Roman"/>
        </w:rPr>
        <w:t>，比亂</w:t>
      </w:r>
      <w:proofErr w:type="gramStart"/>
      <w:r w:rsidRPr="0078269E">
        <w:rPr>
          <w:rFonts w:ascii="Times New Roman" w:eastAsiaTheme="majorEastAsia" w:hAnsi="Times New Roman" w:cs="Times New Roman"/>
        </w:rPr>
        <w:t>邦</w:t>
      </w:r>
      <w:proofErr w:type="gramEnd"/>
      <w:r w:rsidRPr="0078269E">
        <w:rPr>
          <w:rFonts w:ascii="Times New Roman" w:eastAsiaTheme="majorEastAsia" w:hAnsi="Times New Roman" w:cs="Times New Roman"/>
        </w:rPr>
        <w:t>，</w:t>
      </w:r>
      <w:proofErr w:type="gramStart"/>
      <w:r w:rsidRPr="0078269E">
        <w:rPr>
          <w:rFonts w:ascii="Times New Roman" w:eastAsiaTheme="majorEastAsia" w:hAnsi="Times New Roman" w:cs="Times New Roman"/>
        </w:rPr>
        <w:t>相威毀</w:t>
      </w:r>
      <w:proofErr w:type="gramEnd"/>
      <w:r w:rsidRPr="0078269E">
        <w:rPr>
          <w:rFonts w:ascii="Times New Roman" w:eastAsiaTheme="majorEastAsia" w:hAnsi="Times New Roman" w:cs="Times New Roman"/>
        </w:rPr>
        <w:t>，眾</w:t>
      </w:r>
      <w:proofErr w:type="gramStart"/>
      <w:r w:rsidRPr="0078269E">
        <w:rPr>
          <w:rFonts w:ascii="Times New Roman" w:eastAsiaTheme="majorEastAsia" w:hAnsi="Times New Roman" w:cs="Times New Roman"/>
        </w:rPr>
        <w:t>必惡善</w:t>
      </w:r>
      <w:proofErr w:type="gramEnd"/>
      <w:r w:rsidRPr="0078269E">
        <w:rPr>
          <w:rFonts w:ascii="Times New Roman" w:eastAsiaTheme="majorEastAsia" w:hAnsi="Times New Roman" w:cs="Times New Roman"/>
        </w:rPr>
        <w:t>，賢人」。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白海燕：簡文</w:t>
      </w:r>
      <w:proofErr w:type="gramStart"/>
      <w:r w:rsidRPr="0078269E">
        <w:rPr>
          <w:rFonts w:ascii="Times New Roman" w:eastAsiaTheme="majorEastAsia" w:hAnsi="Times New Roman" w:cs="Times New Roman"/>
        </w:rPr>
        <w:t>當斷讀為</w:t>
      </w:r>
      <w:proofErr w:type="gramEnd"/>
      <w:r w:rsidRPr="0078269E">
        <w:rPr>
          <w:rFonts w:ascii="Times New Roman" w:eastAsiaTheme="majorEastAsia" w:hAnsi="Times New Roman" w:cs="Times New Roman"/>
        </w:rPr>
        <w:t>「烕速。毋</w:t>
      </w:r>
      <w:proofErr w:type="gramStart"/>
      <w:r w:rsidRPr="0078269E">
        <w:rPr>
          <w:rFonts w:ascii="Times New Roman" w:eastAsiaTheme="majorEastAsia" w:hAnsi="Times New Roman" w:cs="Times New Roman"/>
        </w:rPr>
        <w:t>亟</w:t>
      </w:r>
      <w:proofErr w:type="gramEnd"/>
      <w:r w:rsidRPr="0078269E">
        <w:rPr>
          <w:rFonts w:ascii="Times New Roman" w:eastAsiaTheme="majorEastAsia" w:hAnsi="Times New Roman" w:cs="Times New Roman"/>
        </w:rPr>
        <w:t>，在後，後世比（或讀「必」）亂：</w:t>
      </w:r>
      <w:proofErr w:type="gramStart"/>
      <w:r w:rsidRPr="0078269E">
        <w:rPr>
          <w:rFonts w:ascii="Times New Roman" w:eastAsiaTheme="majorEastAsia" w:hAnsi="Times New Roman" w:cs="Times New Roman"/>
        </w:rPr>
        <w:t>邦相威毀</w:t>
      </w:r>
      <w:proofErr w:type="gramEnd"/>
      <w:r w:rsidRPr="0078269E">
        <w:rPr>
          <w:rFonts w:ascii="Times New Roman" w:eastAsiaTheme="majorEastAsia" w:hAnsi="Times New Roman" w:cs="Times New Roman"/>
        </w:rPr>
        <w:t>，眾</w:t>
      </w:r>
      <w:proofErr w:type="gramStart"/>
      <w:r w:rsidRPr="0078269E">
        <w:rPr>
          <w:rFonts w:ascii="Times New Roman" w:eastAsiaTheme="majorEastAsia" w:hAnsi="Times New Roman" w:cs="Times New Roman"/>
        </w:rPr>
        <w:t>必惡善</w:t>
      </w:r>
      <w:proofErr w:type="gramEnd"/>
      <w:r w:rsidRPr="0078269E">
        <w:rPr>
          <w:rFonts w:ascii="Times New Roman" w:eastAsiaTheme="majorEastAsia" w:hAnsi="Times New Roman" w:cs="Times New Roman"/>
        </w:rPr>
        <w:t>、賢人」。這段話是講：（實施強權政治和嚴政）邦國很快就會滅亡。</w:t>
      </w:r>
      <w:proofErr w:type="gramStart"/>
      <w:r w:rsidRPr="0078269E">
        <w:rPr>
          <w:rFonts w:ascii="Times New Roman" w:eastAsiaTheme="majorEastAsia" w:hAnsi="Times New Roman" w:cs="Times New Roman"/>
        </w:rPr>
        <w:t>既使沒很</w:t>
      </w:r>
      <w:proofErr w:type="gramEnd"/>
      <w:r w:rsidRPr="0078269E">
        <w:rPr>
          <w:rFonts w:ascii="Times New Roman" w:eastAsiaTheme="majorEastAsia" w:hAnsi="Times New Roman" w:cs="Times New Roman"/>
        </w:rPr>
        <w:t>快滅亡，禍亂也會在後，後世將與禍亂為鄰（後世必定會亂），邦國人們</w:t>
      </w:r>
      <w:proofErr w:type="gramStart"/>
      <w:r w:rsidRPr="0078269E">
        <w:rPr>
          <w:rFonts w:ascii="Times New Roman" w:eastAsiaTheme="majorEastAsia" w:hAnsi="Times New Roman" w:cs="Times New Roman"/>
        </w:rPr>
        <w:t>相互威毀</w:t>
      </w:r>
      <w:proofErr w:type="gramEnd"/>
      <w:r w:rsidRPr="0078269E">
        <w:rPr>
          <w:rFonts w:ascii="Times New Roman" w:eastAsiaTheme="majorEastAsia" w:hAnsi="Times New Roman" w:cs="Times New Roman"/>
        </w:rPr>
        <w:t>（成風），民眾必會厭惡善和賢人。</w:t>
      </w:r>
      <w:proofErr w:type="gramStart"/>
      <w:r w:rsidRPr="0078269E">
        <w:rPr>
          <w:rFonts w:ascii="Times New Roman" w:eastAsiaTheme="majorEastAsia" w:hAnsi="Times New Roman" w:cs="Times New Roman"/>
        </w:rPr>
        <w:t>本簡還可斷讀為</w:t>
      </w:r>
      <w:proofErr w:type="gramEnd"/>
      <w:r w:rsidRPr="0078269E">
        <w:rPr>
          <w:rFonts w:ascii="Times New Roman" w:eastAsiaTheme="majorEastAsia" w:hAnsi="Times New Roman" w:cs="Times New Roman"/>
        </w:rPr>
        <w:t>「威，速。</w:t>
      </w:r>
      <w:r w:rsidRPr="0078269E">
        <w:rPr>
          <w:rFonts w:ascii="Times New Roman" w:eastAsiaTheme="majorEastAsia" w:hAnsi="Times New Roman" w:cs="Times New Roman"/>
        </w:rPr>
        <w:t>……</w:t>
      </w:r>
      <w:r w:rsidRPr="0078269E">
        <w:rPr>
          <w:rFonts w:ascii="Times New Roman" w:eastAsiaTheme="majorEastAsia" w:hAnsi="Times New Roman" w:cs="Times New Roman"/>
        </w:rPr>
        <w:t>眾必惡善，賢人」。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劉信芳：簡文斷讀為「滅速毋恆。災後之世比亂，邦相壞毀。眾必惡善，賢人」。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B393D"/>
    <w:multiLevelType w:val="hybridMultilevel"/>
    <w:tmpl w:val="461644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C250BD5"/>
    <w:multiLevelType w:val="hybridMultilevel"/>
    <w:tmpl w:val="11AAF3A4"/>
    <w:lvl w:ilvl="0" w:tplc="865276E8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D1B75A5"/>
    <w:multiLevelType w:val="hybridMultilevel"/>
    <w:tmpl w:val="CA7693C6"/>
    <w:lvl w:ilvl="0" w:tplc="FE3C061C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6542070">
    <w:abstractNumId w:val="2"/>
  </w:num>
  <w:num w:numId="2" w16cid:durableId="1602296801">
    <w:abstractNumId w:val="0"/>
  </w:num>
  <w:num w:numId="3" w16cid:durableId="440059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K, Chi Ki Caily [CHL]">
    <w15:presenceInfo w15:providerId="AD" w15:userId="S::ckcmak@eduhk.hk::4675c086-40b8-47dc-810b-fd7f0fa909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E1"/>
    <w:rsid w:val="00020B7B"/>
    <w:rsid w:val="00022A72"/>
    <w:rsid w:val="00046FAB"/>
    <w:rsid w:val="00062BC7"/>
    <w:rsid w:val="00074A08"/>
    <w:rsid w:val="00075B16"/>
    <w:rsid w:val="000C0517"/>
    <w:rsid w:val="000C4A83"/>
    <w:rsid w:val="000D570C"/>
    <w:rsid w:val="000E2248"/>
    <w:rsid w:val="00102227"/>
    <w:rsid w:val="00125F19"/>
    <w:rsid w:val="001339A0"/>
    <w:rsid w:val="00147EDD"/>
    <w:rsid w:val="00151850"/>
    <w:rsid w:val="00156619"/>
    <w:rsid w:val="0016066F"/>
    <w:rsid w:val="00164072"/>
    <w:rsid w:val="001678BD"/>
    <w:rsid w:val="00177104"/>
    <w:rsid w:val="00194755"/>
    <w:rsid w:val="001971E7"/>
    <w:rsid w:val="001A63B0"/>
    <w:rsid w:val="001B367A"/>
    <w:rsid w:val="001B3B95"/>
    <w:rsid w:val="001C15A3"/>
    <w:rsid w:val="001C3998"/>
    <w:rsid w:val="001D2EDB"/>
    <w:rsid w:val="00213095"/>
    <w:rsid w:val="00214C64"/>
    <w:rsid w:val="002452DE"/>
    <w:rsid w:val="002714BB"/>
    <w:rsid w:val="00285667"/>
    <w:rsid w:val="00286999"/>
    <w:rsid w:val="00287E89"/>
    <w:rsid w:val="0029472A"/>
    <w:rsid w:val="0029761E"/>
    <w:rsid w:val="002B1B9B"/>
    <w:rsid w:val="002D6890"/>
    <w:rsid w:val="002E1C9B"/>
    <w:rsid w:val="002F3FC0"/>
    <w:rsid w:val="002F5CA9"/>
    <w:rsid w:val="002F7666"/>
    <w:rsid w:val="00332EEE"/>
    <w:rsid w:val="00336BB8"/>
    <w:rsid w:val="003404D1"/>
    <w:rsid w:val="003442D1"/>
    <w:rsid w:val="00344836"/>
    <w:rsid w:val="003533B2"/>
    <w:rsid w:val="00365E4A"/>
    <w:rsid w:val="0036633A"/>
    <w:rsid w:val="003763A1"/>
    <w:rsid w:val="00397D7D"/>
    <w:rsid w:val="003A097D"/>
    <w:rsid w:val="003B07C4"/>
    <w:rsid w:val="003D0073"/>
    <w:rsid w:val="003D3E24"/>
    <w:rsid w:val="0040263D"/>
    <w:rsid w:val="00411069"/>
    <w:rsid w:val="00416DC6"/>
    <w:rsid w:val="00422A97"/>
    <w:rsid w:val="00461604"/>
    <w:rsid w:val="00473D73"/>
    <w:rsid w:val="0047498B"/>
    <w:rsid w:val="00475693"/>
    <w:rsid w:val="004809F3"/>
    <w:rsid w:val="004937FE"/>
    <w:rsid w:val="004A38AE"/>
    <w:rsid w:val="004D617D"/>
    <w:rsid w:val="0050284C"/>
    <w:rsid w:val="00510FFF"/>
    <w:rsid w:val="0051331E"/>
    <w:rsid w:val="00521CDC"/>
    <w:rsid w:val="005266F1"/>
    <w:rsid w:val="00530EB1"/>
    <w:rsid w:val="00535D6E"/>
    <w:rsid w:val="00563A35"/>
    <w:rsid w:val="00572B7D"/>
    <w:rsid w:val="00572FE4"/>
    <w:rsid w:val="005C761A"/>
    <w:rsid w:val="005D1E2C"/>
    <w:rsid w:val="005D47D1"/>
    <w:rsid w:val="005D5910"/>
    <w:rsid w:val="005E24B4"/>
    <w:rsid w:val="005F080F"/>
    <w:rsid w:val="00603E2C"/>
    <w:rsid w:val="00622218"/>
    <w:rsid w:val="00642D25"/>
    <w:rsid w:val="00651110"/>
    <w:rsid w:val="0065323C"/>
    <w:rsid w:val="0065645F"/>
    <w:rsid w:val="00665B27"/>
    <w:rsid w:val="00675489"/>
    <w:rsid w:val="00685559"/>
    <w:rsid w:val="00690699"/>
    <w:rsid w:val="0069762C"/>
    <w:rsid w:val="006C4CC5"/>
    <w:rsid w:val="006D165C"/>
    <w:rsid w:val="00715764"/>
    <w:rsid w:val="00722088"/>
    <w:rsid w:val="007324BF"/>
    <w:rsid w:val="007555A8"/>
    <w:rsid w:val="00755AEF"/>
    <w:rsid w:val="00767033"/>
    <w:rsid w:val="00791509"/>
    <w:rsid w:val="007E0289"/>
    <w:rsid w:val="00807196"/>
    <w:rsid w:val="00827017"/>
    <w:rsid w:val="0085021B"/>
    <w:rsid w:val="008603F8"/>
    <w:rsid w:val="00873CC9"/>
    <w:rsid w:val="00887E9C"/>
    <w:rsid w:val="00894BD0"/>
    <w:rsid w:val="00894CF4"/>
    <w:rsid w:val="00896407"/>
    <w:rsid w:val="008A4944"/>
    <w:rsid w:val="008C2464"/>
    <w:rsid w:val="008C4C88"/>
    <w:rsid w:val="008E54E1"/>
    <w:rsid w:val="00903B59"/>
    <w:rsid w:val="00911FDC"/>
    <w:rsid w:val="00914D19"/>
    <w:rsid w:val="00975625"/>
    <w:rsid w:val="00977555"/>
    <w:rsid w:val="00996983"/>
    <w:rsid w:val="009B6C5F"/>
    <w:rsid w:val="009F5A0E"/>
    <w:rsid w:val="00A05DBA"/>
    <w:rsid w:val="00A10B9F"/>
    <w:rsid w:val="00A17DB4"/>
    <w:rsid w:val="00A2437B"/>
    <w:rsid w:val="00A32EF8"/>
    <w:rsid w:val="00A464E0"/>
    <w:rsid w:val="00A47389"/>
    <w:rsid w:val="00A6536C"/>
    <w:rsid w:val="00A741B7"/>
    <w:rsid w:val="00A842CE"/>
    <w:rsid w:val="00A94CFF"/>
    <w:rsid w:val="00AA3505"/>
    <w:rsid w:val="00AA50C2"/>
    <w:rsid w:val="00AB252F"/>
    <w:rsid w:val="00AB65A5"/>
    <w:rsid w:val="00AC74E3"/>
    <w:rsid w:val="00AD3B80"/>
    <w:rsid w:val="00AF01AC"/>
    <w:rsid w:val="00AF62E3"/>
    <w:rsid w:val="00AF7B0A"/>
    <w:rsid w:val="00B039BE"/>
    <w:rsid w:val="00B118EF"/>
    <w:rsid w:val="00B202CC"/>
    <w:rsid w:val="00B27313"/>
    <w:rsid w:val="00B37D25"/>
    <w:rsid w:val="00B5369C"/>
    <w:rsid w:val="00B62EF1"/>
    <w:rsid w:val="00B94E91"/>
    <w:rsid w:val="00B9794D"/>
    <w:rsid w:val="00BA7893"/>
    <w:rsid w:val="00BB11F2"/>
    <w:rsid w:val="00BF401B"/>
    <w:rsid w:val="00C10DE0"/>
    <w:rsid w:val="00C15C21"/>
    <w:rsid w:val="00C436E6"/>
    <w:rsid w:val="00C60511"/>
    <w:rsid w:val="00C61689"/>
    <w:rsid w:val="00C6600A"/>
    <w:rsid w:val="00C9790C"/>
    <w:rsid w:val="00CB2D38"/>
    <w:rsid w:val="00CB3E36"/>
    <w:rsid w:val="00CB73AE"/>
    <w:rsid w:val="00CC1750"/>
    <w:rsid w:val="00CE6FA6"/>
    <w:rsid w:val="00CF6855"/>
    <w:rsid w:val="00D001D4"/>
    <w:rsid w:val="00D05878"/>
    <w:rsid w:val="00D1558D"/>
    <w:rsid w:val="00D24144"/>
    <w:rsid w:val="00D25620"/>
    <w:rsid w:val="00D33545"/>
    <w:rsid w:val="00D33A2A"/>
    <w:rsid w:val="00D413C5"/>
    <w:rsid w:val="00D4430C"/>
    <w:rsid w:val="00D616E6"/>
    <w:rsid w:val="00D75032"/>
    <w:rsid w:val="00DA6C37"/>
    <w:rsid w:val="00DB472A"/>
    <w:rsid w:val="00DC2500"/>
    <w:rsid w:val="00DD0498"/>
    <w:rsid w:val="00DD6755"/>
    <w:rsid w:val="00DE5368"/>
    <w:rsid w:val="00E05AA8"/>
    <w:rsid w:val="00E22716"/>
    <w:rsid w:val="00E2478C"/>
    <w:rsid w:val="00E25170"/>
    <w:rsid w:val="00E340E8"/>
    <w:rsid w:val="00E54002"/>
    <w:rsid w:val="00E66433"/>
    <w:rsid w:val="00E803E6"/>
    <w:rsid w:val="00E80B79"/>
    <w:rsid w:val="00E96BA7"/>
    <w:rsid w:val="00EA313B"/>
    <w:rsid w:val="00EB3A18"/>
    <w:rsid w:val="00EC1051"/>
    <w:rsid w:val="00EF7EC4"/>
    <w:rsid w:val="00F07C93"/>
    <w:rsid w:val="00F15FFD"/>
    <w:rsid w:val="00F24A3E"/>
    <w:rsid w:val="00F305BB"/>
    <w:rsid w:val="00F559C9"/>
    <w:rsid w:val="00F55F5F"/>
    <w:rsid w:val="00F7586A"/>
    <w:rsid w:val="00F77CFA"/>
    <w:rsid w:val="00FA25EF"/>
    <w:rsid w:val="00FE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5A86"/>
  <w15:chartTrackingRefBased/>
  <w15:docId w15:val="{22AF70D2-D2B1-469E-9B9B-39A42DAA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4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54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4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4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4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4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4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4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54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54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54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54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54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54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5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4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4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5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54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4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4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54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4E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5F080F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5F080F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5F080F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9756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975625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9756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975625"/>
    <w:rPr>
      <w:sz w:val="20"/>
      <w:szCs w:val="20"/>
    </w:rPr>
  </w:style>
  <w:style w:type="paragraph" w:styleId="af5">
    <w:name w:val="Revision"/>
    <w:hidden/>
    <w:uiPriority w:val="99"/>
    <w:semiHidden/>
    <w:rsid w:val="002869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0.png"/><Relationship Id="rId21" Type="http://schemas.openxmlformats.org/officeDocument/2006/relationships/image" Target="media/image23.png"/><Relationship Id="rId42" Type="http://schemas.openxmlformats.org/officeDocument/2006/relationships/image" Target="media/image63.png"/><Relationship Id="rId47" Type="http://schemas.openxmlformats.org/officeDocument/2006/relationships/image" Target="media/image75.png"/><Relationship Id="rId63" Type="http://schemas.openxmlformats.org/officeDocument/2006/relationships/image" Target="media/image102.png"/><Relationship Id="rId68" Type="http://schemas.openxmlformats.org/officeDocument/2006/relationships/image" Target="media/image112.png"/><Relationship Id="rId84" Type="http://schemas.openxmlformats.org/officeDocument/2006/relationships/image" Target="media/image158.png"/><Relationship Id="rId89" Type="http://schemas.openxmlformats.org/officeDocument/2006/relationships/image" Target="media/image171.png"/><Relationship Id="rId16" Type="http://schemas.openxmlformats.org/officeDocument/2006/relationships/image" Target="media/image11.png"/><Relationship Id="rId107" Type="http://schemas.microsoft.com/office/2011/relationships/people" Target="people.xml"/><Relationship Id="rId11" Type="http://schemas.openxmlformats.org/officeDocument/2006/relationships/image" Target="media/image6.png"/><Relationship Id="rId32" Type="http://schemas.openxmlformats.org/officeDocument/2006/relationships/image" Target="media/image43.png"/><Relationship Id="rId37" Type="http://schemas.openxmlformats.org/officeDocument/2006/relationships/image" Target="media/image57.png"/><Relationship Id="rId53" Type="http://schemas.openxmlformats.org/officeDocument/2006/relationships/image" Target="media/image83.png"/><Relationship Id="rId58" Type="http://schemas.openxmlformats.org/officeDocument/2006/relationships/image" Target="media/image92.png"/><Relationship Id="rId74" Type="http://schemas.openxmlformats.org/officeDocument/2006/relationships/image" Target="media/image132.png"/><Relationship Id="rId79" Type="http://schemas.openxmlformats.org/officeDocument/2006/relationships/image" Target="media/image140.png"/><Relationship Id="rId102" Type="http://schemas.openxmlformats.org/officeDocument/2006/relationships/image" Target="media/image208.png"/><Relationship Id="rId5" Type="http://schemas.openxmlformats.org/officeDocument/2006/relationships/webSettings" Target="webSettings.xml"/><Relationship Id="rId90" Type="http://schemas.openxmlformats.org/officeDocument/2006/relationships/image" Target="media/image172.png"/><Relationship Id="rId95" Type="http://schemas.openxmlformats.org/officeDocument/2006/relationships/image" Target="media/image189.png"/><Relationship Id="rId22" Type="http://schemas.openxmlformats.org/officeDocument/2006/relationships/image" Target="media/image24.png"/><Relationship Id="rId27" Type="http://schemas.openxmlformats.org/officeDocument/2006/relationships/image" Target="media/image33.png"/><Relationship Id="rId43" Type="http://schemas.openxmlformats.org/officeDocument/2006/relationships/image" Target="media/image64.png"/><Relationship Id="rId48" Type="http://schemas.openxmlformats.org/officeDocument/2006/relationships/image" Target="media/image76.png"/><Relationship Id="rId64" Type="http://schemas.openxmlformats.org/officeDocument/2006/relationships/image" Target="media/image104.png"/><Relationship Id="rId69" Type="http://schemas.openxmlformats.org/officeDocument/2006/relationships/image" Target="media/image115.png"/><Relationship Id="rId80" Type="http://schemas.openxmlformats.org/officeDocument/2006/relationships/image" Target="media/image146.png"/><Relationship Id="rId85" Type="http://schemas.openxmlformats.org/officeDocument/2006/relationships/image" Target="media/image161.png"/><Relationship Id="rId12" Type="http://schemas.openxmlformats.org/officeDocument/2006/relationships/image" Target="media/image7.png"/><Relationship Id="rId17" Type="http://schemas.openxmlformats.org/officeDocument/2006/relationships/image" Target="media/image14.png"/><Relationship Id="rId33" Type="http://schemas.openxmlformats.org/officeDocument/2006/relationships/image" Target="media/image44.png"/><Relationship Id="rId38" Type="http://schemas.openxmlformats.org/officeDocument/2006/relationships/image" Target="media/image58.png"/><Relationship Id="rId59" Type="http://schemas.openxmlformats.org/officeDocument/2006/relationships/image" Target="media/image95.png"/><Relationship Id="rId103" Type="http://schemas.openxmlformats.org/officeDocument/2006/relationships/image" Target="media/image210.png"/><Relationship Id="rId108" Type="http://schemas.openxmlformats.org/officeDocument/2006/relationships/theme" Target="theme/theme1.xml"/><Relationship Id="rId20" Type="http://schemas.openxmlformats.org/officeDocument/2006/relationships/image" Target="media/image22.png"/><Relationship Id="rId41" Type="http://schemas.openxmlformats.org/officeDocument/2006/relationships/image" Target="media/image62.png"/><Relationship Id="rId54" Type="http://schemas.openxmlformats.org/officeDocument/2006/relationships/image" Target="media/image84.png"/><Relationship Id="rId62" Type="http://schemas.openxmlformats.org/officeDocument/2006/relationships/image" Target="media/image98.png"/><Relationship Id="rId70" Type="http://schemas.openxmlformats.org/officeDocument/2006/relationships/image" Target="media/image122.png"/><Relationship Id="rId75" Type="http://schemas.openxmlformats.org/officeDocument/2006/relationships/image" Target="media/image134.png"/><Relationship Id="rId83" Type="http://schemas.openxmlformats.org/officeDocument/2006/relationships/image" Target="media/image155.png"/><Relationship Id="rId88" Type="http://schemas.openxmlformats.org/officeDocument/2006/relationships/image" Target="media/image168.png"/><Relationship Id="rId91" Type="http://schemas.openxmlformats.org/officeDocument/2006/relationships/image" Target="media/image174.png"/><Relationship Id="rId96" Type="http://schemas.openxmlformats.org/officeDocument/2006/relationships/image" Target="media/image19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25.png"/><Relationship Id="rId28" Type="http://schemas.openxmlformats.org/officeDocument/2006/relationships/image" Target="media/image36.png"/><Relationship Id="rId36" Type="http://schemas.openxmlformats.org/officeDocument/2006/relationships/image" Target="media/image56.png"/><Relationship Id="rId49" Type="http://schemas.openxmlformats.org/officeDocument/2006/relationships/image" Target="media/image77.png"/><Relationship Id="rId57" Type="http://schemas.openxmlformats.org/officeDocument/2006/relationships/image" Target="media/image91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40.png"/><Relationship Id="rId44" Type="http://schemas.openxmlformats.org/officeDocument/2006/relationships/image" Target="media/image67.png"/><Relationship Id="rId52" Type="http://schemas.openxmlformats.org/officeDocument/2006/relationships/image" Target="media/image81.png"/><Relationship Id="rId60" Type="http://schemas.openxmlformats.org/officeDocument/2006/relationships/image" Target="media/image96.png"/><Relationship Id="rId65" Type="http://schemas.openxmlformats.org/officeDocument/2006/relationships/image" Target="media/image105.png"/><Relationship Id="rId73" Type="http://schemas.openxmlformats.org/officeDocument/2006/relationships/image" Target="media/image130.png"/><Relationship Id="rId78" Type="http://schemas.openxmlformats.org/officeDocument/2006/relationships/image" Target="media/image139.png"/><Relationship Id="rId81" Type="http://schemas.openxmlformats.org/officeDocument/2006/relationships/image" Target="media/image151.png"/><Relationship Id="rId86" Type="http://schemas.openxmlformats.org/officeDocument/2006/relationships/image" Target="media/image165.png"/><Relationship Id="rId94" Type="http://schemas.openxmlformats.org/officeDocument/2006/relationships/image" Target="media/image180.png"/><Relationship Id="rId99" Type="http://schemas.openxmlformats.org/officeDocument/2006/relationships/image" Target="media/image198.png"/><Relationship Id="rId101" Type="http://schemas.openxmlformats.org/officeDocument/2006/relationships/image" Target="media/image20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5.png"/><Relationship Id="rId39" Type="http://schemas.openxmlformats.org/officeDocument/2006/relationships/image" Target="media/image59.png"/><Relationship Id="rId34" Type="http://schemas.openxmlformats.org/officeDocument/2006/relationships/image" Target="media/image45.emf"/><Relationship Id="rId50" Type="http://schemas.openxmlformats.org/officeDocument/2006/relationships/image" Target="media/image78.png"/><Relationship Id="rId55" Type="http://schemas.openxmlformats.org/officeDocument/2006/relationships/image" Target="media/image87.png"/><Relationship Id="rId76" Type="http://schemas.openxmlformats.org/officeDocument/2006/relationships/image" Target="media/image135.png"/><Relationship Id="rId97" Type="http://schemas.openxmlformats.org/officeDocument/2006/relationships/image" Target="media/image193.png"/><Relationship Id="rId104" Type="http://schemas.openxmlformats.org/officeDocument/2006/relationships/image" Target="media/image212.png"/><Relationship Id="rId7" Type="http://schemas.openxmlformats.org/officeDocument/2006/relationships/endnotes" Target="endnotes.xml"/><Relationship Id="rId71" Type="http://schemas.openxmlformats.org/officeDocument/2006/relationships/image" Target="media/image127.png"/><Relationship Id="rId92" Type="http://schemas.openxmlformats.org/officeDocument/2006/relationships/image" Target="media/image175.png"/><Relationship Id="rId2" Type="http://schemas.openxmlformats.org/officeDocument/2006/relationships/numbering" Target="numbering.xml"/><Relationship Id="rId29" Type="http://schemas.openxmlformats.org/officeDocument/2006/relationships/image" Target="media/image38.png"/><Relationship Id="rId24" Type="http://schemas.openxmlformats.org/officeDocument/2006/relationships/image" Target="media/image26.png"/><Relationship Id="rId40" Type="http://schemas.openxmlformats.org/officeDocument/2006/relationships/image" Target="media/image60.png"/><Relationship Id="rId45" Type="http://schemas.openxmlformats.org/officeDocument/2006/relationships/image" Target="media/image68.png"/><Relationship Id="rId66" Type="http://schemas.openxmlformats.org/officeDocument/2006/relationships/image" Target="media/image106.png"/><Relationship Id="rId87" Type="http://schemas.openxmlformats.org/officeDocument/2006/relationships/image" Target="media/image167.png"/><Relationship Id="rId61" Type="http://schemas.openxmlformats.org/officeDocument/2006/relationships/image" Target="media/image97.png"/><Relationship Id="rId82" Type="http://schemas.openxmlformats.org/officeDocument/2006/relationships/image" Target="media/image154.png"/><Relationship Id="rId19" Type="http://schemas.openxmlformats.org/officeDocument/2006/relationships/image" Target="media/image17.png"/><Relationship Id="rId14" Type="http://schemas.openxmlformats.org/officeDocument/2006/relationships/image" Target="media/image9.png"/><Relationship Id="rId30" Type="http://schemas.openxmlformats.org/officeDocument/2006/relationships/image" Target="media/image39.png"/><Relationship Id="rId35" Type="http://schemas.openxmlformats.org/officeDocument/2006/relationships/image" Target="media/image48.png"/><Relationship Id="rId56" Type="http://schemas.openxmlformats.org/officeDocument/2006/relationships/image" Target="media/image90.png"/><Relationship Id="rId77" Type="http://schemas.openxmlformats.org/officeDocument/2006/relationships/image" Target="media/image138.png"/><Relationship Id="rId100" Type="http://schemas.openxmlformats.org/officeDocument/2006/relationships/image" Target="media/image199.png"/><Relationship Id="rId105" Type="http://schemas.openxmlformats.org/officeDocument/2006/relationships/image" Target="media/image213.png"/><Relationship Id="rId8" Type="http://schemas.openxmlformats.org/officeDocument/2006/relationships/image" Target="media/image1.png"/><Relationship Id="rId51" Type="http://schemas.openxmlformats.org/officeDocument/2006/relationships/image" Target="media/image80.png"/><Relationship Id="rId72" Type="http://schemas.openxmlformats.org/officeDocument/2006/relationships/image" Target="media/image128.png"/><Relationship Id="rId93" Type="http://schemas.openxmlformats.org/officeDocument/2006/relationships/image" Target="media/image179.png"/><Relationship Id="rId98" Type="http://schemas.openxmlformats.org/officeDocument/2006/relationships/image" Target="media/image194.png"/><Relationship Id="rId3" Type="http://schemas.openxmlformats.org/officeDocument/2006/relationships/styles" Target="styles.xml"/><Relationship Id="rId25" Type="http://schemas.openxmlformats.org/officeDocument/2006/relationships/image" Target="media/image27.png"/><Relationship Id="rId46" Type="http://schemas.openxmlformats.org/officeDocument/2006/relationships/image" Target="media/image69.png"/><Relationship Id="rId67" Type="http://schemas.openxmlformats.org/officeDocument/2006/relationships/image" Target="media/image109.png"/></Relationships>
</file>

<file path=word/_rels/footnotes.xml.rels><?xml version="1.0" encoding="UTF-8" standalone="yes"?>
<Relationships xmlns="http://schemas.openxmlformats.org/package/2006/relationships"><Relationship Id="rId117" Type="http://schemas.openxmlformats.org/officeDocument/2006/relationships/image" Target="media/image157.png"/><Relationship Id="rId21" Type="http://schemas.openxmlformats.org/officeDocument/2006/relationships/image" Target="media/image30.png"/><Relationship Id="rId42" Type="http://schemas.openxmlformats.org/officeDocument/2006/relationships/image" Target="media/image59.png"/><Relationship Id="rId63" Type="http://schemas.openxmlformats.org/officeDocument/2006/relationships/image" Target="media/image89.png"/><Relationship Id="rId84" Type="http://schemas.openxmlformats.org/officeDocument/2006/relationships/image" Target="media/image118.png"/><Relationship Id="rId138" Type="http://schemas.openxmlformats.org/officeDocument/2006/relationships/image" Target="media/image187.png"/><Relationship Id="rId107" Type="http://schemas.openxmlformats.org/officeDocument/2006/relationships/image" Target="media/image145.png"/><Relationship Id="rId11" Type="http://schemas.openxmlformats.org/officeDocument/2006/relationships/image" Target="media/image16.png"/><Relationship Id="rId32" Type="http://schemas.openxmlformats.org/officeDocument/2006/relationships/image" Target="media/image47.emf"/><Relationship Id="rId53" Type="http://schemas.openxmlformats.org/officeDocument/2006/relationships/image" Target="media/image75.png"/><Relationship Id="rId74" Type="http://schemas.openxmlformats.org/officeDocument/2006/relationships/image" Target="media/image103.png"/><Relationship Id="rId128" Type="http://schemas.openxmlformats.org/officeDocument/2006/relationships/image" Target="media/image176.png"/><Relationship Id="rId149" Type="http://schemas.openxmlformats.org/officeDocument/2006/relationships/image" Target="media/image202.png"/><Relationship Id="rId5" Type="http://schemas.openxmlformats.org/officeDocument/2006/relationships/image" Target="media/image6.png"/><Relationship Id="rId95" Type="http://schemas.openxmlformats.org/officeDocument/2006/relationships/image" Target="media/image130.png"/><Relationship Id="rId22" Type="http://schemas.openxmlformats.org/officeDocument/2006/relationships/image" Target="media/image32.png"/><Relationship Id="rId43" Type="http://schemas.openxmlformats.org/officeDocument/2006/relationships/image" Target="media/image60.png"/><Relationship Id="rId64" Type="http://schemas.openxmlformats.org/officeDocument/2006/relationships/image" Target="media/image90.png"/><Relationship Id="rId118" Type="http://schemas.openxmlformats.org/officeDocument/2006/relationships/image" Target="media/image159.png"/><Relationship Id="rId139" Type="http://schemas.openxmlformats.org/officeDocument/2006/relationships/image" Target="media/image188.png"/><Relationship Id="rId80" Type="http://schemas.openxmlformats.org/officeDocument/2006/relationships/image" Target="media/image112.png"/><Relationship Id="rId85" Type="http://schemas.openxmlformats.org/officeDocument/2006/relationships/image" Target="media/image119.png"/><Relationship Id="rId150" Type="http://schemas.openxmlformats.org/officeDocument/2006/relationships/image" Target="media/image203.png"/><Relationship Id="rId155" Type="http://schemas.openxmlformats.org/officeDocument/2006/relationships/image" Target="media/image211.png"/><Relationship Id="rId12" Type="http://schemas.openxmlformats.org/officeDocument/2006/relationships/image" Target="media/image18.png"/><Relationship Id="rId17" Type="http://schemas.openxmlformats.org/officeDocument/2006/relationships/image" Target="media/image28.png"/><Relationship Id="rId33" Type="http://schemas.openxmlformats.org/officeDocument/2006/relationships/image" Target="media/image45.emf"/><Relationship Id="rId38" Type="http://schemas.openxmlformats.org/officeDocument/2006/relationships/image" Target="media/image48.png"/><Relationship Id="rId59" Type="http://schemas.openxmlformats.org/officeDocument/2006/relationships/image" Target="media/image85.png"/><Relationship Id="rId103" Type="http://schemas.openxmlformats.org/officeDocument/2006/relationships/image" Target="media/image141.png"/><Relationship Id="rId108" Type="http://schemas.openxmlformats.org/officeDocument/2006/relationships/image" Target="media/image147.png"/><Relationship Id="rId124" Type="http://schemas.openxmlformats.org/officeDocument/2006/relationships/image" Target="media/image166.png"/><Relationship Id="rId129" Type="http://schemas.openxmlformats.org/officeDocument/2006/relationships/image" Target="media/image177.png"/><Relationship Id="rId54" Type="http://schemas.openxmlformats.org/officeDocument/2006/relationships/image" Target="media/image76.png"/><Relationship Id="rId70" Type="http://schemas.openxmlformats.org/officeDocument/2006/relationships/image" Target="media/image97.png"/><Relationship Id="rId75" Type="http://schemas.openxmlformats.org/officeDocument/2006/relationships/image" Target="media/image107.png"/><Relationship Id="rId91" Type="http://schemas.openxmlformats.org/officeDocument/2006/relationships/image" Target="media/image125.png"/><Relationship Id="rId96" Type="http://schemas.openxmlformats.org/officeDocument/2006/relationships/image" Target="media/image131.png"/><Relationship Id="rId140" Type="http://schemas.openxmlformats.org/officeDocument/2006/relationships/image" Target="media/image190.png"/><Relationship Id="rId145" Type="http://schemas.openxmlformats.org/officeDocument/2006/relationships/image" Target="media/image197.png"/><Relationship Id="rId1" Type="http://schemas.openxmlformats.org/officeDocument/2006/relationships/image" Target="media/image3.png"/><Relationship Id="rId6" Type="http://schemas.openxmlformats.org/officeDocument/2006/relationships/image" Target="media/image12.png"/><Relationship Id="rId23" Type="http://schemas.openxmlformats.org/officeDocument/2006/relationships/image" Target="media/image33.png"/><Relationship Id="rId28" Type="http://schemas.openxmlformats.org/officeDocument/2006/relationships/image" Target="media/image41.png"/><Relationship Id="rId49" Type="http://schemas.openxmlformats.org/officeDocument/2006/relationships/image" Target="media/image72.png"/><Relationship Id="rId114" Type="http://schemas.openxmlformats.org/officeDocument/2006/relationships/image" Target="media/image153.png"/><Relationship Id="rId119" Type="http://schemas.openxmlformats.org/officeDocument/2006/relationships/image" Target="media/image160.png"/><Relationship Id="rId44" Type="http://schemas.openxmlformats.org/officeDocument/2006/relationships/image" Target="media/image61.png"/><Relationship Id="rId60" Type="http://schemas.openxmlformats.org/officeDocument/2006/relationships/image" Target="media/image84.png"/><Relationship Id="rId65" Type="http://schemas.openxmlformats.org/officeDocument/2006/relationships/image" Target="media/image93.png"/><Relationship Id="rId81" Type="http://schemas.openxmlformats.org/officeDocument/2006/relationships/image" Target="media/image114.png"/><Relationship Id="rId86" Type="http://schemas.openxmlformats.org/officeDocument/2006/relationships/image" Target="media/image120.png"/><Relationship Id="rId130" Type="http://schemas.openxmlformats.org/officeDocument/2006/relationships/image" Target="media/image178.png"/><Relationship Id="rId135" Type="http://schemas.openxmlformats.org/officeDocument/2006/relationships/image" Target="media/image184.png"/><Relationship Id="rId151" Type="http://schemas.openxmlformats.org/officeDocument/2006/relationships/image" Target="media/image204.png"/><Relationship Id="rId156" Type="http://schemas.openxmlformats.org/officeDocument/2006/relationships/image" Target="media/image212.png"/><Relationship Id="rId13" Type="http://schemas.openxmlformats.org/officeDocument/2006/relationships/image" Target="media/image19.png"/><Relationship Id="rId18" Type="http://schemas.openxmlformats.org/officeDocument/2006/relationships/image" Target="media/image29.png"/><Relationship Id="rId39" Type="http://schemas.openxmlformats.org/officeDocument/2006/relationships/image" Target="media/image53.png"/><Relationship Id="rId109" Type="http://schemas.openxmlformats.org/officeDocument/2006/relationships/image" Target="media/image148.png"/><Relationship Id="rId34" Type="http://schemas.openxmlformats.org/officeDocument/2006/relationships/image" Target="media/image49.png"/><Relationship Id="rId50" Type="http://schemas.openxmlformats.org/officeDocument/2006/relationships/image" Target="media/image73.png"/><Relationship Id="rId55" Type="http://schemas.openxmlformats.org/officeDocument/2006/relationships/image" Target="media/image77.png"/><Relationship Id="rId76" Type="http://schemas.openxmlformats.org/officeDocument/2006/relationships/image" Target="media/image108.png"/><Relationship Id="rId97" Type="http://schemas.openxmlformats.org/officeDocument/2006/relationships/image" Target="media/image132.png"/><Relationship Id="rId104" Type="http://schemas.openxmlformats.org/officeDocument/2006/relationships/image" Target="media/image142.png"/><Relationship Id="rId120" Type="http://schemas.openxmlformats.org/officeDocument/2006/relationships/image" Target="media/image162.png"/><Relationship Id="rId125" Type="http://schemas.openxmlformats.org/officeDocument/2006/relationships/image" Target="media/image169.png"/><Relationship Id="rId141" Type="http://schemas.openxmlformats.org/officeDocument/2006/relationships/image" Target="media/image191.png"/><Relationship Id="rId146" Type="http://schemas.openxmlformats.org/officeDocument/2006/relationships/image" Target="media/image199.png"/><Relationship Id="rId7" Type="http://schemas.openxmlformats.org/officeDocument/2006/relationships/image" Target="media/image10.png"/><Relationship Id="rId71" Type="http://schemas.openxmlformats.org/officeDocument/2006/relationships/image" Target="media/image99.png"/><Relationship Id="rId92" Type="http://schemas.openxmlformats.org/officeDocument/2006/relationships/image" Target="media/image126.png"/><Relationship Id="rId2" Type="http://schemas.openxmlformats.org/officeDocument/2006/relationships/image" Target="media/image4.png"/><Relationship Id="rId29" Type="http://schemas.openxmlformats.org/officeDocument/2006/relationships/image" Target="media/image40.png"/><Relationship Id="rId24" Type="http://schemas.openxmlformats.org/officeDocument/2006/relationships/image" Target="media/image34.png"/><Relationship Id="rId40" Type="http://schemas.openxmlformats.org/officeDocument/2006/relationships/image" Target="media/image54.png"/><Relationship Id="rId45" Type="http://schemas.openxmlformats.org/officeDocument/2006/relationships/image" Target="media/image65.png"/><Relationship Id="rId66" Type="http://schemas.openxmlformats.org/officeDocument/2006/relationships/image" Target="media/image94.png"/><Relationship Id="rId87" Type="http://schemas.openxmlformats.org/officeDocument/2006/relationships/image" Target="media/image121.png"/><Relationship Id="rId110" Type="http://schemas.openxmlformats.org/officeDocument/2006/relationships/image" Target="media/image149.png"/><Relationship Id="rId115" Type="http://schemas.openxmlformats.org/officeDocument/2006/relationships/image" Target="media/image155.png"/><Relationship Id="rId131" Type="http://schemas.openxmlformats.org/officeDocument/2006/relationships/image" Target="media/image179.png"/><Relationship Id="rId136" Type="http://schemas.openxmlformats.org/officeDocument/2006/relationships/image" Target="media/image185.png"/><Relationship Id="rId157" Type="http://schemas.openxmlformats.org/officeDocument/2006/relationships/image" Target="media/image214.png"/><Relationship Id="rId61" Type="http://schemas.openxmlformats.org/officeDocument/2006/relationships/image" Target="media/image86.png"/><Relationship Id="rId82" Type="http://schemas.openxmlformats.org/officeDocument/2006/relationships/image" Target="media/image116.png"/><Relationship Id="rId152" Type="http://schemas.openxmlformats.org/officeDocument/2006/relationships/image" Target="media/image206.png"/><Relationship Id="rId19" Type="http://schemas.openxmlformats.org/officeDocument/2006/relationships/image" Target="media/image27.png"/><Relationship Id="rId14" Type="http://schemas.openxmlformats.org/officeDocument/2006/relationships/image" Target="media/image20.png"/><Relationship Id="rId30" Type="http://schemas.openxmlformats.org/officeDocument/2006/relationships/image" Target="media/image42.emf"/><Relationship Id="rId35" Type="http://schemas.openxmlformats.org/officeDocument/2006/relationships/image" Target="media/image50.png"/><Relationship Id="rId56" Type="http://schemas.openxmlformats.org/officeDocument/2006/relationships/image" Target="media/image79.png"/><Relationship Id="rId77" Type="http://schemas.openxmlformats.org/officeDocument/2006/relationships/image" Target="media/image110.png"/><Relationship Id="rId100" Type="http://schemas.openxmlformats.org/officeDocument/2006/relationships/image" Target="media/image135.png"/><Relationship Id="rId105" Type="http://schemas.openxmlformats.org/officeDocument/2006/relationships/image" Target="media/image143.png"/><Relationship Id="rId126" Type="http://schemas.openxmlformats.org/officeDocument/2006/relationships/image" Target="media/image170.png"/><Relationship Id="rId147" Type="http://schemas.openxmlformats.org/officeDocument/2006/relationships/image" Target="media/image200.png"/><Relationship Id="rId8" Type="http://schemas.openxmlformats.org/officeDocument/2006/relationships/image" Target="media/image13.png"/><Relationship Id="rId51" Type="http://schemas.openxmlformats.org/officeDocument/2006/relationships/image" Target="media/image64.png"/><Relationship Id="rId72" Type="http://schemas.openxmlformats.org/officeDocument/2006/relationships/image" Target="media/image100.png"/><Relationship Id="rId93" Type="http://schemas.openxmlformats.org/officeDocument/2006/relationships/image" Target="media/image129.png"/><Relationship Id="rId98" Type="http://schemas.openxmlformats.org/officeDocument/2006/relationships/image" Target="media/image133.png"/><Relationship Id="rId121" Type="http://schemas.openxmlformats.org/officeDocument/2006/relationships/image" Target="media/image163.png"/><Relationship Id="rId142" Type="http://schemas.openxmlformats.org/officeDocument/2006/relationships/image" Target="media/image195.png"/><Relationship Id="rId3" Type="http://schemas.openxmlformats.org/officeDocument/2006/relationships/image" Target="media/image5.png"/><Relationship Id="rId25" Type="http://schemas.openxmlformats.org/officeDocument/2006/relationships/image" Target="media/image35.png"/><Relationship Id="rId46" Type="http://schemas.openxmlformats.org/officeDocument/2006/relationships/image" Target="media/image66.png"/><Relationship Id="rId67" Type="http://schemas.openxmlformats.org/officeDocument/2006/relationships/image" Target="media/image92.png"/><Relationship Id="rId116" Type="http://schemas.openxmlformats.org/officeDocument/2006/relationships/image" Target="media/image156.png"/><Relationship Id="rId137" Type="http://schemas.openxmlformats.org/officeDocument/2006/relationships/image" Target="media/image186.png"/><Relationship Id="rId158" Type="http://schemas.openxmlformats.org/officeDocument/2006/relationships/image" Target="media/image213.png"/><Relationship Id="rId20" Type="http://schemas.openxmlformats.org/officeDocument/2006/relationships/image" Target="media/image31.png"/><Relationship Id="rId41" Type="http://schemas.openxmlformats.org/officeDocument/2006/relationships/image" Target="media/image55.png"/><Relationship Id="rId62" Type="http://schemas.openxmlformats.org/officeDocument/2006/relationships/image" Target="media/image88.png"/><Relationship Id="rId83" Type="http://schemas.openxmlformats.org/officeDocument/2006/relationships/image" Target="media/image117.png"/><Relationship Id="rId88" Type="http://schemas.openxmlformats.org/officeDocument/2006/relationships/image" Target="media/image122.png"/><Relationship Id="rId111" Type="http://schemas.openxmlformats.org/officeDocument/2006/relationships/image" Target="media/image150.png"/><Relationship Id="rId132" Type="http://schemas.openxmlformats.org/officeDocument/2006/relationships/image" Target="media/image181.png"/><Relationship Id="rId153" Type="http://schemas.openxmlformats.org/officeDocument/2006/relationships/image" Target="media/image207.png"/><Relationship Id="rId15" Type="http://schemas.openxmlformats.org/officeDocument/2006/relationships/image" Target="media/image21.png"/><Relationship Id="rId36" Type="http://schemas.openxmlformats.org/officeDocument/2006/relationships/image" Target="media/image51.png"/><Relationship Id="rId57" Type="http://schemas.openxmlformats.org/officeDocument/2006/relationships/image" Target="media/image80.png"/><Relationship Id="rId106" Type="http://schemas.openxmlformats.org/officeDocument/2006/relationships/image" Target="media/image144.png"/><Relationship Id="rId127" Type="http://schemas.openxmlformats.org/officeDocument/2006/relationships/image" Target="media/image173.png"/><Relationship Id="rId10" Type="http://schemas.openxmlformats.org/officeDocument/2006/relationships/image" Target="media/image15.png"/><Relationship Id="rId31" Type="http://schemas.openxmlformats.org/officeDocument/2006/relationships/image" Target="media/image46.png"/><Relationship Id="rId52" Type="http://schemas.openxmlformats.org/officeDocument/2006/relationships/image" Target="media/image74.png"/><Relationship Id="rId73" Type="http://schemas.openxmlformats.org/officeDocument/2006/relationships/image" Target="media/image101.png"/><Relationship Id="rId78" Type="http://schemas.openxmlformats.org/officeDocument/2006/relationships/image" Target="media/image111.png"/><Relationship Id="rId94" Type="http://schemas.openxmlformats.org/officeDocument/2006/relationships/image" Target="media/image128.png"/><Relationship Id="rId99" Type="http://schemas.openxmlformats.org/officeDocument/2006/relationships/image" Target="media/image136.png"/><Relationship Id="rId101" Type="http://schemas.openxmlformats.org/officeDocument/2006/relationships/image" Target="media/image137.png"/><Relationship Id="rId122" Type="http://schemas.openxmlformats.org/officeDocument/2006/relationships/image" Target="media/image164.png"/><Relationship Id="rId143" Type="http://schemas.openxmlformats.org/officeDocument/2006/relationships/image" Target="media/image196.png"/><Relationship Id="rId148" Type="http://schemas.openxmlformats.org/officeDocument/2006/relationships/image" Target="media/image201.png"/><Relationship Id="rId4" Type="http://schemas.openxmlformats.org/officeDocument/2006/relationships/image" Target="media/image7.png"/><Relationship Id="rId9" Type="http://schemas.openxmlformats.org/officeDocument/2006/relationships/image" Target="media/image14.png"/><Relationship Id="rId26" Type="http://schemas.openxmlformats.org/officeDocument/2006/relationships/image" Target="media/image37.png"/><Relationship Id="rId47" Type="http://schemas.openxmlformats.org/officeDocument/2006/relationships/image" Target="media/image70.png"/><Relationship Id="rId68" Type="http://schemas.openxmlformats.org/officeDocument/2006/relationships/image" Target="media/image87.png"/><Relationship Id="rId89" Type="http://schemas.openxmlformats.org/officeDocument/2006/relationships/image" Target="media/image123.png"/><Relationship Id="rId112" Type="http://schemas.openxmlformats.org/officeDocument/2006/relationships/image" Target="media/image152.png"/><Relationship Id="rId133" Type="http://schemas.openxmlformats.org/officeDocument/2006/relationships/image" Target="media/image182.png"/><Relationship Id="rId154" Type="http://schemas.openxmlformats.org/officeDocument/2006/relationships/image" Target="media/image209.png"/><Relationship Id="rId16" Type="http://schemas.openxmlformats.org/officeDocument/2006/relationships/image" Target="media/image22.png"/><Relationship Id="rId37" Type="http://schemas.openxmlformats.org/officeDocument/2006/relationships/image" Target="media/image52.png"/><Relationship Id="rId58" Type="http://schemas.openxmlformats.org/officeDocument/2006/relationships/image" Target="media/image82.png"/><Relationship Id="rId79" Type="http://schemas.openxmlformats.org/officeDocument/2006/relationships/image" Target="media/image113.png"/><Relationship Id="rId102" Type="http://schemas.openxmlformats.org/officeDocument/2006/relationships/image" Target="media/image139.png"/><Relationship Id="rId123" Type="http://schemas.openxmlformats.org/officeDocument/2006/relationships/image" Target="media/image161.png"/><Relationship Id="rId144" Type="http://schemas.openxmlformats.org/officeDocument/2006/relationships/image" Target="media/image193.png"/><Relationship Id="rId90" Type="http://schemas.openxmlformats.org/officeDocument/2006/relationships/image" Target="media/image124.png"/><Relationship Id="rId27" Type="http://schemas.openxmlformats.org/officeDocument/2006/relationships/image" Target="media/image39.png"/><Relationship Id="rId48" Type="http://schemas.openxmlformats.org/officeDocument/2006/relationships/image" Target="media/image71.png"/><Relationship Id="rId69" Type="http://schemas.openxmlformats.org/officeDocument/2006/relationships/image" Target="media/image96.png"/><Relationship Id="rId113" Type="http://schemas.openxmlformats.org/officeDocument/2006/relationships/image" Target="media/image151.png"/><Relationship Id="rId134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791DF-F2FD-4522-B26C-F47F3D13A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26</Pages>
  <Words>2125</Words>
  <Characters>2465</Characters>
  <Application>Microsoft Office Word</Application>
  <DocSecurity>0</DocSecurity>
  <Lines>82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 [CHL]</cp:lastModifiedBy>
  <cp:revision>79</cp:revision>
  <cp:lastPrinted>2025-02-24T03:41:00Z</cp:lastPrinted>
  <dcterms:created xsi:type="dcterms:W3CDTF">2024-11-04T06:48:00Z</dcterms:created>
  <dcterms:modified xsi:type="dcterms:W3CDTF">2025-02-28T04:18:00Z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77480756-0da9-45b5-bb1c-b43c52ac288b</vt:lpwstr>
  </property>
</Properties>
</file>